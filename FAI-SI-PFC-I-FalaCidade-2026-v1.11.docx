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header8.xml" ContentType="application/vnd.openxmlformats-officedocument.wordprocessingml.header+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header7.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D87FF1" w14:textId="77777777">
      <w:pPr>
        <w:pStyle w:val="1830"/>
        <w:pBdr/>
        <w:spacing/>
        <w:ind/>
        <w:rPr>
          <w:sz w:val="24"/>
          <w:szCs w:val="24"/>
        </w:rPr>
      </w:pPr>
      <w:r>
        <w:rPr>
          <w:sz w:val="24"/>
          <w:szCs w:val="24"/>
        </w:rPr>
        <w:t xml:space="preserve">FAI – CENTRO DE ENSINO SUPERIOR EM GESTÃO, TECNOLOGIA E EDUCAÇÃO</w:t>
      </w:r>
      <w:r>
        <w:rPr>
          <w:sz w:val="24"/>
          <w:szCs w:val="24"/>
        </w:rPr>
      </w:r>
    </w:p>
    <w:p w14:paraId="3BB1282D" w14:textId="77777777">
      <w:pPr>
        <w:pStyle w:val="1830"/>
        <w:pBdr/>
        <w:spacing/>
        <w:ind/>
        <w:rPr>
          <w:sz w:val="24"/>
          <w:szCs w:val="24"/>
        </w:rPr>
      </w:pPr>
      <w:r>
        <w:rPr>
          <w:sz w:val="24"/>
          <w:szCs w:val="24"/>
        </w:rPr>
        <w:t xml:space="preserve">CURSO DE SISTEMAS DE INFORMAÇÃO</w:t>
      </w:r>
      <w:r>
        <w:rPr>
          <w:sz w:val="24"/>
          <w:szCs w:val="24"/>
        </w:rPr>
      </w:r>
    </w:p>
    <w:p w14:paraId="165F2848" w14:textId="77777777">
      <w:pPr>
        <w:pStyle w:val="1830"/>
        <w:pBdr/>
        <w:spacing/>
        <w:ind/>
        <w:rPr>
          <w:sz w:val="24"/>
          <w:szCs w:val="24"/>
        </w:rPr>
      </w:pPr>
      <w:r>
        <w:rPr>
          <w:sz w:val="24"/>
          <w:szCs w:val="24"/>
        </w:rPr>
      </w:r>
      <w:r>
        <w:rPr>
          <w:sz w:val="24"/>
          <w:szCs w:val="24"/>
        </w:rPr>
      </w:r>
    </w:p>
    <w:p w14:paraId="5B991524" w14:textId="77777777">
      <w:pPr>
        <w:pStyle w:val="1830"/>
        <w:pBdr/>
        <w:spacing/>
        <w:ind/>
        <w:rPr>
          <w:sz w:val="24"/>
          <w:szCs w:val="24"/>
        </w:rPr>
      </w:pPr>
      <w:r>
        <w:rPr>
          <w:sz w:val="24"/>
          <w:szCs w:val="24"/>
        </w:rPr>
      </w:r>
      <w:r>
        <w:rPr>
          <w:sz w:val="24"/>
          <w:szCs w:val="24"/>
        </w:rPr>
      </w:r>
    </w:p>
    <w:p w14:paraId="1ACCEEC1" w14:textId="77777777">
      <w:pPr>
        <w:pStyle w:val="1830"/>
        <w:pBdr/>
        <w:spacing/>
        <w:ind/>
        <w:rPr>
          <w:sz w:val="24"/>
          <w:szCs w:val="24"/>
        </w:rPr>
      </w:pPr>
      <w:r>
        <w:rPr>
          <w:sz w:val="24"/>
          <w:szCs w:val="24"/>
        </w:rPr>
        <w:t xml:space="preserve">LUCAS FIORRIGI FURLAN</w:t>
      </w:r>
      <w:r>
        <w:rPr>
          <w:sz w:val="24"/>
          <w:szCs w:val="24"/>
        </w:rPr>
      </w:r>
    </w:p>
    <w:p w14:paraId="42F03270" w14:textId="77777777">
      <w:pPr>
        <w:pStyle w:val="1830"/>
        <w:pBdr/>
        <w:spacing/>
        <w:ind/>
        <w:rPr>
          <w:sz w:val="24"/>
          <w:szCs w:val="24"/>
        </w:rPr>
      </w:pPr>
      <w:r>
        <w:rPr>
          <w:sz w:val="24"/>
          <w:szCs w:val="24"/>
        </w:rPr>
        <w:t xml:space="preserve">MIGUEL MARTINS LIMA</w:t>
      </w:r>
      <w:r>
        <w:rPr>
          <w:sz w:val="24"/>
          <w:szCs w:val="24"/>
        </w:rPr>
      </w:r>
    </w:p>
    <w:p w14:paraId="13CBC1BD" w14:textId="77777777">
      <w:pPr>
        <w:pStyle w:val="1830"/>
        <w:pBdr/>
        <w:spacing/>
        <w:ind/>
        <w:rPr>
          <w:sz w:val="24"/>
          <w:szCs w:val="24"/>
        </w:rPr>
      </w:pPr>
      <w:r>
        <w:rPr>
          <w:sz w:val="24"/>
          <w:szCs w:val="24"/>
        </w:rPr>
        <w:t xml:space="preserve">RODRIGO PEREIRA ROMANO</w:t>
      </w:r>
      <w:r>
        <w:rPr>
          <w:sz w:val="24"/>
          <w:szCs w:val="24"/>
        </w:rPr>
      </w:r>
    </w:p>
    <w:p w14:paraId="0AD43B57" w14:textId="77777777">
      <w:pPr>
        <w:pStyle w:val="1830"/>
        <w:pBdr/>
        <w:spacing/>
        <w:ind/>
        <w:rPr>
          <w:sz w:val="24"/>
          <w:szCs w:val="24"/>
        </w:rPr>
      </w:pPr>
      <w:r>
        <w:rPr>
          <w:sz w:val="24"/>
          <w:szCs w:val="24"/>
        </w:rPr>
      </w:r>
      <w:r>
        <w:rPr>
          <w:sz w:val="24"/>
          <w:szCs w:val="24"/>
        </w:rPr>
      </w:r>
    </w:p>
    <w:p w14:paraId="0AF53D9E" w14:textId="77777777">
      <w:pPr>
        <w:pStyle w:val="1830"/>
        <w:pBdr/>
        <w:spacing/>
        <w:ind/>
        <w:rPr>
          <w:sz w:val="24"/>
          <w:szCs w:val="24"/>
        </w:rPr>
      </w:pPr>
      <w:r>
        <w:rPr>
          <w:sz w:val="24"/>
          <w:szCs w:val="24"/>
        </w:rPr>
      </w:r>
      <w:r>
        <w:rPr>
          <w:sz w:val="24"/>
          <w:szCs w:val="24"/>
        </w:rPr>
      </w:r>
    </w:p>
    <w:p w14:paraId="7D499509" w14:textId="77777777">
      <w:pPr>
        <w:pStyle w:val="1830"/>
        <w:pBdr/>
        <w:spacing/>
        <w:ind/>
        <w:rPr>
          <w:sz w:val="24"/>
          <w:szCs w:val="24"/>
        </w:rPr>
      </w:pPr>
      <w:r>
        <w:rPr>
          <w:sz w:val="24"/>
          <w:szCs w:val="24"/>
        </w:rPr>
      </w:r>
      <w:r>
        <w:rPr>
          <w:sz w:val="24"/>
          <w:szCs w:val="24"/>
        </w:rPr>
      </w:r>
    </w:p>
    <w:p w14:paraId="0AE774C8" w14:textId="77777777">
      <w:pPr>
        <w:pStyle w:val="1830"/>
        <w:pBdr/>
        <w:spacing/>
        <w:ind/>
        <w:rPr>
          <w:sz w:val="24"/>
          <w:szCs w:val="24"/>
        </w:rPr>
      </w:pPr>
      <w:r>
        <w:rPr>
          <w:sz w:val="24"/>
          <w:szCs w:val="24"/>
        </w:rPr>
      </w:r>
      <w:r>
        <w:rPr>
          <w:sz w:val="24"/>
          <w:szCs w:val="24"/>
        </w:rPr>
      </w:r>
    </w:p>
    <w:p w14:paraId="6C77CF88" w14:textId="77777777">
      <w:pPr>
        <w:pStyle w:val="1830"/>
        <w:pBdr/>
        <w:spacing/>
        <w:ind/>
        <w:rPr>
          <w:sz w:val="24"/>
          <w:szCs w:val="24"/>
        </w:rPr>
      </w:pPr>
      <w:r>
        <w:rPr>
          <w:sz w:val="24"/>
          <w:szCs w:val="24"/>
        </w:rPr>
      </w:r>
      <w:r>
        <w:rPr>
          <w:sz w:val="24"/>
          <w:szCs w:val="24"/>
        </w:rPr>
      </w:r>
    </w:p>
    <w:p w14:paraId="4B617B0F" w14:textId="77777777">
      <w:pPr>
        <w:pStyle w:val="1830"/>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p>
    <w:p w14:paraId="75BAC297" w14:textId="77777777">
      <w:pPr>
        <w:pBdr/>
        <w:spacing/>
        <w:ind/>
        <w:rPr>
          <w:szCs w:val="24"/>
        </w:rPr>
      </w:pPr>
      <w:r>
        <w:rPr>
          <w:szCs w:val="24"/>
        </w:rPr>
      </w:r>
      <w:r>
        <w:rPr>
          <w:szCs w:val="24"/>
        </w:rPr>
      </w:r>
    </w:p>
    <w:p w14:paraId="18C81A63" w14:textId="77777777">
      <w:pPr>
        <w:pBdr/>
        <w:spacing/>
        <w:ind/>
        <w:rPr>
          <w:szCs w:val="24"/>
        </w:rPr>
      </w:pPr>
      <w:r>
        <w:rPr>
          <w:szCs w:val="24"/>
        </w:rPr>
      </w:r>
      <w:r>
        <w:rPr>
          <w:szCs w:val="24"/>
        </w:rPr>
      </w:r>
    </w:p>
    <w:p w14:paraId="4FA9016F" w14:textId="77777777">
      <w:pPr>
        <w:pStyle w:val="1830"/>
        <w:pBdr/>
        <w:spacing/>
        <w:ind/>
        <w:rPr>
          <w:sz w:val="24"/>
          <w:szCs w:val="24"/>
        </w:rPr>
      </w:pPr>
      <w:r>
        <w:rPr>
          <w:sz w:val="24"/>
          <w:szCs w:val="24"/>
        </w:rPr>
      </w:r>
      <w:r>
        <w:rPr>
          <w:sz w:val="24"/>
          <w:szCs w:val="24"/>
        </w:rPr>
      </w:r>
    </w:p>
    <w:p w14:paraId="21A8E561" w14:textId="77777777">
      <w:pPr>
        <w:pStyle w:val="1830"/>
        <w:pBdr/>
        <w:spacing/>
        <w:ind/>
        <w:rPr>
          <w:sz w:val="24"/>
          <w:szCs w:val="24"/>
        </w:rPr>
      </w:pPr>
      <w:r>
        <w:rPr>
          <w:sz w:val="24"/>
          <w:szCs w:val="24"/>
        </w:rPr>
      </w:r>
      <w:r>
        <w:rPr>
          <w:sz w:val="24"/>
          <w:szCs w:val="24"/>
        </w:rPr>
      </w:r>
    </w:p>
    <w:p w14:paraId="67747CD9" w14:textId="77777777">
      <w:pPr>
        <w:pStyle w:val="1830"/>
        <w:pBdr/>
        <w:spacing/>
        <w:ind/>
        <w:rPr>
          <w:sz w:val="24"/>
          <w:szCs w:val="24"/>
        </w:rPr>
      </w:pPr>
      <w:r>
        <w:rPr>
          <w:sz w:val="24"/>
          <w:szCs w:val="24"/>
        </w:rPr>
      </w:r>
      <w:r>
        <w:rPr>
          <w:sz w:val="24"/>
          <w:szCs w:val="24"/>
        </w:rPr>
      </w:r>
    </w:p>
    <w:p w14:paraId="7AE67D06" w14:textId="77777777">
      <w:pPr>
        <w:pStyle w:val="1830"/>
        <w:pBdr/>
        <w:spacing/>
        <w:ind/>
        <w:rPr>
          <w:sz w:val="24"/>
          <w:szCs w:val="24"/>
        </w:rPr>
      </w:pPr>
      <w:r>
        <w:rPr>
          <w:sz w:val="24"/>
          <w:szCs w:val="24"/>
        </w:rPr>
      </w:r>
      <w:r>
        <w:rPr>
          <w:sz w:val="24"/>
          <w:szCs w:val="24"/>
        </w:rPr>
      </w:r>
    </w:p>
    <w:p w14:paraId="77575A78" w14:textId="77777777">
      <w:pPr>
        <w:pStyle w:val="1830"/>
        <w:pBdr/>
        <w:spacing/>
        <w:ind/>
        <w:rPr>
          <w:sz w:val="24"/>
          <w:szCs w:val="24"/>
        </w:rPr>
      </w:pPr>
      <w:r>
        <w:rPr>
          <w:sz w:val="24"/>
          <w:szCs w:val="24"/>
        </w:rPr>
      </w:r>
      <w:r>
        <w:rPr>
          <w:sz w:val="24"/>
          <w:szCs w:val="24"/>
        </w:rPr>
      </w:r>
    </w:p>
    <w:p w14:paraId="6D36A135" w14:textId="77777777">
      <w:pPr>
        <w:pStyle w:val="1830"/>
        <w:pBdr/>
        <w:spacing/>
        <w:ind/>
        <w:jc w:val="both"/>
        <w:rPr>
          <w:sz w:val="24"/>
          <w:szCs w:val="24"/>
        </w:rPr>
      </w:pPr>
      <w:r>
        <w:rPr>
          <w:sz w:val="24"/>
          <w:szCs w:val="24"/>
        </w:rPr>
      </w:r>
      <w:r>
        <w:rPr>
          <w:sz w:val="24"/>
          <w:szCs w:val="24"/>
        </w:rPr>
      </w:r>
    </w:p>
    <w:p w14:paraId="63D35295" w14:textId="77777777">
      <w:pPr>
        <w:pStyle w:val="1830"/>
        <w:pBdr/>
        <w:spacing/>
        <w:ind/>
        <w:rPr>
          <w:sz w:val="24"/>
          <w:szCs w:val="24"/>
        </w:rPr>
      </w:pPr>
      <w:r>
        <w:rPr>
          <w:sz w:val="24"/>
          <w:szCs w:val="24"/>
        </w:rPr>
        <w:t xml:space="preserve">SANTA RITA DO SAPUCAÍ - MG</w:t>
      </w:r>
      <w:r>
        <w:rPr>
          <w:sz w:val="24"/>
          <w:szCs w:val="24"/>
        </w:rPr>
      </w:r>
    </w:p>
    <w:p w14:paraId="3D14005C" w14:textId="77777777">
      <w:pPr>
        <w:pStyle w:val="1830"/>
        <w:pBdr/>
        <w:spacing/>
        <w:ind/>
        <w:rPr/>
      </w:pPr>
      <w:r>
        <w:rPr>
          <w:sz w:val="24"/>
          <w:szCs w:val="24"/>
        </w:rPr>
        <w:t xml:space="preserve">2026</w:t>
      </w:r>
      <w:r>
        <w:br w:type="page" w:clear="all"/>
      </w:r>
      <w:r/>
    </w:p>
    <w:p w14:paraId="435EA848" w14:textId="77777777">
      <w:pPr>
        <w:pStyle w:val="1830"/>
        <w:pBdr/>
        <w:spacing/>
        <w:ind/>
        <w:rPr>
          <w:sz w:val="24"/>
          <w:szCs w:val="24"/>
        </w:rPr>
      </w:pPr>
      <w:r>
        <w:rPr>
          <w:sz w:val="24"/>
          <w:szCs w:val="24"/>
        </w:rPr>
        <w:t xml:space="preserve">FAI – CENTRO DE ENSINO SUPERIOR EM GESTÃO, TECNOLOGIA E EDUCAÇÃO</w:t>
      </w:r>
      <w:r>
        <w:rPr>
          <w:sz w:val="24"/>
          <w:szCs w:val="24"/>
        </w:rPr>
      </w:r>
    </w:p>
    <w:p w14:paraId="216AAA59" w14:textId="77777777">
      <w:pPr>
        <w:pStyle w:val="1830"/>
        <w:pBdr/>
        <w:spacing/>
        <w:ind/>
        <w:rPr>
          <w:sz w:val="24"/>
          <w:szCs w:val="24"/>
        </w:rPr>
      </w:pPr>
      <w:r>
        <w:rPr>
          <w:sz w:val="24"/>
          <w:szCs w:val="24"/>
        </w:rPr>
        <w:t xml:space="preserve">CURSO DE SISTEMAS DE INFORMAÇÃO</w:t>
      </w:r>
      <w:r>
        <w:rPr>
          <w:sz w:val="24"/>
          <w:szCs w:val="24"/>
        </w:rPr>
      </w:r>
    </w:p>
    <w:p w14:paraId="1415EA28" w14:textId="77777777">
      <w:pPr>
        <w:pStyle w:val="1830"/>
        <w:pBdr/>
        <w:spacing/>
        <w:ind/>
        <w:rPr>
          <w:sz w:val="24"/>
          <w:szCs w:val="24"/>
        </w:rPr>
      </w:pPr>
      <w:r>
        <w:rPr>
          <w:sz w:val="24"/>
          <w:szCs w:val="24"/>
        </w:rPr>
      </w:r>
      <w:r>
        <w:rPr>
          <w:sz w:val="24"/>
          <w:szCs w:val="24"/>
        </w:rPr>
      </w:r>
    </w:p>
    <w:p w14:paraId="27C4C17F" w14:textId="77777777">
      <w:pPr>
        <w:pStyle w:val="1830"/>
        <w:pBdr/>
        <w:spacing/>
        <w:ind/>
        <w:rPr>
          <w:sz w:val="24"/>
          <w:szCs w:val="24"/>
        </w:rPr>
      </w:pPr>
      <w:r>
        <w:rPr>
          <w:sz w:val="24"/>
          <w:szCs w:val="24"/>
        </w:rPr>
        <w:t xml:space="preserve">LUCAS FIORRIGI FURLAN</w:t>
      </w:r>
      <w:r>
        <w:rPr>
          <w:sz w:val="24"/>
          <w:szCs w:val="24"/>
        </w:rPr>
      </w:r>
    </w:p>
    <w:p w14:paraId="423FEB1F" w14:textId="77777777">
      <w:pPr>
        <w:pStyle w:val="1830"/>
        <w:pBdr/>
        <w:spacing/>
        <w:ind/>
        <w:rPr>
          <w:sz w:val="24"/>
          <w:szCs w:val="24"/>
        </w:rPr>
      </w:pPr>
      <w:r>
        <w:rPr>
          <w:sz w:val="24"/>
          <w:szCs w:val="24"/>
        </w:rPr>
        <w:t xml:space="preserve">MIGUEL MARTINS LIMA</w:t>
      </w:r>
      <w:r>
        <w:rPr>
          <w:sz w:val="24"/>
          <w:szCs w:val="24"/>
        </w:rPr>
      </w:r>
    </w:p>
    <w:p w14:paraId="292BD0C4" w14:textId="77777777">
      <w:pPr>
        <w:pStyle w:val="1830"/>
        <w:pBdr/>
        <w:spacing/>
        <w:ind/>
        <w:rPr>
          <w:sz w:val="24"/>
          <w:szCs w:val="24"/>
        </w:rPr>
      </w:pPr>
      <w:r>
        <w:rPr>
          <w:sz w:val="24"/>
          <w:szCs w:val="24"/>
        </w:rPr>
        <w:t xml:space="preserve">RODRIGO PEREIRA ROMANO</w:t>
      </w:r>
      <w:r>
        <w:rPr>
          <w:sz w:val="24"/>
          <w:szCs w:val="24"/>
        </w:rPr>
      </w:r>
    </w:p>
    <w:p w14:paraId="10F4B424" w14:textId="77777777">
      <w:pPr>
        <w:pStyle w:val="1830"/>
        <w:pBdr/>
        <w:spacing/>
        <w:ind/>
        <w:rPr>
          <w:sz w:val="24"/>
          <w:szCs w:val="24"/>
        </w:rPr>
      </w:pPr>
      <w:r>
        <w:rPr>
          <w:sz w:val="24"/>
          <w:szCs w:val="24"/>
        </w:rPr>
      </w:r>
      <w:r>
        <w:rPr>
          <w:sz w:val="24"/>
          <w:szCs w:val="24"/>
        </w:rPr>
      </w:r>
    </w:p>
    <w:p w14:paraId="16AF80C1" w14:textId="77777777">
      <w:pPr>
        <w:pStyle w:val="1830"/>
        <w:pBdr/>
        <w:spacing/>
        <w:ind/>
        <w:rPr>
          <w:sz w:val="24"/>
          <w:szCs w:val="24"/>
        </w:rPr>
      </w:pPr>
      <w:r>
        <w:rPr>
          <w:sz w:val="24"/>
          <w:szCs w:val="24"/>
        </w:rPr>
      </w:r>
      <w:r>
        <w:rPr>
          <w:sz w:val="24"/>
          <w:szCs w:val="24"/>
        </w:rPr>
      </w:r>
    </w:p>
    <w:p w14:paraId="65EB1E03" w14:textId="77777777">
      <w:pPr>
        <w:pStyle w:val="1830"/>
        <w:pBdr/>
        <w:spacing/>
        <w:ind/>
        <w:rPr>
          <w:sz w:val="24"/>
          <w:szCs w:val="24"/>
        </w:rPr>
      </w:pPr>
      <w:r>
        <w:rPr>
          <w:sz w:val="24"/>
          <w:szCs w:val="24"/>
        </w:rPr>
      </w:r>
      <w:r>
        <w:rPr>
          <w:sz w:val="24"/>
          <w:szCs w:val="24"/>
        </w:rPr>
      </w:r>
    </w:p>
    <w:p w14:paraId="07EB583F" w14:textId="77777777">
      <w:pPr>
        <w:pStyle w:val="1830"/>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p>
    <w:p w14:paraId="6AA525BA" w14:textId="77777777">
      <w:pPr>
        <w:pBdr/>
        <w:spacing/>
        <w:ind/>
        <w:rPr>
          <w:szCs w:val="24"/>
        </w:rPr>
      </w:pPr>
      <w:r>
        <w:rPr>
          <w:szCs w:val="24"/>
        </w:rPr>
      </w:r>
      <w:r>
        <w:rPr>
          <w:szCs w:val="24"/>
        </w:rPr>
      </w:r>
    </w:p>
    <w:p w14:paraId="5CA53D4A" w14:textId="77777777">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v:textbox>
              </v:shape>
            </w:pict>
          </mc:Fallback>
        </mc:AlternateContent>
      </w:r>
      <w:r>
        <w:rPr>
          <w:szCs w:val="24"/>
        </w:rPr>
      </w:r>
    </w:p>
    <w:p w14:paraId="4A2D2F3A" w14:textId="77777777">
      <w:pPr>
        <w:pBdr/>
        <w:spacing/>
        <w:ind/>
        <w:rPr>
          <w:szCs w:val="24"/>
        </w:rPr>
      </w:pPr>
      <w:r>
        <w:rPr>
          <w:szCs w:val="24"/>
        </w:rPr>
      </w:r>
      <w:r>
        <w:rPr>
          <w:szCs w:val="24"/>
        </w:rPr>
      </w:r>
    </w:p>
    <w:p w14:paraId="42799AC3" w14:textId="77777777">
      <w:pPr>
        <w:pBdr/>
        <w:spacing/>
        <w:ind/>
        <w:rPr>
          <w:szCs w:val="24"/>
        </w:rPr>
      </w:pPr>
      <w:r>
        <w:rPr>
          <w:szCs w:val="24"/>
        </w:rPr>
      </w:r>
      <w:r>
        <w:rPr>
          <w:szCs w:val="24"/>
        </w:rPr>
      </w:r>
    </w:p>
    <w:p w14:paraId="4E330ABF" w14:textId="77777777">
      <w:pPr>
        <w:pBdr/>
        <w:spacing/>
        <w:ind/>
        <w:rPr>
          <w:szCs w:val="24"/>
        </w:rPr>
      </w:pPr>
      <w:r>
        <w:rPr>
          <w:szCs w:val="24"/>
        </w:rPr>
      </w:r>
      <w:r>
        <w:rPr>
          <w:szCs w:val="24"/>
        </w:rPr>
      </w:r>
    </w:p>
    <w:p w14:paraId="17302E69" w14:textId="77777777">
      <w:pPr>
        <w:pStyle w:val="1830"/>
        <w:pBdr/>
        <w:spacing/>
        <w:ind/>
        <w:rPr>
          <w:sz w:val="24"/>
          <w:szCs w:val="24"/>
        </w:rPr>
      </w:pPr>
      <w:r>
        <w:rPr>
          <w:sz w:val="24"/>
          <w:szCs w:val="24"/>
        </w:rPr>
      </w:r>
      <w:r>
        <w:rPr>
          <w:sz w:val="24"/>
          <w:szCs w:val="24"/>
        </w:rPr>
      </w:r>
    </w:p>
    <w:p w14:paraId="2E7130A3" w14:textId="77777777">
      <w:pPr>
        <w:pStyle w:val="1830"/>
        <w:pBdr/>
        <w:spacing/>
        <w:ind/>
        <w:rPr>
          <w:sz w:val="24"/>
          <w:szCs w:val="24"/>
        </w:rPr>
      </w:pPr>
      <w:r>
        <w:rPr>
          <w:sz w:val="24"/>
          <w:szCs w:val="24"/>
        </w:rPr>
      </w:r>
      <w:r>
        <w:rPr>
          <w:sz w:val="24"/>
          <w:szCs w:val="24"/>
        </w:rPr>
      </w:r>
    </w:p>
    <w:p w14:paraId="4763A36C" w14:textId="77777777">
      <w:pPr>
        <w:pStyle w:val="1830"/>
        <w:pBdr/>
        <w:spacing/>
        <w:ind/>
        <w:rPr>
          <w:sz w:val="24"/>
          <w:szCs w:val="24"/>
        </w:rPr>
      </w:pPr>
      <w:r>
        <w:rPr>
          <w:sz w:val="24"/>
          <w:szCs w:val="24"/>
        </w:rPr>
      </w:r>
      <w:r>
        <w:rPr>
          <w:sz w:val="24"/>
          <w:szCs w:val="24"/>
        </w:rPr>
      </w:r>
    </w:p>
    <w:p w14:paraId="548147A4" w14:textId="77777777">
      <w:pPr>
        <w:pStyle w:val="1830"/>
        <w:pBdr/>
        <w:spacing/>
        <w:ind/>
        <w:rPr>
          <w:sz w:val="24"/>
          <w:szCs w:val="24"/>
        </w:rPr>
      </w:pPr>
      <w:r>
        <w:rPr>
          <w:sz w:val="24"/>
          <w:szCs w:val="24"/>
        </w:rPr>
      </w:r>
      <w:r>
        <w:rPr>
          <w:sz w:val="24"/>
          <w:szCs w:val="24"/>
        </w:rPr>
      </w:r>
    </w:p>
    <w:p w14:paraId="7EA63D82" w14:textId="77777777">
      <w:pPr>
        <w:pStyle w:val="1830"/>
        <w:pBdr/>
        <w:spacing/>
        <w:ind/>
        <w:rPr>
          <w:sz w:val="24"/>
          <w:szCs w:val="24"/>
        </w:rPr>
      </w:pPr>
      <w:r>
        <w:rPr>
          <w:sz w:val="24"/>
          <w:szCs w:val="24"/>
        </w:rPr>
      </w:r>
      <w:r>
        <w:rPr>
          <w:sz w:val="24"/>
          <w:szCs w:val="24"/>
        </w:rPr>
      </w:r>
    </w:p>
    <w:p w14:paraId="4A92A9C0" w14:textId="77777777">
      <w:pPr>
        <w:pStyle w:val="1830"/>
        <w:pBdr/>
        <w:spacing/>
        <w:ind/>
        <w:rPr>
          <w:sz w:val="24"/>
          <w:szCs w:val="24"/>
        </w:rPr>
      </w:pPr>
      <w:r>
        <w:rPr>
          <w:sz w:val="24"/>
          <w:szCs w:val="24"/>
        </w:rPr>
        <w:tab/>
      </w:r>
      <w:r>
        <w:rPr>
          <w:sz w:val="24"/>
          <w:szCs w:val="24"/>
        </w:rPr>
      </w:r>
    </w:p>
    <w:p w14:paraId="7786F899" w14:textId="77777777">
      <w:pPr>
        <w:pStyle w:val="1830"/>
        <w:pBdr/>
        <w:spacing/>
        <w:ind/>
        <w:rPr>
          <w:sz w:val="24"/>
          <w:szCs w:val="24"/>
        </w:rPr>
      </w:pPr>
      <w:r>
        <w:rPr>
          <w:sz w:val="24"/>
          <w:szCs w:val="24"/>
        </w:rPr>
        <w:t xml:space="preserve">SANTA RITA DO SAPUCAÍ - MG</w:t>
      </w:r>
      <w:r>
        <w:rPr>
          <w:sz w:val="24"/>
          <w:szCs w:val="24"/>
        </w:rPr>
      </w:r>
    </w:p>
    <w:p w14:paraId="0FFBFB39" w14:textId="77777777">
      <w:pPr>
        <w:pStyle w:val="1830"/>
        <w:pBdr/>
        <w:spacing/>
        <w:ind/>
        <w:rPr>
          <w:sz w:val="24"/>
          <w:szCs w:val="24"/>
        </w:rPr>
      </w:pPr>
      <w:r>
        <w:rPr>
          <w:sz w:val="24"/>
          <w:szCs w:val="24"/>
        </w:rPr>
        <w:t xml:space="preserve">2026</w:t>
      </w:r>
      <w:r>
        <w:rPr>
          <w:sz w:val="24"/>
          <w:szCs w:val="24"/>
        </w:rPr>
      </w:r>
    </w:p>
    <w:p w14:paraId="50E17413" w14:textId="77777777">
      <w:pPr>
        <w:pStyle w:val="1829"/>
        <w:pBdr/>
        <w:spacing/>
        <w:ind/>
        <w:rPr/>
      </w:pPr>
      <w:r>
        <w:br w:type="page" w:clear="all"/>
      </w:r>
      <w:r>
        <w:t xml:space="preserve">FOLHA DE APROVAÇÃO</w:t>
      </w:r>
      <w:r/>
    </w:p>
    <w:p w14:paraId="742EE9D8" w14:textId="77777777">
      <w:pPr>
        <w:pBdr/>
        <w:spacing/>
        <w:ind/>
        <w:rPr/>
      </w:pPr>
      <w:r>
        <w:t xml:space="preserve">Na impressão final do documento, esta folha será substituída pela assinada pela Banca examinadora final.</w:t>
      </w:r>
      <w:r/>
    </w:p>
    <w:p w14:paraId="46CE07B8" w14:textId="77777777">
      <w:pPr>
        <w:pStyle w:val="1829"/>
        <w:pBdr/>
        <w:spacing/>
        <w:ind/>
        <w:rPr/>
      </w:pPr>
      <w:r>
        <w:br w:type="page" w:clear="all"/>
      </w:r>
      <w:r>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14:paraId="690AE83F" w14:textId="77777777">
            <w:pPr>
              <w:pBdr/>
              <w:spacing/>
              <w:ind/>
              <w:rPr/>
            </w:pPr>
            <w:r>
              <w:t xml:space="preserve">Data</w:t>
            </w:r>
            <w:r/>
          </w:p>
        </w:tc>
        <w:tc>
          <w:tcPr>
            <w:tcBorders/>
            <w:tcMar>
              <w:left w:w="108" w:type="dxa"/>
              <w:top w:w="100" w:type="dxa"/>
              <w:right w:w="108" w:type="dxa"/>
              <w:bottom w:w="100" w:type="dxa"/>
            </w:tcMar>
            <w:tcW w:w="1144" w:type="dxa"/>
          </w:tcPr>
          <w:p w14:paraId="627CA0E3" w14:textId="77777777">
            <w:pPr>
              <w:pBdr/>
              <w:spacing/>
              <w:ind/>
              <w:rPr/>
            </w:pPr>
            <w:r>
              <w:t xml:space="preserve">Versão</w:t>
            </w:r>
            <w:r/>
          </w:p>
        </w:tc>
        <w:tc>
          <w:tcPr>
            <w:tcBorders/>
            <w:tcMar>
              <w:left w:w="108" w:type="dxa"/>
              <w:top w:w="100" w:type="dxa"/>
              <w:right w:w="108" w:type="dxa"/>
              <w:bottom w:w="100" w:type="dxa"/>
            </w:tcMar>
            <w:tcW w:w="2977" w:type="dxa"/>
          </w:tcPr>
          <w:p w14:paraId="623502CC" w14:textId="77777777">
            <w:pPr>
              <w:pBdr/>
              <w:spacing/>
              <w:ind/>
              <w:rPr/>
            </w:pPr>
            <w:r>
              <w:t xml:space="preserve">Autor (es)</w:t>
            </w:r>
            <w:r/>
          </w:p>
        </w:tc>
        <w:tc>
          <w:tcPr>
            <w:tcBorders/>
            <w:tcMar>
              <w:left w:w="108" w:type="dxa"/>
              <w:top w:w="100" w:type="dxa"/>
              <w:right w:w="108" w:type="dxa"/>
              <w:bottom w:w="100" w:type="dxa"/>
            </w:tcMar>
            <w:tcW w:w="3683" w:type="dxa"/>
          </w:tcPr>
          <w:p w14:paraId="26B94040" w14:textId="77777777">
            <w:pPr>
              <w:pBdr/>
              <w:spacing/>
              <w:ind/>
              <w:rPr/>
            </w:pPr>
            <w:r>
              <w:t xml:space="preserve">Descrição</w:t>
            </w:r>
            <w:r/>
          </w:p>
        </w:tc>
      </w:tr>
      <w:tr>
        <w:trPr/>
        <w:tc>
          <w:tcPr>
            <w:tcBorders/>
            <w:tcMar>
              <w:left w:w="108" w:type="dxa"/>
              <w:top w:w="100" w:type="dxa"/>
              <w:right w:w="108" w:type="dxa"/>
              <w:bottom w:w="100" w:type="dxa"/>
            </w:tcMar>
            <w:tcW w:w="1408" w:type="dxa"/>
            <w:vMerge w:val="restart"/>
          </w:tcPr>
          <w:p w14:paraId="4196BCD5">
            <w:pPr>
              <w:pBdr/>
              <w:spacing/>
              <w:ind/>
              <w:rPr/>
            </w:pPr>
            <w:r>
              <w:t xml:space="preserve">28/06/2026</w:t>
            </w:r>
            <w:r/>
          </w:p>
        </w:tc>
        <w:tc>
          <w:tcPr>
            <w:tcBorders/>
            <w:tcMar>
              <w:left w:w="108" w:type="dxa"/>
              <w:top w:w="100" w:type="dxa"/>
              <w:right w:w="108" w:type="dxa"/>
              <w:bottom w:w="100" w:type="dxa"/>
            </w:tcMar>
            <w:tcW w:w="1144" w:type="dxa"/>
            <w:vMerge w:val="restart"/>
          </w:tcPr>
          <w:p w14:paraId="162E7724">
            <w:pPr>
              <w:pBdr/>
              <w:spacing/>
              <w:ind/>
              <w:rPr/>
            </w:pPr>
            <w:r>
              <w:t xml:space="preserve">1.11</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w:t>
            </w:r>
            <w:r>
              <w:t xml:space="preserve">ões dos apontamentos da banca de qualificaç</w:t>
            </w:r>
            <w:r>
              <w:t xml:space="preserve">ão.</w:t>
            </w:r>
            <w:r/>
          </w:p>
        </w:tc>
      </w:tr>
      <w:tr>
        <w:trPr/>
        <w:tc>
          <w:tcPr>
            <w:tcBorders/>
            <w:tcMar>
              <w:left w:w="108" w:type="dxa"/>
              <w:top w:w="100" w:type="dxa"/>
              <w:right w:w="108" w:type="dxa"/>
              <w:bottom w:w="100" w:type="dxa"/>
            </w:tcMar>
            <w:tcW w:w="1408" w:type="dxa"/>
          </w:tcPr>
          <w:p w14:paraId="300FEF4A" w14:textId="77777777">
            <w:pPr>
              <w:pBdr/>
              <w:spacing/>
              <w:ind/>
              <w:rPr/>
            </w:pPr>
            <w:r>
              <w:t xml:space="preserve">16/06/2026</w:t>
            </w:r>
            <w:r/>
          </w:p>
        </w:tc>
        <w:tc>
          <w:tcPr>
            <w:tcBorders/>
            <w:tcMar>
              <w:left w:w="108" w:type="dxa"/>
              <w:top w:w="100" w:type="dxa"/>
              <w:right w:w="108" w:type="dxa"/>
              <w:bottom w:w="100" w:type="dxa"/>
            </w:tcMar>
            <w:tcW w:w="1144" w:type="dxa"/>
          </w:tcPr>
          <w:p w14:paraId="6E5BC884" w14:textId="77777777">
            <w:pPr>
              <w:pBdr/>
              <w:spacing/>
              <w:ind/>
              <w:rPr/>
            </w:pPr>
            <w:r>
              <w:t xml:space="preserve">1.10</w:t>
            </w:r>
            <w:r/>
          </w:p>
        </w:tc>
        <w:tc>
          <w:tcPr>
            <w:tcBorders/>
            <w:tcMar>
              <w:left w:w="108" w:type="dxa"/>
              <w:top w:w="100" w:type="dxa"/>
              <w:right w:w="108" w:type="dxa"/>
              <w:bottom w:w="100" w:type="dxa"/>
            </w:tcMar>
            <w:tcW w:w="2977" w:type="dxa"/>
          </w:tcPr>
          <w:p w14:paraId="5228599A" w14:textId="77777777">
            <w:pPr>
              <w:pBdr/>
              <w:spacing/>
              <w:ind/>
              <w:rPr/>
            </w:pPr>
            <w:r>
              <w:t xml:space="preserve">Andrey Pereira, Luciane Santos e Eunice Gomes.</w:t>
            </w:r>
            <w:r/>
          </w:p>
        </w:tc>
        <w:tc>
          <w:tcPr>
            <w:tcBorders/>
            <w:tcMar>
              <w:left w:w="108" w:type="dxa"/>
              <w:top w:w="100" w:type="dxa"/>
              <w:right w:w="108" w:type="dxa"/>
              <w:bottom w:w="100" w:type="dxa"/>
            </w:tcMar>
            <w:tcW w:w="3683" w:type="dxa"/>
          </w:tcPr>
          <w:p w14:paraId="71024747" w14:textId="77777777">
            <w:pPr>
              <w:pBdr/>
              <w:spacing/>
              <w:ind/>
              <w:rPr/>
            </w:pPr>
            <w:r>
              <w:t xml:space="preserve">Apontamentos da banca de qualificação.</w:t>
            </w:r>
            <w:r/>
          </w:p>
        </w:tc>
      </w:tr>
      <w:tr>
        <w:trPr/>
        <w:tc>
          <w:tcPr>
            <w:tcBorders/>
            <w:tcMar>
              <w:left w:w="108" w:type="dxa"/>
              <w:top w:w="100" w:type="dxa"/>
              <w:right w:w="108" w:type="dxa"/>
              <w:bottom w:w="100" w:type="dxa"/>
            </w:tcMar>
            <w:tcW w:w="1408" w:type="dxa"/>
          </w:tcPr>
          <w:p w14:paraId="55613347" w14:textId="77777777">
            <w:pPr>
              <w:pBdr/>
              <w:spacing/>
              <w:ind/>
              <w:rPr/>
            </w:pPr>
            <w:r>
              <w:t xml:space="preserve">05/06/2026</w:t>
            </w:r>
            <w:r/>
          </w:p>
        </w:tc>
        <w:tc>
          <w:tcPr>
            <w:tcBorders/>
            <w:tcMar>
              <w:left w:w="108" w:type="dxa"/>
              <w:top w:w="100" w:type="dxa"/>
              <w:right w:w="108" w:type="dxa"/>
              <w:bottom w:w="100" w:type="dxa"/>
            </w:tcMar>
            <w:tcW w:w="1144" w:type="dxa"/>
          </w:tcPr>
          <w:p w14:paraId="0CF91D83" w14:textId="77777777">
            <w:pPr>
              <w:pBdr/>
              <w:spacing/>
              <w:ind/>
              <w:rPr/>
            </w:pPr>
            <w:r>
              <w:t xml:space="preserve">1.9.1</w:t>
            </w:r>
            <w:r/>
          </w:p>
        </w:tc>
        <w:tc>
          <w:tcPr>
            <w:tcBorders/>
            <w:tcMar>
              <w:left w:w="108" w:type="dxa"/>
              <w:top w:w="100" w:type="dxa"/>
              <w:right w:w="108" w:type="dxa"/>
              <w:bottom w:w="100" w:type="dxa"/>
            </w:tcMar>
            <w:tcW w:w="2977" w:type="dxa"/>
          </w:tcPr>
          <w:p w14:paraId="4BEDE196" w14:textId="77777777">
            <w:pPr>
              <w:pBdr/>
              <w:spacing/>
              <w:ind/>
              <w:rPr/>
            </w:pPr>
            <w:r>
              <w:t xml:space="preserve">Lucas </w:t>
            </w:r>
            <w:r>
              <w:t xml:space="preserve">Fiorrigi</w:t>
            </w:r>
            <w:r>
              <w:t xml:space="preserve"> Furlan</w:t>
            </w:r>
            <w:r/>
          </w:p>
        </w:tc>
        <w:tc>
          <w:tcPr>
            <w:tcBorders/>
            <w:tcMar>
              <w:left w:w="108" w:type="dxa"/>
              <w:top w:w="100" w:type="dxa"/>
              <w:right w:w="108" w:type="dxa"/>
              <w:bottom w:w="100" w:type="dxa"/>
            </w:tcMar>
            <w:tcW w:w="3683" w:type="dxa"/>
          </w:tcPr>
          <w:p w14:paraId="7FF41DC4" w14:textId="77777777">
            <w:pPr>
              <w:pBdr/>
              <w:spacing/>
              <w:ind/>
              <w:rPr/>
            </w:pPr>
            <w:r>
              <w:t xml:space="preserve">Correção dos diagramas dos Apêndices </w:t>
            </w:r>
            <w:r>
              <w:t xml:space="preserve">A, C e F.</w:t>
            </w:r>
            <w:r/>
          </w:p>
        </w:tc>
      </w:tr>
      <w:tr>
        <w:trPr/>
        <w:tc>
          <w:tcPr>
            <w:tcBorders/>
            <w:tcMar>
              <w:left w:w="108" w:type="dxa"/>
              <w:top w:w="100" w:type="dxa"/>
              <w:right w:w="108" w:type="dxa"/>
              <w:bottom w:w="100" w:type="dxa"/>
            </w:tcMar>
            <w:tcW w:w="1408" w:type="dxa"/>
          </w:tcPr>
          <w:p w14:paraId="16559377" w14:textId="77777777">
            <w:pPr>
              <w:pBdr/>
              <w:spacing/>
              <w:ind/>
              <w:rPr/>
            </w:pPr>
            <w:r>
              <w:t xml:space="preserve">27/05/2026</w:t>
            </w:r>
            <w:r/>
          </w:p>
        </w:tc>
        <w:tc>
          <w:tcPr>
            <w:tcBorders/>
            <w:tcMar>
              <w:left w:w="108" w:type="dxa"/>
              <w:top w:w="100" w:type="dxa"/>
              <w:right w:w="108" w:type="dxa"/>
              <w:bottom w:w="100" w:type="dxa"/>
            </w:tcMar>
            <w:tcW w:w="1144" w:type="dxa"/>
          </w:tcPr>
          <w:p w14:paraId="6C06FBEB" w14:textId="77777777">
            <w:pPr>
              <w:pBdr/>
              <w:spacing/>
              <w:ind/>
              <w:rPr/>
            </w:pPr>
            <w:r>
              <w:t xml:space="preserve">1.9</w:t>
            </w:r>
            <w:r/>
          </w:p>
        </w:tc>
        <w:tc>
          <w:tcPr>
            <w:tcBorders/>
            <w:tcMar>
              <w:left w:w="108" w:type="dxa"/>
              <w:top w:w="100" w:type="dxa"/>
              <w:right w:w="108" w:type="dxa"/>
              <w:bottom w:w="100" w:type="dxa"/>
            </w:tcMar>
            <w:tcW w:w="2977" w:type="dxa"/>
          </w:tcPr>
          <w:p w14:paraId="62FB4F58" w14:textId="77777777">
            <w:pPr>
              <w:pBdr/>
              <w:spacing/>
              <w:ind/>
              <w:rPr/>
            </w:pPr>
            <w:r>
              <w:t xml:space="preserve">Rodrigo Pereira Romano</w:t>
            </w:r>
            <w:r/>
          </w:p>
        </w:tc>
        <w:tc>
          <w:tcPr>
            <w:tcBorders/>
            <w:tcMar>
              <w:left w:w="108" w:type="dxa"/>
              <w:top w:w="100" w:type="dxa"/>
              <w:right w:w="108" w:type="dxa"/>
              <w:bottom w:w="100" w:type="dxa"/>
            </w:tcMar>
            <w:tcW w:w="3683" w:type="dxa"/>
          </w:tcPr>
          <w:p w14:paraId="5E1FCF3D" w14:textId="77777777">
            <w:pPr>
              <w:pBdr/>
              <w:spacing/>
              <w:ind/>
              <w:rPr/>
            </w:pPr>
            <w:r>
              <w:t xml:space="preserve">Início das correções dos novos apontamentos das Fases 1 e 2.</w:t>
            </w:r>
            <w:r/>
          </w:p>
        </w:tc>
      </w:tr>
      <w:tr>
        <w:trPr>
          <w:trHeight w:val="776"/>
        </w:trPr>
        <w:tc>
          <w:tcPr>
            <w:tcBorders/>
            <w:tcMar>
              <w:left w:w="108" w:type="dxa"/>
              <w:top w:w="100" w:type="dxa"/>
              <w:right w:w="108" w:type="dxa"/>
              <w:bottom w:w="100" w:type="dxa"/>
            </w:tcMar>
            <w:tcW w:w="1408" w:type="dxa"/>
          </w:tcPr>
          <w:p w14:paraId="0C3F5F82" w14:textId="77777777">
            <w:pPr>
              <w:pBdr/>
              <w:spacing w:after="0"/>
              <w:ind/>
              <w:rPr/>
            </w:pPr>
            <w:r>
              <w:t xml:space="preserve">26/05/2026</w:t>
            </w:r>
            <w:r/>
          </w:p>
        </w:tc>
        <w:tc>
          <w:tcPr>
            <w:tcBorders/>
            <w:tcMar>
              <w:left w:w="108" w:type="dxa"/>
              <w:top w:w="100" w:type="dxa"/>
              <w:right w:w="108" w:type="dxa"/>
              <w:bottom w:w="100" w:type="dxa"/>
            </w:tcMar>
            <w:tcW w:w="1144" w:type="dxa"/>
          </w:tcPr>
          <w:p w14:paraId="763FB585" w14:textId="77777777">
            <w:pPr>
              <w:pBdr/>
              <w:spacing w:after="0"/>
              <w:ind/>
              <w:rPr/>
            </w:pPr>
            <w:r>
              <w:t xml:space="preserve">1.8</w:t>
            </w:r>
            <w:r/>
          </w:p>
        </w:tc>
        <w:tc>
          <w:tcPr>
            <w:tcBorders/>
            <w:tcMar>
              <w:left w:w="108" w:type="dxa"/>
              <w:top w:w="100" w:type="dxa"/>
              <w:right w:w="108" w:type="dxa"/>
              <w:bottom w:w="100" w:type="dxa"/>
            </w:tcMar>
            <w:tcW w:w="2977" w:type="dxa"/>
          </w:tcPr>
          <w:p w14:paraId="0523B179"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455C0FB3" w14:textId="77777777">
            <w:pPr>
              <w:pBdr/>
              <w:spacing w:after="0"/>
              <w:ind/>
              <w:rPr/>
            </w:pPr>
            <w:r>
              <w:t xml:space="preserve">Correções dos apontamentos das Fases 1 e 2.</w:t>
            </w:r>
            <w:r/>
          </w:p>
        </w:tc>
      </w:tr>
      <w:tr>
        <w:trPr>
          <w:trHeight w:val="654"/>
        </w:trPr>
        <w:tc>
          <w:tcPr>
            <w:tcBorders/>
            <w:tcMar>
              <w:left w:w="108" w:type="dxa"/>
              <w:top w:w="100" w:type="dxa"/>
              <w:right w:w="108" w:type="dxa"/>
              <w:bottom w:w="100" w:type="dxa"/>
            </w:tcMar>
            <w:tcW w:w="1408" w:type="dxa"/>
          </w:tcPr>
          <w:p w14:paraId="7BA5205B" w14:textId="77777777">
            <w:pPr>
              <w:pBdr/>
              <w:spacing/>
              <w:ind/>
              <w:rPr/>
            </w:pPr>
            <w:r>
              <w:t xml:space="preserve">23/05/2026</w:t>
            </w:r>
            <w:r/>
          </w:p>
        </w:tc>
        <w:tc>
          <w:tcPr>
            <w:tcBorders/>
            <w:tcMar>
              <w:left w:w="108" w:type="dxa"/>
              <w:top w:w="100" w:type="dxa"/>
              <w:right w:w="108" w:type="dxa"/>
              <w:bottom w:w="100" w:type="dxa"/>
            </w:tcMar>
            <w:tcW w:w="1144" w:type="dxa"/>
          </w:tcPr>
          <w:p w14:paraId="08D74D28" w14:textId="77777777">
            <w:pPr>
              <w:pBdr/>
              <w:spacing/>
              <w:ind/>
              <w:rPr/>
            </w:pPr>
            <w:r>
              <w:t xml:space="preserve">1.7</w:t>
            </w:r>
            <w:r/>
          </w:p>
        </w:tc>
        <w:tc>
          <w:tcPr>
            <w:tcBorders/>
            <w:tcMar>
              <w:left w:w="108" w:type="dxa"/>
              <w:top w:w="100" w:type="dxa"/>
              <w:right w:w="108" w:type="dxa"/>
              <w:bottom w:w="100" w:type="dxa"/>
            </w:tcMar>
            <w:tcW w:w="2977" w:type="dxa"/>
          </w:tcPr>
          <w:p w14:paraId="46B7A204" w14:textId="77777777">
            <w:pPr>
              <w:pBdr/>
              <w:spacing/>
              <w:ind/>
              <w:rPr/>
            </w:pPr>
            <w:r>
              <w:t xml:space="preserve">Miguel Martins Lima</w:t>
            </w:r>
            <w:r/>
          </w:p>
        </w:tc>
        <w:tc>
          <w:tcPr>
            <w:tcBorders/>
            <w:tcMar>
              <w:left w:w="108" w:type="dxa"/>
              <w:top w:w="100" w:type="dxa"/>
              <w:right w:w="108" w:type="dxa"/>
              <w:bottom w:w="100" w:type="dxa"/>
            </w:tcMar>
            <w:tcW w:w="3683" w:type="dxa"/>
          </w:tcPr>
          <w:p w14:paraId="0DCF4CEC" w14:textId="77777777">
            <w:pPr>
              <w:pBdr/>
              <w:spacing/>
              <w:ind/>
              <w:rPr/>
            </w:pPr>
            <w:r>
              <w:t xml:space="preserve">Adição da análise do perfil de utilizadores e formatação dos gráficos no relatório.</w:t>
            </w:r>
            <w:r/>
          </w:p>
        </w:tc>
      </w:tr>
      <w:tr>
        <w:trPr>
          <w:trHeight w:val="654"/>
        </w:trPr>
        <w:tc>
          <w:tcPr>
            <w:tcBorders/>
            <w:tcMar>
              <w:left w:w="108" w:type="dxa"/>
              <w:top w:w="100" w:type="dxa"/>
              <w:right w:w="108" w:type="dxa"/>
              <w:bottom w:w="100" w:type="dxa"/>
            </w:tcMar>
            <w:tcW w:w="1408" w:type="dxa"/>
            <w:vMerge w:val="restart"/>
          </w:tcPr>
          <w:p w14:paraId="343D8A4F" w14:textId="77777777">
            <w:pPr>
              <w:pBdr/>
              <w:spacing/>
              <w:ind/>
              <w:rPr/>
            </w:pPr>
            <w:r>
              <w:t xml:space="preserve">20/05/2026</w:t>
            </w:r>
            <w:r/>
          </w:p>
        </w:tc>
        <w:tc>
          <w:tcPr>
            <w:tcBorders/>
            <w:tcMar>
              <w:left w:w="108" w:type="dxa"/>
              <w:top w:w="100" w:type="dxa"/>
              <w:right w:w="108" w:type="dxa"/>
              <w:bottom w:w="100" w:type="dxa"/>
            </w:tcMar>
            <w:tcW w:w="1144" w:type="dxa"/>
            <w:vMerge w:val="restart"/>
          </w:tcPr>
          <w:p w14:paraId="37EFC50D" w14:textId="77777777">
            <w:pPr>
              <w:pBdr/>
              <w:spacing/>
              <w:ind/>
              <w:rPr/>
            </w:pPr>
            <w:r>
              <w:t xml:space="preserve">1.6</w:t>
            </w:r>
            <w:r/>
          </w:p>
        </w:tc>
        <w:tc>
          <w:tcPr>
            <w:tcBorders/>
            <w:tcMar>
              <w:left w:w="108" w:type="dxa"/>
              <w:top w:w="100" w:type="dxa"/>
              <w:right w:w="108" w:type="dxa"/>
              <w:bottom w:w="100" w:type="dxa"/>
            </w:tcMar>
            <w:tcW w:w="2977" w:type="dxa"/>
            <w:vMerge w:val="restart"/>
          </w:tcPr>
          <w:p w14:paraId="04676116" w14:textId="77777777">
            <w:pPr>
              <w:pBdr/>
              <w:spacing/>
              <w:ind/>
              <w:rPr/>
            </w:pPr>
            <w:r>
              <w:t xml:space="preserve">Rodrigo Pereira Romano</w:t>
            </w:r>
            <w:r/>
          </w:p>
        </w:tc>
        <w:tc>
          <w:tcPr>
            <w:tcBorders/>
            <w:tcMar>
              <w:left w:w="108" w:type="dxa"/>
              <w:top w:w="100" w:type="dxa"/>
              <w:right w:w="108" w:type="dxa"/>
              <w:bottom w:w="100" w:type="dxa"/>
            </w:tcMar>
            <w:tcW w:w="3683" w:type="dxa"/>
            <w:vMerge w:val="restart"/>
          </w:tcPr>
          <w:p w14:paraId="0D0448E9" w14:textId="77777777">
            <w:pPr>
              <w:pBdr/>
              <w:spacing/>
              <w:ind/>
              <w:rPr/>
            </w:pPr>
            <w:r>
              <w:t xml:space="preserve">Correções dos apontamentos das Fases 1 e 2.</w:t>
            </w:r>
            <w:r/>
          </w:p>
        </w:tc>
      </w:tr>
      <w:tr>
        <w:trPr>
          <w:trHeight w:val="776"/>
        </w:trPr>
        <w:tc>
          <w:tcPr>
            <w:tcBorders/>
            <w:tcMar>
              <w:left w:w="108" w:type="dxa"/>
              <w:top w:w="100" w:type="dxa"/>
              <w:right w:w="108" w:type="dxa"/>
              <w:bottom w:w="100" w:type="dxa"/>
            </w:tcMar>
            <w:tcW w:w="1408" w:type="dxa"/>
          </w:tcPr>
          <w:p w14:paraId="25FD48F2" w14:textId="77777777">
            <w:pPr>
              <w:pBdr/>
              <w:spacing w:after="0"/>
              <w:ind/>
              <w:rPr/>
            </w:pPr>
            <w:r>
              <w:t xml:space="preserve">08/05/2026</w:t>
            </w:r>
            <w:r/>
          </w:p>
        </w:tc>
        <w:tc>
          <w:tcPr>
            <w:tcBorders/>
            <w:tcMar>
              <w:left w:w="108" w:type="dxa"/>
              <w:top w:w="100" w:type="dxa"/>
              <w:right w:w="108" w:type="dxa"/>
              <w:bottom w:w="100" w:type="dxa"/>
            </w:tcMar>
            <w:tcW w:w="1144" w:type="dxa"/>
          </w:tcPr>
          <w:p w14:paraId="00E42BAF" w14:textId="77777777">
            <w:pPr>
              <w:pBdr/>
              <w:spacing w:after="0"/>
              <w:ind/>
              <w:rPr/>
            </w:pPr>
            <w:r>
              <w:t xml:space="preserve">1.5</w:t>
            </w:r>
            <w:r/>
          </w:p>
        </w:tc>
        <w:tc>
          <w:tcPr>
            <w:tcBorders/>
            <w:tcMar>
              <w:left w:w="108" w:type="dxa"/>
              <w:top w:w="100" w:type="dxa"/>
              <w:right w:w="108" w:type="dxa"/>
              <w:bottom w:w="100" w:type="dxa"/>
            </w:tcMar>
            <w:tcW w:w="2977" w:type="dxa"/>
          </w:tcPr>
          <w:p w14:paraId="4C6C7BCA"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78D5DC75" w14:textId="77777777">
            <w:pPr>
              <w:pBdr/>
              <w:spacing w:after="0"/>
              <w:ind/>
              <w:rPr/>
            </w:pPr>
            <w:r>
              <w:t xml:space="preserve">Apontamentos parciais das Fases 1 e 2.</w:t>
            </w:r>
            <w:r/>
          </w:p>
        </w:tc>
      </w:tr>
      <w:tr>
        <w:trPr>
          <w:trHeight w:val="654"/>
        </w:trPr>
        <w:tc>
          <w:tcPr>
            <w:tcBorders/>
            <w:tcMar>
              <w:left w:w="108" w:type="dxa"/>
              <w:top w:w="100" w:type="dxa"/>
              <w:right w:w="108" w:type="dxa"/>
              <w:bottom w:w="100" w:type="dxa"/>
            </w:tcMar>
            <w:tcW w:w="1408" w:type="dxa"/>
            <w:vMerge w:val="restart"/>
          </w:tcPr>
          <w:p w14:paraId="6274F024" w14:textId="77777777">
            <w:pPr>
              <w:pBdr/>
              <w:spacing w:after="0"/>
              <w:ind/>
              <w:rPr/>
            </w:pPr>
            <w:r>
              <w:t xml:space="preserve">02/05/2026</w:t>
            </w:r>
            <w:r/>
          </w:p>
        </w:tc>
        <w:tc>
          <w:tcPr>
            <w:tcBorders/>
            <w:tcMar>
              <w:left w:w="108" w:type="dxa"/>
              <w:top w:w="100" w:type="dxa"/>
              <w:right w:w="108" w:type="dxa"/>
              <w:bottom w:w="100" w:type="dxa"/>
            </w:tcMar>
            <w:tcW w:w="1144" w:type="dxa"/>
            <w:vMerge w:val="restart"/>
          </w:tcPr>
          <w:p w14:paraId="3B2D7A62" w14:textId="77777777">
            <w:pPr>
              <w:pBdr/>
              <w:spacing w:after="0"/>
              <w:ind/>
              <w:rPr/>
            </w:pPr>
            <w:r>
              <w:t xml:space="preserve">1.4.3</w:t>
            </w:r>
            <w:r/>
          </w:p>
        </w:tc>
        <w:tc>
          <w:tcPr>
            <w:tcBorders/>
            <w:tcMar>
              <w:left w:w="108" w:type="dxa"/>
              <w:top w:w="100" w:type="dxa"/>
              <w:right w:w="108" w:type="dxa"/>
              <w:bottom w:w="100" w:type="dxa"/>
            </w:tcMar>
            <w:tcW w:w="2977" w:type="dxa"/>
            <w:vMerge w:val="restart"/>
          </w:tcPr>
          <w:p w14:paraId="5ABCCB41" w14:textId="77777777">
            <w:pPr>
              <w:pBdr/>
              <w:spacing w:after="0"/>
              <w:ind/>
              <w:rPr/>
            </w:pPr>
            <w:r>
              <w:t xml:space="preserve">Lucas </w:t>
            </w:r>
            <w:r>
              <w:t xml:space="preserve">Fiorrigi</w:t>
            </w:r>
            <w:r>
              <w:t xml:space="preserve"> Furlan</w:t>
            </w:r>
            <w:r/>
          </w:p>
        </w:tc>
        <w:tc>
          <w:tcPr>
            <w:tcBorders/>
            <w:tcMar>
              <w:left w:w="108" w:type="dxa"/>
              <w:top w:w="100" w:type="dxa"/>
              <w:right w:w="108" w:type="dxa"/>
              <w:bottom w:w="100" w:type="dxa"/>
            </w:tcMar>
            <w:tcW w:w="3683" w:type="dxa"/>
            <w:vMerge w:val="restart"/>
          </w:tcPr>
          <w:p w14:paraId="17CE6BA9" w14:textId="77777777">
            <w:pPr>
              <w:pBdr/>
              <w:spacing w:after="0"/>
              <w:ind/>
              <w:rPr/>
            </w:pPr>
            <w:r>
              <w:t xml:space="preserve">Correção do Apêndice C e adição da Seção 6.4.</w:t>
            </w:r>
            <w:r/>
          </w:p>
        </w:tc>
      </w:tr>
      <w:tr>
        <w:trPr>
          <w:trHeight w:val="654"/>
        </w:trPr>
        <w:tc>
          <w:tcPr>
            <w:tcBorders/>
            <w:tcMar>
              <w:left w:w="108" w:type="dxa"/>
              <w:top w:w="100" w:type="dxa"/>
              <w:right w:w="108" w:type="dxa"/>
              <w:bottom w:w="100" w:type="dxa"/>
            </w:tcMar>
            <w:tcW w:w="1408" w:type="dxa"/>
            <w:vMerge w:val="restart"/>
          </w:tcPr>
          <w:p w14:paraId="090D2103" w14:textId="77777777">
            <w:pPr>
              <w:pBdr/>
              <w:spacing w:after="0"/>
              <w:ind/>
              <w:rPr/>
            </w:pPr>
            <w:r>
              <w:t xml:space="preserve">29/04/2026</w:t>
            </w:r>
            <w:r/>
          </w:p>
        </w:tc>
        <w:tc>
          <w:tcPr>
            <w:tcBorders/>
            <w:tcMar>
              <w:left w:w="108" w:type="dxa"/>
              <w:top w:w="100" w:type="dxa"/>
              <w:right w:w="108" w:type="dxa"/>
              <w:bottom w:w="100" w:type="dxa"/>
            </w:tcMar>
            <w:tcW w:w="1144" w:type="dxa"/>
            <w:vMerge w:val="restart"/>
          </w:tcPr>
          <w:p w14:paraId="57B8353F" w14:textId="77777777">
            <w:pPr>
              <w:pBdr/>
              <w:spacing w:after="0"/>
              <w:ind/>
              <w:rPr/>
            </w:pPr>
            <w:r>
              <w:t xml:space="preserve">1.4.2</w:t>
            </w:r>
            <w:r/>
          </w:p>
        </w:tc>
        <w:tc>
          <w:tcPr>
            <w:tcBorders/>
            <w:tcMar>
              <w:left w:w="108" w:type="dxa"/>
              <w:top w:w="100" w:type="dxa"/>
              <w:right w:w="108" w:type="dxa"/>
              <w:bottom w:w="100" w:type="dxa"/>
            </w:tcMar>
            <w:tcW w:w="2977" w:type="dxa"/>
            <w:vMerge w:val="restart"/>
          </w:tcPr>
          <w:p w14:paraId="50DFA4D3"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2EC324EB" w14:textId="77777777">
            <w:pPr>
              <w:pBdr/>
              <w:spacing w:after="0"/>
              <w:ind/>
              <w:rPr/>
            </w:pPr>
            <w:r>
              <w:t xml:space="preserve">Adição dos diagramas nos apêndices e preenchimento parcial do Capítulo 6 e </w:t>
            </w:r>
            <w:r>
              <w:t xml:space="preserve">Capitulo</w:t>
            </w:r>
            <w:r>
              <w:t xml:space="preserve"> 7.</w:t>
            </w:r>
            <w:r/>
          </w:p>
        </w:tc>
      </w:tr>
      <w:tr>
        <w:trPr>
          <w:trHeight w:val="654"/>
        </w:trPr>
        <w:tc>
          <w:tcPr>
            <w:tcBorders/>
            <w:tcMar>
              <w:left w:w="108" w:type="dxa"/>
              <w:top w:w="100" w:type="dxa"/>
              <w:right w:w="108" w:type="dxa"/>
              <w:bottom w:w="100" w:type="dxa"/>
            </w:tcMar>
            <w:tcW w:w="1408" w:type="dxa"/>
            <w:vMerge w:val="restart"/>
          </w:tcPr>
          <w:p w14:paraId="42DF3A29" w14:textId="77777777">
            <w:pPr>
              <w:pBdr/>
              <w:spacing w:after="0"/>
              <w:ind/>
              <w:rPr/>
            </w:pPr>
            <w:r>
              <w:t xml:space="preserve">28/04/2026</w:t>
            </w:r>
            <w:r/>
          </w:p>
        </w:tc>
        <w:tc>
          <w:tcPr>
            <w:tcBorders/>
            <w:tcMar>
              <w:left w:w="108" w:type="dxa"/>
              <w:top w:w="100" w:type="dxa"/>
              <w:right w:w="108" w:type="dxa"/>
              <w:bottom w:w="100" w:type="dxa"/>
            </w:tcMar>
            <w:tcW w:w="1144" w:type="dxa"/>
            <w:vMerge w:val="restart"/>
          </w:tcPr>
          <w:p w14:paraId="08C70C2B" w14:textId="77777777">
            <w:pPr>
              <w:pBdr/>
              <w:spacing w:after="0"/>
              <w:ind/>
              <w:rPr/>
            </w:pPr>
            <w:r>
              <w:t xml:space="preserve">1.4.1</w:t>
            </w:r>
            <w:r/>
          </w:p>
        </w:tc>
        <w:tc>
          <w:tcPr>
            <w:tcBorders/>
            <w:tcMar>
              <w:left w:w="108" w:type="dxa"/>
              <w:top w:w="100" w:type="dxa"/>
              <w:right w:w="108" w:type="dxa"/>
              <w:bottom w:w="100" w:type="dxa"/>
            </w:tcMar>
            <w:tcW w:w="2977" w:type="dxa"/>
            <w:vMerge w:val="restart"/>
          </w:tcPr>
          <w:p w14:paraId="572A75DB"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12F84128" w14:textId="77777777">
            <w:pPr>
              <w:pBdr/>
              <w:spacing w:after="0"/>
              <w:ind/>
              <w:rPr/>
            </w:pPr>
            <w:r>
              <w:t xml:space="preserve">Correções parciais da Fase 1.</w:t>
            </w:r>
            <w:r/>
          </w:p>
        </w:tc>
      </w:tr>
      <w:tr>
        <w:trPr>
          <w:trHeight w:val="654"/>
        </w:trPr>
        <w:tc>
          <w:tcPr>
            <w:tcBorders/>
            <w:tcMar>
              <w:left w:w="108" w:type="dxa"/>
              <w:top w:w="100" w:type="dxa"/>
              <w:right w:w="108" w:type="dxa"/>
              <w:bottom w:w="100" w:type="dxa"/>
            </w:tcMar>
            <w:tcW w:w="1408" w:type="dxa"/>
          </w:tcPr>
          <w:p w14:paraId="63C14AAC" w14:textId="77777777">
            <w:pPr>
              <w:pBdr/>
              <w:spacing w:after="0"/>
              <w:ind/>
              <w:rPr/>
            </w:pPr>
            <w:r>
              <w:t xml:space="preserve">23/04/2026</w:t>
            </w:r>
            <w:r/>
          </w:p>
        </w:tc>
        <w:tc>
          <w:tcPr>
            <w:tcBorders/>
            <w:tcMar>
              <w:left w:w="108" w:type="dxa"/>
              <w:top w:w="100" w:type="dxa"/>
              <w:right w:w="108" w:type="dxa"/>
              <w:bottom w:w="100" w:type="dxa"/>
            </w:tcMar>
            <w:tcW w:w="1144" w:type="dxa"/>
          </w:tcPr>
          <w:p w14:paraId="095A91C3" w14:textId="77777777">
            <w:pPr>
              <w:pBdr/>
              <w:spacing w:after="0"/>
              <w:ind/>
              <w:rPr/>
            </w:pPr>
            <w:r>
              <w:t xml:space="preserve">1.3</w:t>
            </w:r>
            <w:r/>
          </w:p>
        </w:tc>
        <w:tc>
          <w:tcPr>
            <w:tcBorders/>
            <w:tcMar>
              <w:left w:w="108" w:type="dxa"/>
              <w:top w:w="100" w:type="dxa"/>
              <w:right w:w="108" w:type="dxa"/>
              <w:bottom w:w="100" w:type="dxa"/>
            </w:tcMar>
            <w:tcW w:w="2977" w:type="dxa"/>
          </w:tcPr>
          <w:p w14:paraId="7296A12E"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17B25C85" w14:textId="77777777">
            <w:pPr>
              <w:pBdr/>
              <w:spacing w:after="0"/>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14:paraId="3EF84758" w14:textId="77777777">
            <w:pPr>
              <w:pBdr/>
              <w:spacing w:after="0"/>
              <w:ind/>
              <w:rPr/>
            </w:pPr>
            <w:r>
              <w:t xml:space="preserve">16/04/2026</w:t>
            </w:r>
            <w:r/>
          </w:p>
        </w:tc>
        <w:tc>
          <w:tcPr>
            <w:tcBorders/>
            <w:tcMar>
              <w:left w:w="108" w:type="dxa"/>
              <w:top w:w="100" w:type="dxa"/>
              <w:right w:w="108" w:type="dxa"/>
              <w:bottom w:w="100" w:type="dxa"/>
            </w:tcMar>
            <w:tcW w:w="1144" w:type="dxa"/>
            <w:vMerge w:val="restart"/>
          </w:tcPr>
          <w:p w14:paraId="55D5D076" w14:textId="77777777">
            <w:pPr>
              <w:pBdr/>
              <w:spacing w:after="0"/>
              <w:ind/>
              <w:rPr/>
            </w:pPr>
            <w:r>
              <w:t xml:space="preserve">1.2</w:t>
            </w:r>
            <w:r/>
          </w:p>
        </w:tc>
        <w:tc>
          <w:tcPr>
            <w:tcBorders/>
            <w:tcMar>
              <w:left w:w="108" w:type="dxa"/>
              <w:top w:w="100" w:type="dxa"/>
              <w:right w:w="108" w:type="dxa"/>
              <w:bottom w:w="100" w:type="dxa"/>
            </w:tcMar>
            <w:tcW w:w="2977" w:type="dxa"/>
            <w:vMerge w:val="restart"/>
          </w:tcPr>
          <w:p w14:paraId="06AB2260"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6E5278BD" w14:textId="77777777">
            <w:pPr>
              <w:pBdr/>
              <w:spacing w:after="0"/>
              <w:ind/>
              <w:rPr/>
            </w:pPr>
            <w:r>
              <w:t xml:space="preserve">Correções da Fase 1.</w:t>
            </w:r>
            <w:r/>
          </w:p>
        </w:tc>
      </w:tr>
      <w:tr>
        <w:trPr/>
        <w:tc>
          <w:tcPr>
            <w:tcBorders/>
            <w:tcMar>
              <w:left w:w="108" w:type="dxa"/>
              <w:top w:w="100" w:type="dxa"/>
              <w:right w:w="108" w:type="dxa"/>
              <w:bottom w:w="100" w:type="dxa"/>
            </w:tcMar>
            <w:tcW w:w="1408" w:type="dxa"/>
          </w:tcPr>
          <w:p w14:paraId="25758972" w14:textId="77777777">
            <w:pPr>
              <w:pBdr/>
              <w:spacing w:after="0"/>
              <w:ind/>
              <w:rPr/>
            </w:pPr>
            <w:r>
              <w:t xml:space="preserve">05/04/2026</w:t>
            </w:r>
            <w:r/>
          </w:p>
        </w:tc>
        <w:tc>
          <w:tcPr>
            <w:tcBorders/>
            <w:tcMar>
              <w:left w:w="108" w:type="dxa"/>
              <w:top w:w="100" w:type="dxa"/>
              <w:right w:w="108" w:type="dxa"/>
              <w:bottom w:w="100" w:type="dxa"/>
            </w:tcMar>
            <w:tcW w:w="1144" w:type="dxa"/>
          </w:tcPr>
          <w:p w14:paraId="292693E3" w14:textId="77777777">
            <w:pPr>
              <w:pBdr/>
              <w:spacing w:after="0"/>
              <w:ind/>
              <w:rPr/>
            </w:pPr>
            <w:r>
              <w:t xml:space="preserve">1.1</w:t>
            </w:r>
            <w:r/>
          </w:p>
        </w:tc>
        <w:tc>
          <w:tcPr>
            <w:tcBorders/>
            <w:tcMar>
              <w:left w:w="108" w:type="dxa"/>
              <w:top w:w="100" w:type="dxa"/>
              <w:right w:w="108" w:type="dxa"/>
              <w:bottom w:w="100" w:type="dxa"/>
            </w:tcMar>
            <w:tcW w:w="2977" w:type="dxa"/>
          </w:tcPr>
          <w:p w14:paraId="48042B27"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62F86024" w14:textId="77777777">
            <w:pPr>
              <w:pBdr/>
              <w:spacing w:after="0"/>
              <w:ind/>
              <w:rPr/>
            </w:pPr>
            <w:r>
              <w:t xml:space="preserve">Apontamentos parciais da Fase 1.</w:t>
            </w:r>
            <w:r/>
          </w:p>
        </w:tc>
      </w:tr>
      <w:tr>
        <w:trPr>
          <w:trHeight w:val="855"/>
        </w:trPr>
        <w:tc>
          <w:tcPr>
            <w:tcBorders/>
            <w:tcMar>
              <w:left w:w="108" w:type="dxa"/>
              <w:top w:w="100" w:type="dxa"/>
              <w:right w:w="108" w:type="dxa"/>
              <w:bottom w:w="100" w:type="dxa"/>
            </w:tcMar>
            <w:tcW w:w="1408" w:type="dxa"/>
          </w:tcPr>
          <w:p w14:paraId="5CA82F5B" w14:textId="77777777">
            <w:pPr>
              <w:pBdr/>
              <w:spacing w:after="0"/>
              <w:ind/>
              <w:rPr/>
            </w:pPr>
            <w:r>
              <w:t xml:space="preserve">28/03/2026</w:t>
            </w:r>
            <w:r/>
          </w:p>
        </w:tc>
        <w:tc>
          <w:tcPr>
            <w:tcBorders/>
            <w:tcMar>
              <w:left w:w="108" w:type="dxa"/>
              <w:top w:w="100" w:type="dxa"/>
              <w:right w:w="108" w:type="dxa"/>
              <w:bottom w:w="100" w:type="dxa"/>
            </w:tcMar>
            <w:tcW w:w="1144" w:type="dxa"/>
          </w:tcPr>
          <w:p w14:paraId="3B2DA9AC" w14:textId="77777777">
            <w:pPr>
              <w:pBdr/>
              <w:spacing w:after="0"/>
              <w:ind/>
              <w:rPr/>
            </w:pPr>
            <w:r>
              <w:t xml:space="preserve">1.0</w:t>
            </w:r>
            <w:r/>
          </w:p>
        </w:tc>
        <w:tc>
          <w:tcPr>
            <w:tcBorders/>
            <w:tcMar>
              <w:left w:w="108" w:type="dxa"/>
              <w:top w:w="100" w:type="dxa"/>
              <w:right w:w="108" w:type="dxa"/>
              <w:bottom w:w="100" w:type="dxa"/>
            </w:tcMar>
            <w:tcW w:w="2977" w:type="dxa"/>
          </w:tcPr>
          <w:p w14:paraId="61D30FBD" w14:textId="77777777">
            <w:pPr>
              <w:pBdr/>
              <w:spacing w:after="0"/>
              <w:ind/>
              <w:rPr/>
            </w:pPr>
            <w:r>
              <w:t xml:space="preserve">Lucas </w:t>
            </w:r>
            <w:r>
              <w:t xml:space="preserve">Fiorrigi</w:t>
            </w:r>
            <w:r>
              <w:t xml:space="preserve"> Furlan </w:t>
            </w:r>
            <w:r>
              <w:t xml:space="preserve">e  Miguel</w:t>
            </w:r>
            <w:r>
              <w:t xml:space="preserve"> Martins Lima.</w:t>
            </w:r>
            <w:r/>
          </w:p>
        </w:tc>
        <w:tc>
          <w:tcPr>
            <w:tcBorders/>
            <w:tcMar>
              <w:left w:w="108" w:type="dxa"/>
              <w:top w:w="100" w:type="dxa"/>
              <w:right w:w="108" w:type="dxa"/>
              <w:bottom w:w="100" w:type="dxa"/>
            </w:tcMar>
            <w:tcW w:w="3683" w:type="dxa"/>
          </w:tcPr>
          <w:p w14:paraId="790FA0D8" w14:textId="77777777">
            <w:pPr>
              <w:pBdr/>
              <w:spacing w:after="0"/>
              <w:ind/>
              <w:rPr/>
            </w:pPr>
            <w:r>
              <w:t xml:space="preserve">Entrega da Fase 1.</w:t>
            </w:r>
            <w:r/>
          </w:p>
        </w:tc>
      </w:tr>
    </w:tbl>
    <w:p w14:paraId="2D4DBA68" w14:textId="77777777">
      <w:pPr>
        <w:pStyle w:val="1829"/>
        <w:pBdr/>
        <w:spacing/>
        <w:ind/>
        <w:jc w:val="left"/>
        <w:rPr/>
      </w:pPr>
      <w:r>
        <w:br w:type="page" w:clear="all"/>
      </w:r>
      <w:r>
        <w:t xml:space="preserve">AGRADECIMENTOS</w:t>
      </w:r>
      <w:r/>
    </w:p>
    <w:p w14:paraId="19F4FCC1" w14:textId="77777777">
      <w:pPr>
        <w:pBdr/>
        <w:spacing/>
        <w:ind/>
        <w:rPr/>
      </w:pPr>
      <w:r>
        <w:t xml:space="preserve">A inclusão desta seção é opcional.</w:t>
      </w:r>
      <w:r/>
    </w:p>
    <w:p w14:paraId="66912AD6" w14:textId="77777777">
      <w:pPr>
        <w:pStyle w:val="1829"/>
        <w:pBdr/>
        <w:spacing/>
        <w:ind/>
        <w:rPr/>
      </w:pPr>
      <w:r>
        <w:br w:type="page" w:clear="all"/>
      </w:r>
      <w:r>
        <w:t xml:space="preserve">RESUMO</w:t>
      </w:r>
      <w:r/>
    </w:p>
    <w:p w14:paraId="6A2552D1" w14:textId="77777777">
      <w:pPr>
        <w:pBdr/>
        <w:spacing/>
        <w:ind/>
        <w:rPr/>
      </w:pPr>
      <w:r>
        <w:t xml:space="preserve">O projeto "Fala, Cid</w:t>
      </w:r>
      <w:r>
        <w:t xml:space="preserve">ade!" visa o desenvolvimento de um sistema de software para o relato de ocorrências pelo cidadão à administração pública e apoio à gestão de zeladoria pública municipal. Por meio desse sistema, será possível aproximar ainda mais a sociedade civil da admini</w:t>
      </w:r>
      <w:r>
        <w:t xml:space="preserve">stração pública, a partir de um canal digital direto e responsivo para a relato de problemas de infraestrutura, como vias danificadas, iluminação pública deficiente, descarte irregular de resíduo ou má conservação de espaço público. A metodologia consiste </w:t>
      </w:r>
      <w:r>
        <w:t xml:space="preserve">de</w:t>
      </w:r>
      <w:r>
        <w:t xml:space="preserv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de software orientada a objetos. A arquitetura técnica inclui em aplicativo para a plataforma </w:t>
      </w:r>
      <w:r>
        <w:rPr>
          <w:i/>
        </w:rPr>
        <w:t xml:space="preserve">Web</w:t>
      </w:r>
      <w:r>
        <w:t xml:space="preserve"> progressivo e integrado com serviços abertos de geolocalização e interfaces de programação de aplicações desenvolvidas para atender às necessidades dos usuários. Os resultados parciais obtidos com este projeto consistem </w:t>
      </w:r>
      <w:r>
        <w:t xml:space="preserve">da</w:t>
      </w:r>
      <w:r>
        <w:t xml:space="preserve"> especificação de um sistema de software com requisitos funcionais e não funcionais, todos eles em conformidade com a legislação de proteção de dados pessoais e artefatos de software codificados com base na arquitetura de sistema proposta. Espera-se que e</w:t>
      </w:r>
      <w:r>
        <w:t xml:space="preserve">ste projeto promova o engajamento comunitário por meio de mecanismos inovadores e que o rigor aplicado na engenharia de requisitos e modelagem de dados estabeleça os alicerces sólidos para a futura codificação e implantação do referido sistema de software.</w:t>
      </w:r>
      <w:r/>
    </w:p>
    <w:p w14:paraId="34E71E87" w14:textId="77777777">
      <w:pPr>
        <w:pBdr/>
        <w:spacing/>
        <w:ind/>
        <w:rPr>
          <w:b/>
        </w:rPr>
      </w:pPr>
      <w:r>
        <w:rPr>
          <w:b/>
        </w:rPr>
        <w:t xml:space="preserve">Palavras-chave: </w:t>
      </w:r>
      <w:r>
        <w:t xml:space="preserve">cidade inteligente; zeladoria pública; participação cidadã; projeto final de curso; Sistemas de Informação.</w:t>
      </w:r>
      <w:r>
        <w:rPr>
          <w:b/>
        </w:rPr>
      </w:r>
    </w:p>
    <w:p w14:paraId="218AEB86" w14:textId="77777777">
      <w:pPr>
        <w:pBdr/>
        <w:spacing/>
        <w:ind/>
        <w:jc w:val="left"/>
        <w:rPr/>
      </w:pPr>
      <w:r>
        <w:br w:type="page" w:clear="all"/>
      </w:r>
      <w:r/>
    </w:p>
    <w:p w14:paraId="697A3C48" w14:textId="77777777">
      <w:pPr>
        <w:pStyle w:val="1829"/>
        <w:pBdr/>
        <w:spacing/>
        <w:ind/>
        <w:rPr/>
      </w:pPr>
      <w:r>
        <w:t xml:space="preserve">LISTA DE FIGURAS</w:t>
      </w:r>
      <w:r/>
    </w:p>
    <w:p w14:paraId="116796BD" w14:textId="77777777">
      <w:pPr>
        <w:pStyle w:val="1846"/>
        <w:pBdr/>
        <w:tabs>
          <w:tab w:val="right" w:leader="dot" w:pos="9062"/>
        </w:tabs>
        <w:spacing/>
        <w:ind/>
        <w:rPr>
          <w:rFonts w:asciiTheme="minorHAnsi" w:hAnsiTheme="minorHAnsi" w:eastAsiaTheme="minorEastAsia" w:cstheme="minorBidi"/>
          <w:caps w:val="0"/>
          <w:sz w:val="22"/>
        </w:rPr>
      </w:pPr>
      <w:r>
        <w:rPr>
          <w:caps w:val="0"/>
        </w:rPr>
        <w:fldChar w:fldCharType="begin"/>
      </w:r>
      <w:r>
        <w:rPr>
          <w:caps w:val="0"/>
        </w:rPr>
        <w:instrText xml:space="preserve">TOC \h \c "Figura"</w:instrText>
      </w:r>
      <w:r>
        <w:rPr>
          <w:caps w:val="0"/>
        </w:rPr>
        <w:fldChar w:fldCharType="separate"/>
      </w:r>
      <w:hyperlink w:tooltip="#_Toc232615688" w:anchor="_Toc232615688" w:history="1">
        <w:r>
          <w:rPr>
            <w:rStyle w:val="1827"/>
            <w:rFonts w:eastAsia="Arial"/>
            <w:caps w:val="0"/>
          </w:rPr>
          <w:t xml:space="preserve">FIGURA 1 – Interface de consulta do aplicativo Colab</w:t>
        </w:r>
        <w:r>
          <w:rPr>
            <w:caps w:val="0"/>
          </w:rPr>
          <w:tab/>
        </w:r>
        <w:r>
          <w:rPr>
            <w:caps w:val="0"/>
          </w:rPr>
          <w:fldChar w:fldCharType="begin"/>
        </w:r>
        <w:r>
          <w:rPr>
            <w:caps w:val="0"/>
          </w:rPr>
          <w:instrText xml:space="preserve"> PAGEREF _Toc232615688 \h </w:instrText>
        </w:r>
        <w:r>
          <w:rPr>
            <w:caps w:val="0"/>
          </w:rPr>
        </w:r>
        <w:r>
          <w:rPr>
            <w:caps w:val="0"/>
          </w:rPr>
          <w:fldChar w:fldCharType="separate"/>
        </w:r>
        <w:r>
          <w:rPr>
            <w:caps w:val="0"/>
          </w:rPr>
          <w:t xml:space="preserve">20</w:t>
        </w:r>
        <w:r>
          <w:rPr>
            <w:caps w:val="0"/>
          </w:rPr>
          <w:fldChar w:fldCharType="end"/>
        </w:r>
      </w:hyperlink>
      <w:r/>
      <w:r>
        <w:rPr>
          <w:rFonts w:asciiTheme="minorHAnsi" w:hAnsiTheme="minorHAnsi" w:eastAsiaTheme="minorEastAsia" w:cstheme="minorBidi"/>
          <w:caps w:val="0"/>
          <w:sz w:val="22"/>
        </w:rPr>
      </w:r>
    </w:p>
    <w:p w14:paraId="4E0E7872" w14:textId="77777777">
      <w:pPr>
        <w:pStyle w:val="1846"/>
        <w:pBdr/>
        <w:tabs>
          <w:tab w:val="right" w:leader="dot" w:pos="9062"/>
        </w:tabs>
        <w:spacing/>
        <w:ind/>
        <w:rPr>
          <w:rFonts w:asciiTheme="minorHAnsi" w:hAnsiTheme="minorHAnsi" w:eastAsiaTheme="minorEastAsia" w:cstheme="minorBidi"/>
          <w:caps w:val="0"/>
          <w:sz w:val="22"/>
        </w:rPr>
      </w:pPr>
      <w:r/>
      <w:hyperlink w:tooltip="#_Toc232615689" w:anchor="_Toc232615689" w:history="1">
        <w:r>
          <w:rPr>
            <w:rStyle w:val="1827"/>
            <w:rFonts w:eastAsia="Arial"/>
            <w:caps w:val="0"/>
          </w:rPr>
          <w:t xml:space="preserve">FIGURA 2 - Interface de</w:t>
        </w:r>
        <w:r>
          <w:rPr>
            <w:rStyle w:val="1827"/>
            <w:rFonts w:eastAsia="Arial"/>
            <w:i/>
            <w:caps w:val="0"/>
          </w:rPr>
          <w:t xml:space="preserve"> feed</w:t>
        </w:r>
        <w:r>
          <w:rPr>
            <w:rStyle w:val="1827"/>
            <w:rFonts w:eastAsia="Arial"/>
            <w:caps w:val="0"/>
          </w:rPr>
          <w:t xml:space="preserve"> do aplicativo Colab</w:t>
        </w:r>
        <w:r>
          <w:rPr>
            <w:caps w:val="0"/>
          </w:rPr>
          <w:tab/>
        </w:r>
        <w:r>
          <w:rPr>
            <w:caps w:val="0"/>
          </w:rPr>
          <w:fldChar w:fldCharType="begin"/>
        </w:r>
        <w:r>
          <w:rPr>
            <w:caps w:val="0"/>
          </w:rPr>
          <w:instrText xml:space="preserve"> PAGEREF _Toc232615689 \h </w:instrText>
        </w:r>
        <w:r>
          <w:rPr>
            <w:caps w:val="0"/>
          </w:rPr>
        </w:r>
        <w:r>
          <w:rPr>
            <w:caps w:val="0"/>
          </w:rPr>
          <w:fldChar w:fldCharType="separate"/>
        </w:r>
        <w:r>
          <w:rPr>
            <w:caps w:val="0"/>
          </w:rPr>
          <w:t xml:space="preserve">20</w:t>
        </w:r>
        <w:r>
          <w:rPr>
            <w:caps w:val="0"/>
          </w:rPr>
          <w:fldChar w:fldCharType="end"/>
        </w:r>
      </w:hyperlink>
      <w:r/>
      <w:r>
        <w:rPr>
          <w:rFonts w:asciiTheme="minorHAnsi" w:hAnsiTheme="minorHAnsi" w:eastAsiaTheme="minorEastAsia" w:cstheme="minorBidi"/>
          <w:caps w:val="0"/>
          <w:sz w:val="22"/>
        </w:rPr>
      </w:r>
    </w:p>
    <w:p w14:paraId="1C2F9890" w14:textId="77777777">
      <w:pPr>
        <w:pStyle w:val="1846"/>
        <w:pBdr/>
        <w:tabs>
          <w:tab w:val="right" w:leader="dot" w:pos="9062"/>
        </w:tabs>
        <w:spacing/>
        <w:ind/>
        <w:rPr>
          <w:rFonts w:asciiTheme="minorHAnsi" w:hAnsiTheme="minorHAnsi" w:eastAsiaTheme="minorEastAsia" w:cstheme="minorBidi"/>
          <w:caps w:val="0"/>
          <w:sz w:val="22"/>
        </w:rPr>
      </w:pPr>
      <w:r/>
      <w:hyperlink w:tooltip="#_Toc232615690" w:anchor="_Toc232615690" w:history="1">
        <w:r>
          <w:rPr>
            <w:rStyle w:val="1827"/>
            <w:rFonts w:eastAsia="Arial"/>
            <w:caps w:val="0"/>
          </w:rPr>
          <w:t xml:space="preserve">FIGURA 3 - Seleção da unidade da federação na plataforma e-Ouve</w:t>
        </w:r>
        <w:r>
          <w:rPr>
            <w:caps w:val="0"/>
          </w:rPr>
          <w:tab/>
        </w:r>
        <w:r>
          <w:rPr>
            <w:caps w:val="0"/>
          </w:rPr>
          <w:fldChar w:fldCharType="begin"/>
        </w:r>
        <w:r>
          <w:rPr>
            <w:caps w:val="0"/>
          </w:rPr>
          <w:instrText xml:space="preserve"> PAGEREF _Toc232615690 \h </w:instrText>
        </w:r>
        <w:r>
          <w:rPr>
            <w:caps w:val="0"/>
          </w:rPr>
        </w:r>
        <w:r>
          <w:rPr>
            <w:caps w:val="0"/>
          </w:rPr>
          <w:fldChar w:fldCharType="separate"/>
        </w:r>
        <w:r>
          <w:rPr>
            <w:caps w:val="0"/>
          </w:rPr>
          <w:t xml:space="preserve">21</w:t>
        </w:r>
        <w:r>
          <w:rPr>
            <w:caps w:val="0"/>
          </w:rPr>
          <w:fldChar w:fldCharType="end"/>
        </w:r>
      </w:hyperlink>
      <w:r/>
      <w:r>
        <w:rPr>
          <w:rFonts w:asciiTheme="minorHAnsi" w:hAnsiTheme="minorHAnsi" w:eastAsiaTheme="minorEastAsia" w:cstheme="minorBidi"/>
          <w:caps w:val="0"/>
          <w:sz w:val="22"/>
        </w:rPr>
      </w:r>
    </w:p>
    <w:p w14:paraId="68FC9C69" w14:textId="77777777">
      <w:pPr>
        <w:pStyle w:val="1846"/>
        <w:pBdr/>
        <w:tabs>
          <w:tab w:val="right" w:leader="dot" w:pos="9062"/>
        </w:tabs>
        <w:spacing/>
        <w:ind/>
        <w:rPr>
          <w:rFonts w:asciiTheme="minorHAnsi" w:hAnsiTheme="minorHAnsi" w:eastAsiaTheme="minorEastAsia" w:cstheme="minorBidi"/>
          <w:caps w:val="0"/>
          <w:sz w:val="22"/>
        </w:rPr>
      </w:pPr>
      <w:r/>
      <w:hyperlink w:tooltip="#_Toc232615691" w:anchor="_Toc232615691" w:history="1">
        <w:r>
          <w:rPr>
            <w:rStyle w:val="1827"/>
            <w:rFonts w:eastAsia="Arial"/>
            <w:caps w:val="0"/>
          </w:rPr>
          <w:t xml:space="preserve">FIGURA 4 - Seleção de serviços na plataforma e-Ouve</w:t>
        </w:r>
        <w:r>
          <w:rPr>
            <w:caps w:val="0"/>
          </w:rPr>
          <w:tab/>
        </w:r>
        <w:r>
          <w:rPr>
            <w:caps w:val="0"/>
          </w:rPr>
          <w:fldChar w:fldCharType="begin"/>
        </w:r>
        <w:r>
          <w:rPr>
            <w:caps w:val="0"/>
          </w:rPr>
          <w:instrText xml:space="preserve"> PAGEREF _Toc232615691 \h </w:instrText>
        </w:r>
        <w:r>
          <w:rPr>
            <w:caps w:val="0"/>
          </w:rPr>
        </w:r>
        <w:r>
          <w:rPr>
            <w:caps w:val="0"/>
          </w:rPr>
          <w:fldChar w:fldCharType="separate"/>
        </w:r>
        <w:r>
          <w:rPr>
            <w:caps w:val="0"/>
          </w:rPr>
          <w:t xml:space="preserve">22</w:t>
        </w:r>
        <w:r>
          <w:rPr>
            <w:caps w:val="0"/>
          </w:rPr>
          <w:fldChar w:fldCharType="end"/>
        </w:r>
      </w:hyperlink>
      <w:r/>
      <w:r>
        <w:rPr>
          <w:rFonts w:asciiTheme="minorHAnsi" w:hAnsiTheme="minorHAnsi" w:eastAsiaTheme="minorEastAsia" w:cstheme="minorBidi"/>
          <w:caps w:val="0"/>
          <w:sz w:val="22"/>
        </w:rPr>
      </w:r>
    </w:p>
    <w:p w14:paraId="3E0948A7" w14:textId="77777777">
      <w:pPr>
        <w:pStyle w:val="1846"/>
        <w:pBdr/>
        <w:tabs>
          <w:tab w:val="right" w:leader="dot" w:pos="9062"/>
        </w:tabs>
        <w:spacing/>
        <w:ind/>
        <w:rPr>
          <w:rFonts w:asciiTheme="minorHAnsi" w:hAnsiTheme="minorHAnsi" w:eastAsiaTheme="minorEastAsia" w:cstheme="minorBidi"/>
          <w:caps w:val="0"/>
          <w:sz w:val="22"/>
        </w:rPr>
      </w:pPr>
      <w:r/>
      <w:hyperlink w:tooltip="#_Toc232615692" w:anchor="_Toc232615692" w:history="1">
        <w:r>
          <w:rPr>
            <w:rStyle w:val="1827"/>
            <w:rFonts w:eastAsia="Arial"/>
            <w:caps w:val="0"/>
          </w:rPr>
          <w:t xml:space="preserve">FIGURA 5 - Estrutura do repositório remoto no GitHub</w:t>
        </w:r>
        <w:r>
          <w:rPr>
            <w:caps w:val="0"/>
          </w:rPr>
          <w:tab/>
        </w:r>
        <w:r>
          <w:rPr>
            <w:caps w:val="0"/>
          </w:rPr>
          <w:fldChar w:fldCharType="begin"/>
        </w:r>
        <w:r>
          <w:rPr>
            <w:caps w:val="0"/>
          </w:rPr>
          <w:instrText xml:space="preserve"> PAGEREF _Toc232615692 \h </w:instrText>
        </w:r>
        <w:r>
          <w:rPr>
            <w:caps w:val="0"/>
          </w:rPr>
        </w:r>
        <w:r>
          <w:rPr>
            <w:caps w:val="0"/>
          </w:rPr>
          <w:fldChar w:fldCharType="separate"/>
        </w:r>
        <w:r>
          <w:rPr>
            <w:caps w:val="0"/>
          </w:rPr>
          <w:t xml:space="preserve">32</w:t>
        </w:r>
        <w:r>
          <w:rPr>
            <w:caps w:val="0"/>
          </w:rPr>
          <w:fldChar w:fldCharType="end"/>
        </w:r>
      </w:hyperlink>
      <w:r/>
      <w:r>
        <w:rPr>
          <w:rFonts w:asciiTheme="minorHAnsi" w:hAnsiTheme="minorHAnsi" w:eastAsiaTheme="minorEastAsia" w:cstheme="minorBidi"/>
          <w:caps w:val="0"/>
          <w:sz w:val="22"/>
        </w:rPr>
      </w:r>
    </w:p>
    <w:p w14:paraId="053506B6" w14:textId="77777777">
      <w:pPr>
        <w:pStyle w:val="1846"/>
        <w:pBdr/>
        <w:tabs>
          <w:tab w:val="right" w:leader="dot" w:pos="9062"/>
        </w:tabs>
        <w:spacing/>
        <w:ind/>
        <w:rPr>
          <w:rFonts w:asciiTheme="minorHAnsi" w:hAnsiTheme="minorHAnsi" w:eastAsiaTheme="minorEastAsia" w:cstheme="minorBidi"/>
          <w:caps w:val="0"/>
          <w:sz w:val="22"/>
        </w:rPr>
      </w:pPr>
      <w:r/>
      <w:hyperlink w:tooltip="#_Toc232615693" w:anchor="_Toc232615693" w:history="1">
        <w:r>
          <w:rPr>
            <w:rStyle w:val="1827"/>
            <w:rFonts w:eastAsia="Arial"/>
            <w:caps w:val="0"/>
          </w:rPr>
          <w:t xml:space="preserve">FIGURA 6 -  Perfil de usuário do respondente</w:t>
        </w:r>
        <w:r>
          <w:rPr>
            <w:caps w:val="0"/>
          </w:rPr>
          <w:tab/>
        </w:r>
        <w:r>
          <w:rPr>
            <w:caps w:val="0"/>
          </w:rPr>
          <w:fldChar w:fldCharType="begin"/>
        </w:r>
        <w:r>
          <w:rPr>
            <w:caps w:val="0"/>
          </w:rPr>
          <w:instrText xml:space="preserve"> PAGEREF _Toc232615693 \h </w:instrText>
        </w:r>
        <w:r>
          <w:rPr>
            <w:caps w:val="0"/>
          </w:rPr>
        </w:r>
        <w:r>
          <w:rPr>
            <w:caps w:val="0"/>
          </w:rPr>
          <w:fldChar w:fldCharType="separate"/>
        </w:r>
        <w:r>
          <w:rPr>
            <w:caps w:val="0"/>
          </w:rPr>
          <w:t xml:space="preserve">50</w:t>
        </w:r>
        <w:r>
          <w:rPr>
            <w:caps w:val="0"/>
          </w:rPr>
          <w:fldChar w:fldCharType="end"/>
        </w:r>
      </w:hyperlink>
      <w:r/>
      <w:r>
        <w:rPr>
          <w:rFonts w:asciiTheme="minorHAnsi" w:hAnsiTheme="minorHAnsi" w:eastAsiaTheme="minorEastAsia" w:cstheme="minorBidi"/>
          <w:caps w:val="0"/>
          <w:sz w:val="22"/>
        </w:rPr>
      </w:r>
    </w:p>
    <w:p w14:paraId="5E4F3800" w14:textId="77777777">
      <w:pPr>
        <w:pStyle w:val="1846"/>
        <w:pBdr/>
        <w:tabs>
          <w:tab w:val="right" w:leader="dot" w:pos="9062"/>
        </w:tabs>
        <w:spacing/>
        <w:ind/>
        <w:rPr>
          <w:rFonts w:asciiTheme="minorHAnsi" w:hAnsiTheme="minorHAnsi" w:eastAsiaTheme="minorEastAsia" w:cstheme="minorBidi"/>
          <w:caps w:val="0"/>
          <w:sz w:val="22"/>
        </w:rPr>
      </w:pPr>
      <w:r/>
      <w:hyperlink w:tooltip="#_Toc232615694" w:anchor="_Toc232615694" w:history="1">
        <w:r>
          <w:rPr>
            <w:rStyle w:val="1827"/>
            <w:rFonts w:eastAsia="Arial"/>
            <w:caps w:val="0"/>
          </w:rPr>
          <w:t xml:space="preserve">FIGURA 7 –  Experiência com aplicativos para registro de problemas da cidade</w:t>
        </w:r>
        <w:r>
          <w:rPr>
            <w:caps w:val="0"/>
          </w:rPr>
          <w:tab/>
        </w:r>
        <w:r>
          <w:rPr>
            <w:caps w:val="0"/>
          </w:rPr>
          <w:fldChar w:fldCharType="begin"/>
        </w:r>
        <w:r>
          <w:rPr>
            <w:caps w:val="0"/>
          </w:rPr>
          <w:instrText xml:space="preserve"> PAGEREF _Toc232615694 \h </w:instrText>
        </w:r>
        <w:r>
          <w:rPr>
            <w:caps w:val="0"/>
          </w:rPr>
        </w:r>
        <w:r>
          <w:rPr>
            <w:caps w:val="0"/>
          </w:rPr>
          <w:fldChar w:fldCharType="separate"/>
        </w:r>
        <w:r>
          <w:rPr>
            <w:caps w:val="0"/>
          </w:rPr>
          <w:t xml:space="preserve">51</w:t>
        </w:r>
        <w:r>
          <w:rPr>
            <w:caps w:val="0"/>
          </w:rPr>
          <w:fldChar w:fldCharType="end"/>
        </w:r>
      </w:hyperlink>
      <w:r/>
      <w:r>
        <w:rPr>
          <w:rFonts w:asciiTheme="minorHAnsi" w:hAnsiTheme="minorHAnsi" w:eastAsiaTheme="minorEastAsia" w:cstheme="minorBidi"/>
          <w:caps w:val="0"/>
          <w:sz w:val="22"/>
        </w:rPr>
      </w:r>
    </w:p>
    <w:p w14:paraId="20244792" w14:textId="77777777">
      <w:pPr>
        <w:pStyle w:val="1846"/>
        <w:pBdr/>
        <w:tabs>
          <w:tab w:val="right" w:leader="dot" w:pos="9062"/>
        </w:tabs>
        <w:spacing/>
        <w:ind/>
        <w:rPr>
          <w:rFonts w:asciiTheme="minorHAnsi" w:hAnsiTheme="minorHAnsi" w:eastAsiaTheme="minorEastAsia" w:cstheme="minorBidi"/>
          <w:caps w:val="0"/>
          <w:sz w:val="22"/>
        </w:rPr>
      </w:pPr>
      <w:r/>
      <w:hyperlink w:tooltip="#_Toc232615695" w:anchor="_Toc232615695" w:history="1">
        <w:r>
          <w:rPr>
            <w:rStyle w:val="1827"/>
            <w:rFonts w:eastAsia="Arial"/>
            <w:caps w:val="0"/>
          </w:rPr>
          <w:t xml:space="preserve">FIGURA 8 – Possibilidade de uso de um aplicativo para registrar ocorrências da cidade.</w:t>
        </w:r>
        <w:r>
          <w:rPr>
            <w:caps w:val="0"/>
          </w:rPr>
          <w:tab/>
        </w:r>
        <w:r>
          <w:rPr>
            <w:caps w:val="0"/>
          </w:rPr>
          <w:fldChar w:fldCharType="begin"/>
        </w:r>
        <w:r>
          <w:rPr>
            <w:caps w:val="0"/>
          </w:rPr>
          <w:instrText xml:space="preserve"> PAGEREF _Toc232615695 \h </w:instrText>
        </w:r>
        <w:r>
          <w:rPr>
            <w:caps w:val="0"/>
          </w:rPr>
        </w:r>
        <w:r>
          <w:rPr>
            <w:caps w:val="0"/>
          </w:rPr>
          <w:fldChar w:fldCharType="separate"/>
        </w:r>
        <w:r>
          <w:rPr>
            <w:caps w:val="0"/>
          </w:rPr>
          <w:t xml:space="preserve">51</w:t>
        </w:r>
        <w:r>
          <w:rPr>
            <w:caps w:val="0"/>
          </w:rPr>
          <w:fldChar w:fldCharType="end"/>
        </w:r>
      </w:hyperlink>
      <w:r/>
      <w:r>
        <w:rPr>
          <w:rFonts w:asciiTheme="minorHAnsi" w:hAnsiTheme="minorHAnsi" w:eastAsiaTheme="minorEastAsia" w:cstheme="minorBidi"/>
          <w:caps w:val="0"/>
          <w:sz w:val="22"/>
        </w:rPr>
      </w:r>
    </w:p>
    <w:p w14:paraId="2ADA7146" w14:textId="77777777">
      <w:pPr>
        <w:pStyle w:val="1829"/>
        <w:pBdr/>
        <w:spacing/>
        <w:ind/>
        <w:rPr/>
      </w:pPr>
      <w:r>
        <w:fldChar w:fldCharType="end"/>
      </w:r>
      <w:r/>
    </w:p>
    <w:p w14:paraId="19385DFA" w14:textId="77777777">
      <w:pPr>
        <w:pStyle w:val="1829"/>
        <w:pBdr/>
        <w:spacing/>
        <w:ind/>
        <w:rPr/>
      </w:pPr>
      <w:r/>
      <w:r/>
    </w:p>
    <w:p w14:paraId="227A079B" w14:textId="77777777">
      <w:pPr>
        <w:pStyle w:val="1829"/>
        <w:pBdr/>
        <w:spacing/>
        <w:ind/>
        <w:jc w:val="left"/>
        <w:rPr/>
      </w:pPr>
      <w:r>
        <w:br w:type="page" w:clear="all"/>
      </w:r>
      <w:r>
        <w:t xml:space="preserve">LISTA DE QUADROS</w:t>
      </w:r>
      <w:r/>
    </w:p>
    <w:p w14:paraId="3E82793C" w14:textId="77777777">
      <w:pPr>
        <w:pBdr/>
        <w:spacing/>
        <w:ind/>
        <w:rPr/>
      </w:pPr>
      <w:r>
        <w:t xml:space="preserve">A inclusão desta seção é necessária, pois haverá mais de 10 itens ao longo do trabalho.</w:t>
      </w:r>
      <w:r/>
    </w:p>
    <w:p w14:paraId="2E71C7EB" w14:textId="77777777">
      <w:pPr>
        <w:pStyle w:val="1829"/>
        <w:pBdr/>
        <w:spacing/>
        <w:ind/>
        <w:rPr/>
      </w:pPr>
      <w:r/>
      <w:r/>
    </w:p>
    <w:p w14:paraId="5E0F4308" w14:textId="77777777">
      <w:pPr>
        <w:pStyle w:val="1829"/>
        <w:pBdr/>
        <w:spacing/>
        <w:ind/>
        <w:rPr/>
      </w:pPr>
      <w:r>
        <w:br w:type="page" w:clear="all"/>
      </w:r>
      <w:r>
        <w:t xml:space="preserve">LISTA DE ABREVIATURAS E SIGLAS</w:t>
      </w:r>
      <w:r/>
    </w:p>
    <w:tbl>
      <w:tblPr>
        <w:tblStyle w:val="183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14:paraId="0A8B80BF" w14:textId="77777777">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14:paraId="24D6D603" w14:textId="77777777">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w:t>
            </w:r>
            <w:r>
              <w:rPr>
                <w:i/>
              </w:rPr>
              <w:t xml:space="preserve">, </w:t>
            </w:r>
            <w:r>
              <w:rPr>
                <w:i/>
              </w:rPr>
              <w:t xml:space="preserve">Consistency</w:t>
            </w:r>
            <w:r>
              <w:rPr>
                <w:i/>
              </w:rPr>
              <w:t xml:space="preserve">, </w:t>
            </w:r>
            <w:r>
              <w:rPr>
                <w:i/>
              </w:rPr>
              <w:t xml:space="preserve">Isolation</w:t>
            </w:r>
            <w:r>
              <w:rPr>
                <w:i/>
              </w:rPr>
              <w:t xml:space="preserve">, </w:t>
            </w:r>
            <w:r>
              <w:rPr>
                <w:i/>
              </w:rPr>
              <w:t xml:space="preserve">Durability</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0B1471AD" w14:textId="77777777">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14:paraId="2A59B651"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w:t>
            </w:r>
            <w:r>
              <w:rPr>
                <w:rFonts w:eastAsia="Arial"/>
                <w:i/>
                <w:color w:val="1f1f1f"/>
              </w:rPr>
              <w:t xml:space="preserve"> </w:t>
            </w:r>
            <w:r>
              <w:rPr>
                <w:rFonts w:eastAsia="Arial"/>
                <w:i/>
                <w:color w:val="1f1f1f"/>
              </w:rPr>
              <w:t xml:space="preserve">Programming</w:t>
            </w:r>
            <w:r>
              <w:rPr>
                <w:rFonts w:eastAsia="Arial"/>
                <w:i/>
                <w:color w:val="1f1f1f"/>
              </w:rPr>
              <w:t xml:space="preserve"> Interface</w:t>
            </w:r>
            <w:r>
              <w:rPr>
                <w:rFonts w:eastAsia="Arial"/>
                <w:i/>
                <w:color w:val="1f1f1f"/>
              </w:rPr>
            </w:r>
          </w:p>
        </w:tc>
      </w:tr>
      <w:tr>
        <w:trPr/>
        <w:tc>
          <w:tcPr>
            <w:tcBorders/>
            <w:tcMar>
              <w:left w:w="0" w:type="dxa"/>
              <w:top w:w="240" w:type="dxa"/>
              <w:right w:w="180" w:type="dxa"/>
              <w:bottom w:w="240" w:type="dxa"/>
            </w:tcMar>
            <w:tcW w:w="1425" w:type="dxa"/>
            <w:vAlign w:val="center"/>
          </w:tcPr>
          <w:p w14:paraId="6C228CEB" w14:textId="77777777">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14:paraId="04850E8F"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14:paraId="3F03BB9E" w14:textId="77777777">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14:paraId="0D41780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c>
          <w:tcPr>
            <w:tcBorders/>
            <w:tcMar>
              <w:left w:w="0" w:type="dxa"/>
              <w:top w:w="240" w:type="dxa"/>
              <w:right w:w="180" w:type="dxa"/>
              <w:bottom w:w="240" w:type="dxa"/>
            </w:tcMar>
            <w:tcW w:w="1425" w:type="dxa"/>
            <w:vAlign w:val="center"/>
          </w:tcPr>
          <w:p w14:paraId="51A25925" w14:textId="77777777">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14:paraId="5C42B7A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9D77D3B" w14:textId="77777777">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14:paraId="3AEC27E9"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i/>
                <w:color w:val="1f1f1f"/>
              </w:rPr>
              <w:t xml:space="preserve"> </w:t>
            </w:r>
            <w:r>
              <w:rPr>
                <w:rFonts w:eastAsia="Arial"/>
                <w:i/>
                <w:color w:val="1f1f1f"/>
              </w:rPr>
              <w:t xml:space="preserve">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46E423EF" w14:textId="77777777">
            <w:pPr>
              <w:pBdr/>
              <w:spacing w:after="0" w:line="240" w:lineRule="auto"/>
              <w:ind/>
              <w:rPr>
                <w:rFonts w:eastAsia="Arial"/>
                <w:color w:val="1f1f1f"/>
              </w:rPr>
            </w:pPr>
            <w:r>
              <w:t xml:space="preserve">IHC -</w:t>
            </w:r>
            <w:r>
              <w:rPr>
                <w:rFonts w:eastAsia="Arial"/>
                <w:color w:val="1f1f1f"/>
              </w:rPr>
            </w:r>
          </w:p>
        </w:tc>
        <w:tc>
          <w:tcPr>
            <w:tcBorders/>
            <w:tcMar>
              <w:left w:w="0" w:type="dxa"/>
              <w:top w:w="240" w:type="dxa"/>
              <w:right w:w="0" w:type="dxa"/>
              <w:bottom w:w="240" w:type="dxa"/>
            </w:tcMar>
            <w:tcW w:w="6945" w:type="dxa"/>
            <w:vAlign w:val="center"/>
            <w:vMerge w:val="restart"/>
          </w:tcPr>
          <w:p w14:paraId="394373DF"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p>
        </w:tc>
      </w:tr>
      <w:tr>
        <w:trPr/>
        <w:tc>
          <w:tcPr>
            <w:tcBorders/>
            <w:tcMar>
              <w:left w:w="0" w:type="dxa"/>
              <w:top w:w="240" w:type="dxa"/>
              <w:right w:w="180" w:type="dxa"/>
              <w:bottom w:w="240" w:type="dxa"/>
            </w:tcMar>
            <w:tcW w:w="1425" w:type="dxa"/>
            <w:vAlign w:val="center"/>
          </w:tcPr>
          <w:p w14:paraId="678340C8" w14:textId="77777777">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14:paraId="31591532"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w:t>
            </w:r>
            <w:r>
              <w:rPr>
                <w:rFonts w:eastAsia="Arial"/>
                <w:i/>
                <w:color w:val="1f1f1f"/>
              </w:rPr>
              <w:t xml:space="preserve">Runtime</w:t>
            </w:r>
            <w:r>
              <w:rPr>
                <w:rFonts w:eastAsia="Arial"/>
                <w:i/>
                <w:color w:val="1f1f1f"/>
              </w:rPr>
              <w:t xml:space="preserve"> </w:t>
            </w:r>
            <w:r>
              <w:rPr>
                <w:rFonts w:eastAsia="Arial"/>
                <w:i/>
                <w:color w:val="1f1f1f"/>
              </w:rPr>
              <w:t xml:space="preserve">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113B9A8" w14:textId="77777777">
            <w:pPr>
              <w:pBdr/>
              <w:spacing w:after="0" w:line="240" w:lineRule="auto"/>
              <w:ind/>
              <w:rPr>
                <w:rFonts w:eastAsia="Arial"/>
                <w:color w:val="1f1f1f"/>
                <w:highlight w:val="white"/>
              </w:rPr>
            </w:pPr>
            <w:r>
              <w:rPr>
                <w:rFonts w:eastAsia="Arial"/>
                <w:color w:val="1f1f1f"/>
                <w:highlight w:val="white"/>
              </w:rPr>
              <w:t xml:space="preserve">JSON -</w:t>
            </w:r>
            <w:r>
              <w:rPr>
                <w:rFonts w:eastAsia="Arial"/>
                <w:color w:val="1f1f1f"/>
                <w:highlight w:val="white"/>
              </w:rPr>
            </w:r>
          </w:p>
        </w:tc>
        <w:tc>
          <w:tcPr>
            <w:tcBorders/>
            <w:tcMar>
              <w:left w:w="0" w:type="dxa"/>
              <w:top w:w="240" w:type="dxa"/>
              <w:right w:w="0" w:type="dxa"/>
              <w:bottom w:w="240" w:type="dxa"/>
            </w:tcMar>
            <w:tcW w:w="6945" w:type="dxa"/>
            <w:vAlign w:val="center"/>
          </w:tcPr>
          <w:p w14:paraId="0CC61762"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w:t>
            </w:r>
            <w:r>
              <w:rPr>
                <w:rFonts w:eastAsia="Arial"/>
                <w:i/>
                <w:color w:val="1f1f1f"/>
              </w:rPr>
              <w:t xml:space="preserve"> </w:t>
            </w:r>
            <w:r>
              <w:rPr>
                <w:rFonts w:eastAsia="Arial"/>
                <w:i/>
                <w:color w:val="1f1f1f"/>
              </w:rPr>
              <w:t xml:space="preserve">Object</w:t>
            </w:r>
            <w:r>
              <w:rPr>
                <w:rFonts w:eastAsia="Arial"/>
                <w:i/>
                <w:color w:val="1f1f1f"/>
              </w:rPr>
              <w:t xml:space="preserve"> </w:t>
            </w:r>
            <w:r>
              <w:rPr>
                <w:rFonts w:eastAsia="Arial"/>
                <w:i/>
                <w:color w:val="1f1f1f"/>
              </w:rPr>
              <w:t xml:space="preserve">Notation</w:t>
            </w:r>
            <w:r>
              <w:rPr>
                <w:rFonts w:eastAsia="Arial"/>
                <w:i/>
                <w:color w:val="1f1f1f"/>
              </w:rPr>
            </w:r>
          </w:p>
        </w:tc>
      </w:tr>
      <w:tr>
        <w:trPr/>
        <w:tc>
          <w:tcPr>
            <w:tcBorders/>
            <w:tcMar>
              <w:left w:w="0" w:type="dxa"/>
              <w:top w:w="240" w:type="dxa"/>
              <w:right w:w="180" w:type="dxa"/>
              <w:bottom w:w="240" w:type="dxa"/>
            </w:tcMar>
            <w:tcW w:w="1425" w:type="dxa"/>
            <w:vAlign w:val="center"/>
          </w:tcPr>
          <w:p w14:paraId="761AC135" w14:textId="77777777">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14:paraId="7B730C34"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5AE4BEF6" w14:textId="77777777">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14:paraId="147ECF9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14:paraId="3BF593B3" w14:textId="77777777">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14:paraId="57301750"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w:t>
            </w:r>
            <w:r>
              <w:rPr>
                <w:rFonts w:eastAsia="Arial"/>
                <w:i/>
                <w:iCs/>
                <w:color w:val="1f1f1f"/>
              </w:rPr>
              <w:t xml:space="preserve">Language</w:t>
            </w:r>
            <w:r>
              <w:rPr>
                <w:rFonts w:eastAsia="Arial"/>
                <w:i/>
                <w:iCs/>
                <w:color w:val="1f1f1f"/>
              </w:rPr>
              <w:t xml:space="preserve"> Model</w:t>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42881326" w14:textId="77777777">
            <w:pPr>
              <w:pBdr/>
              <w:spacing w:after="0" w:line="240" w:lineRule="auto"/>
              <w:ind/>
              <w:rPr>
                <w:rFonts w:eastAsia="Arial"/>
                <w:color w:val="1f1f1f"/>
              </w:rPr>
            </w:pPr>
            <w:r>
              <w:rPr>
                <w:rFonts w:eastAsia="Arial"/>
                <w:color w:val="1f1f1f"/>
              </w:rPr>
              <w:t xml:space="preserve">LTS - </w:t>
            </w:r>
            <w:r>
              <w:rPr>
                <w:rFonts w:eastAsia="Arial"/>
                <w:color w:val="1f1f1f"/>
              </w:rPr>
            </w:r>
          </w:p>
        </w:tc>
        <w:tc>
          <w:tcPr>
            <w:tcBorders/>
            <w:tcMar>
              <w:left w:w="0" w:type="dxa"/>
              <w:top w:w="240" w:type="dxa"/>
              <w:right w:w="0" w:type="dxa"/>
              <w:bottom w:w="240" w:type="dxa"/>
            </w:tcMar>
            <w:tcW w:w="6945" w:type="dxa"/>
            <w:vAlign w:val="center"/>
            <w:vMerge w:val="restart"/>
          </w:tcPr>
          <w:p w14:paraId="79537856"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w:t>
            </w:r>
            <w:r>
              <w:rPr>
                <w:rFonts w:eastAsia="Arial"/>
                <w:i/>
                <w:iCs/>
                <w:color w:val="1f1f1f"/>
              </w:rPr>
              <w:t xml:space="preserve"> </w:t>
            </w:r>
            <w:r>
              <w:rPr>
                <w:rFonts w:eastAsia="Arial"/>
                <w:i/>
                <w:iCs/>
                <w:color w:val="1f1f1f"/>
              </w:rPr>
              <w:t xml:space="preserve">Support</w:t>
            </w:r>
            <w:r>
              <w:rPr>
                <w:rFonts w:eastAsia="Arial"/>
                <w:bCs/>
                <w:i/>
                <w:color w:val="1f1f1f"/>
              </w:rPr>
            </w:r>
          </w:p>
        </w:tc>
      </w:tr>
      <w:tr>
        <w:trPr/>
        <w:tc>
          <w:tcPr>
            <w:tcBorders/>
            <w:tcMar>
              <w:left w:w="0" w:type="dxa"/>
              <w:top w:w="240" w:type="dxa"/>
              <w:right w:w="180" w:type="dxa"/>
              <w:bottom w:w="240" w:type="dxa"/>
            </w:tcMar>
            <w:tcW w:w="1425" w:type="dxa"/>
            <w:vAlign w:val="center"/>
          </w:tcPr>
          <w:p w14:paraId="32FFD144" w14:textId="77777777">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14:paraId="1B0BEFF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w:t>
            </w:r>
            <w:r>
              <w:rPr>
                <w:rFonts w:eastAsia="Arial"/>
                <w:i/>
                <w:color w:val="1f1f1f"/>
              </w:rPr>
              <w:t xml:space="preserve"> </w:t>
            </w:r>
            <w:r>
              <w:rPr>
                <w:rFonts w:eastAsia="Arial"/>
                <w:i/>
                <w:color w:val="1f1f1f"/>
              </w:rPr>
              <w:t xml:space="preserve">Authentication</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4DE8C10E" w14:textId="77777777">
            <w:pPr>
              <w:pBdr/>
              <w:spacing w:after="0" w:line="240" w:lineRule="auto"/>
              <w:ind/>
              <w:rPr>
                <w:rFonts w:eastAsia="Arial"/>
                <w:color w:val="1f1f1f"/>
                <w:highlight w:val="white"/>
              </w:rPr>
            </w:pPr>
            <w:r>
              <w:rPr>
                <w:rFonts w:eastAsia="Arial"/>
                <w:color w:val="1f1f1f"/>
                <w:highlight w:val="white"/>
              </w:rPr>
              <w:t xml:space="preserve">ONU -</w:t>
            </w:r>
            <w:r>
              <w:rPr>
                <w:rFonts w:eastAsia="Arial"/>
                <w:color w:val="1f1f1f"/>
                <w:highlight w:val="white"/>
              </w:rPr>
            </w:r>
          </w:p>
        </w:tc>
        <w:tc>
          <w:tcPr>
            <w:tcBorders/>
            <w:tcMar>
              <w:left w:w="0" w:type="dxa"/>
              <w:top w:w="240" w:type="dxa"/>
              <w:right w:w="0" w:type="dxa"/>
              <w:bottom w:w="240" w:type="dxa"/>
            </w:tcMar>
            <w:tcW w:w="6945" w:type="dxa"/>
            <w:vAlign w:val="center"/>
          </w:tcPr>
          <w:p w14:paraId="754304D5"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r>
              <w:rPr>
                <w:rFonts w:eastAsia="Arial"/>
                <w:i/>
                <w:color w:val="1f1f1f"/>
              </w:rPr>
            </w:r>
          </w:p>
        </w:tc>
      </w:tr>
      <w:tr>
        <w:trPr/>
        <w:tc>
          <w:tcPr>
            <w:tcBorders/>
            <w:tcMar>
              <w:left w:w="0" w:type="dxa"/>
              <w:top w:w="240" w:type="dxa"/>
              <w:right w:w="180" w:type="dxa"/>
              <w:bottom w:w="240" w:type="dxa"/>
            </w:tcMar>
            <w:tcW w:w="1425" w:type="dxa"/>
            <w:vAlign w:val="center"/>
          </w:tcPr>
          <w:p w14:paraId="2C5BCF4A" w14:textId="77777777">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14:paraId="592C14F6"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w:t>
            </w:r>
            <w:r>
              <w:rPr>
                <w:rFonts w:eastAsia="Arial"/>
                <w:i/>
                <w:color w:val="1f1f1f"/>
              </w:rPr>
              <w:t xml:space="preser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7B3B1AA" w14:textId="77777777">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14:paraId="23B3BE4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w:t>
            </w:r>
            <w:r>
              <w:rPr>
                <w:rFonts w:eastAsia="Arial"/>
                <w:i/>
                <w:color w:val="1f1f1f"/>
              </w:rPr>
              <w:t xml:space="preserve">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F8166B4" w14:textId="77777777">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14:paraId="024DF6E3"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w:t>
            </w:r>
            <w:r>
              <w:rPr>
                <w:rFonts w:eastAsia="Arial"/>
                <w:i/>
                <w:color w:val="1f1f1f"/>
              </w:rPr>
              <w:t xml:space="preserve"> </w:t>
            </w:r>
            <w:r>
              <w:rPr>
                <w:rFonts w:eastAsia="Arial"/>
                <w:i/>
                <w:color w:val="1f1f1f"/>
              </w:rPr>
              <w:t xml:space="preserve">State</w:t>
            </w:r>
            <w:r>
              <w:rPr>
                <w:rFonts w:eastAsia="Arial"/>
                <w:i/>
                <w:color w:val="1f1f1f"/>
              </w:rPr>
              <w:t xml:space="preserve"> </w:t>
            </w:r>
            <w:r>
              <w:rPr>
                <w:rFonts w:eastAsia="Arial"/>
                <w:i/>
                <w:color w:val="1f1f1f"/>
              </w:rPr>
              <w:t xml:space="preserve">Transfer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3C57D9A" w14:textId="77777777">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14:paraId="5A705B5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14:paraId="2E0F6FD6" w14:textId="77777777">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14:paraId="2142202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14:paraId="118AC142" w14:textId="77777777">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14:paraId="1324AA3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c>
          <w:tcPr>
            <w:tcBorders/>
            <w:tcMar>
              <w:left w:w="0" w:type="dxa"/>
              <w:top w:w="240" w:type="dxa"/>
              <w:right w:w="180" w:type="dxa"/>
              <w:bottom w:w="240" w:type="dxa"/>
            </w:tcMar>
            <w:tcW w:w="1425" w:type="dxa"/>
            <w:vAlign w:val="center"/>
          </w:tcPr>
          <w:p w14:paraId="5B767114" w14:textId="77777777">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14:paraId="69DCF44D"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w:t>
            </w:r>
            <w:r>
              <w:rPr>
                <w:rFonts w:eastAsia="Arial"/>
                <w:i/>
                <w:color w:val="1f1f1f"/>
              </w:rPr>
              <w:t xml:space="preserve"> Sockets </w:t>
            </w:r>
            <w:r>
              <w:rPr>
                <w:rFonts w:eastAsia="Arial"/>
                <w:i/>
                <w:color w:val="1f1f1f"/>
              </w:rPr>
              <w:t xml:space="preserve">Layer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6224C580" w14:textId="77777777">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14:paraId="37B9AEC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14:paraId="6A5679E9" w14:textId="77777777">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14:paraId="128FCC4B"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w:t>
            </w:r>
            <w:r>
              <w:rPr>
                <w:rFonts w:eastAsia="Arial"/>
                <w:i/>
                <w:color w:val="1f1f1f"/>
              </w:rPr>
              <w:t xml:space="preserve"> </w:t>
            </w:r>
            <w:r>
              <w:rPr>
                <w:rFonts w:eastAsia="Arial"/>
                <w:i/>
                <w:color w:val="1f1f1f"/>
              </w:rPr>
              <w:t xml:space="preserve">Layer</w:t>
            </w:r>
            <w:r>
              <w:rPr>
                <w:rFonts w:eastAsia="Arial"/>
                <w:i/>
                <w:color w:val="1f1f1f"/>
              </w:rPr>
              <w:t xml:space="preserve"> Security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732B8DC9" w14:textId="77777777">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14:paraId="68EB5DE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w:t>
            </w:r>
            <w:r>
              <w:rPr>
                <w:rFonts w:eastAsia="Arial"/>
                <w:i/>
                <w:color w:val="1f1f1f"/>
              </w:rPr>
              <w:t xml:space="preserve"> </w:t>
            </w:r>
            <w:r>
              <w:rPr>
                <w:rFonts w:eastAsia="Arial"/>
                <w:i/>
                <w:color w:val="1f1f1f"/>
              </w:rPr>
              <w:t xml:space="preserve">Modeling</w:t>
            </w:r>
            <w:r>
              <w:rPr>
                <w:rFonts w:eastAsia="Arial"/>
                <w:i/>
                <w:color w:val="1f1f1f"/>
              </w:rPr>
              <w:t xml:space="preserve"> </w:t>
            </w:r>
            <w:r>
              <w:rPr>
                <w:rFonts w:eastAsia="Arial"/>
                <w:i/>
                <w:color w:val="1f1f1f"/>
              </w:rPr>
              <w:t xml:space="preserve">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3303631" w14:textId="77777777">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14:paraId="0B9BB60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w:t>
            </w:r>
            <w:r>
              <w:rPr>
                <w:rFonts w:eastAsia="Arial"/>
                <w:i/>
                <w:color w:val="1f1f1f"/>
              </w:rPr>
              <w:t xml:space="preserve"> Experience</w:t>
            </w:r>
            <w:r>
              <w:rPr>
                <w:rFonts w:eastAsia="Arial"/>
                <w:color w:val="1f1f1f"/>
              </w:rPr>
              <w:t xml:space="preserve"> </w:t>
            </w:r>
            <w:r/>
          </w:p>
        </w:tc>
      </w:tr>
      <w:tr>
        <w:trPr>
          <w:trHeight w:val="162"/>
        </w:trPr>
        <w:tc>
          <w:tcPr>
            <w:tcBorders/>
            <w:tcMar>
              <w:left w:w="0" w:type="dxa"/>
              <w:top w:w="240" w:type="dxa"/>
              <w:right w:w="180" w:type="dxa"/>
              <w:bottom w:w="240" w:type="dxa"/>
            </w:tcMar>
            <w:tcW w:w="1425" w:type="dxa"/>
            <w:vAlign w:val="center"/>
          </w:tcPr>
          <w:p w14:paraId="48C13208" w14:textId="77777777">
            <w:pPr>
              <w:pBdr/>
              <w:spacing w:after="0" w:line="240" w:lineRule="auto"/>
              <w:ind/>
              <w:rPr>
                <w:rFonts w:eastAsia="Arial"/>
                <w:color w:val="1f1f1f"/>
                <w:highlight w:val="white"/>
              </w:rPr>
            </w:pPr>
            <w:r>
              <w:rPr>
                <w:rFonts w:eastAsia="Arial"/>
                <w:color w:val="1f1f1f"/>
                <w:highlight w:val="white"/>
              </w:rPr>
              <w:t xml:space="preserve">WWW -</w:t>
            </w:r>
            <w:r>
              <w:rPr>
                <w:rFonts w:eastAsia="Arial"/>
                <w:color w:val="1f1f1f"/>
                <w:highlight w:val="white"/>
              </w:rPr>
            </w:r>
          </w:p>
        </w:tc>
        <w:tc>
          <w:tcPr>
            <w:tcBorders/>
            <w:tcMar>
              <w:left w:w="0" w:type="dxa"/>
              <w:top w:w="240" w:type="dxa"/>
              <w:right w:w="0" w:type="dxa"/>
              <w:bottom w:w="240" w:type="dxa"/>
            </w:tcMar>
            <w:tcW w:w="6945" w:type="dxa"/>
            <w:vAlign w:val="center"/>
          </w:tcPr>
          <w:p w14:paraId="36A94488"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t>
            </w:r>
            <w:r>
              <w:rPr>
                <w:rFonts w:eastAsia="Arial"/>
                <w:i/>
                <w:color w:val="1f1f1f"/>
              </w:rPr>
              <w:t xml:space="preserve">Wide</w:t>
            </w:r>
            <w:r>
              <w:rPr>
                <w:rFonts w:eastAsia="Arial"/>
                <w:i/>
                <w:color w:val="1f1f1f"/>
              </w:rPr>
              <w:t xml:space="preserve"> Web</w:t>
            </w:r>
            <w:r>
              <w:rPr>
                <w:rFonts w:eastAsia="Arial"/>
                <w:i/>
                <w:color w:val="1f1f1f"/>
              </w:rPr>
            </w:r>
          </w:p>
        </w:tc>
      </w:tr>
    </w:tbl>
    <w:p w14:paraId="0438A7BA" w14:textId="77777777">
      <w:pPr>
        <w:pStyle w:val="1829"/>
        <w:pBdr/>
        <w:spacing/>
        <w:ind/>
        <w:jc w:val="both"/>
        <w:rPr/>
      </w:pPr>
      <w:r/>
      <w:r/>
    </w:p>
    <w:p w14:paraId="0C872AA5" w14:textId="77777777">
      <w:pPr>
        <w:pStyle w:val="1829"/>
        <w:pBdr/>
        <w:spacing/>
        <w:ind/>
        <w:jc w:val="both"/>
        <w:rPr/>
      </w:pPr>
      <w:r>
        <w:br w:type="page" w:clear="all"/>
      </w:r>
      <w:r/>
    </w:p>
    <w:p w14:paraId="387BA587" w14:textId="77777777">
      <w:pPr>
        <w:pStyle w:val="1829"/>
        <w:pBdr/>
        <w:spacing/>
        <w:ind/>
        <w:rPr/>
      </w:pPr>
      <w:r>
        <w:t xml:space="preserve">SUMÁRIO</w:t>
      </w:r>
      <w:r/>
    </w:p>
    <w:p w14:paraId="7A89FE9C" w14:textId="77777777">
      <w:pPr>
        <w:pStyle w:val="1824"/>
        <w:pBdr/>
        <w:tabs>
          <w:tab w:val="right" w:leader="dot" w:pos="9062"/>
        </w:tabs>
        <w:spacing/>
        <w:ind/>
        <w:rPr/>
      </w:pPr>
      <w:r>
        <w:rPr>
          <w:bCs/>
        </w:rPr>
        <w:fldChar w:fldCharType="begin"/>
      </w:r>
      <w:r>
        <w:rPr>
          <w:bCs/>
        </w:rPr>
        <w:instrText xml:space="preserve"> TOC \o "1-5" \h \z \u </w:instrText>
      </w:r>
      <w:r>
        <w:rPr>
          <w:bCs/>
        </w:rPr>
        <w:fldChar w:fldCharType="separate"/>
      </w:r>
      <w:hyperlink w:tooltip="#_Toc1" w:anchor="_Toc1" w:history="1">
        <w:r>
          <w:rPr>
            <w:rStyle w:val="1827"/>
          </w:rPr>
          <w:t xml:space="preserve">1 INTRODUÇÃO</w:t>
        </w:r>
        <w:r>
          <w:tab/>
        </w:r>
        <w:r>
          <w:fldChar w:fldCharType="begin"/>
        </w:r>
        <w:r>
          <w:instrText xml:space="preserve">PAGEREF _Toc1 \h</w:instrText>
        </w:r>
        <w:r>
          <w:fldChar w:fldCharType="separate"/>
        </w:r>
        <w:r>
          <w:t xml:space="preserve">15</w:t>
        </w:r>
        <w:r>
          <w:fldChar w:fldCharType="end"/>
        </w:r>
      </w:hyperlink>
      <w:r/>
      <w:r/>
    </w:p>
    <w:p w14:paraId="1AF9AD52" w14:textId="77777777">
      <w:pPr>
        <w:pStyle w:val="1824"/>
        <w:pBdr/>
        <w:tabs>
          <w:tab w:val="right" w:leader="dot" w:pos="9062"/>
        </w:tabs>
        <w:spacing/>
        <w:ind/>
        <w:rPr/>
      </w:pPr>
      <w:r/>
      <w:hyperlink w:tooltip="#_Toc2" w:anchor="_Toc2" w:history="1">
        <w:r>
          <w:rPr>
            <w:rStyle w:val="1827"/>
          </w:rPr>
          <w:t xml:space="preserve">2 REVISÃO BIBLIOGRÁFICA</w:t>
        </w:r>
        <w:r>
          <w:tab/>
        </w:r>
        <w:r>
          <w:fldChar w:fldCharType="begin"/>
        </w:r>
        <w:r>
          <w:instrText xml:space="preserve">PAGEREF _Toc2 \h</w:instrText>
        </w:r>
        <w:r>
          <w:fldChar w:fldCharType="separate"/>
        </w:r>
        <w:r>
          <w:t xml:space="preserve">17</w:t>
        </w:r>
        <w:r>
          <w:fldChar w:fldCharType="end"/>
        </w:r>
      </w:hyperlink>
      <w:r/>
      <w:r/>
    </w:p>
    <w:p w14:paraId="777AE5FF" w14:textId="77777777">
      <w:pPr>
        <w:pStyle w:val="1825"/>
        <w:pBdr/>
        <w:tabs>
          <w:tab w:val="right" w:leader="dot" w:pos="9062"/>
        </w:tabs>
        <w:spacing/>
        <w:ind/>
        <w:rPr/>
      </w:pPr>
      <w:r/>
      <w:hyperlink w:tooltip="#_Toc3" w:anchor="_Toc3" w:history="1">
        <w:r>
          <w:rPr>
            <w:rStyle w:val="1827"/>
          </w:rPr>
          <w:t xml:space="preserve">2.1 CIDADES INTELIGENTES E RESILIENTES </w:t>
        </w:r>
        <w:r>
          <w:tab/>
        </w:r>
        <w:r>
          <w:fldChar w:fldCharType="begin"/>
        </w:r>
        <w:r>
          <w:instrText xml:space="preserve">PAGEREF _Toc3 \h</w:instrText>
        </w:r>
        <w:r>
          <w:fldChar w:fldCharType="separate"/>
        </w:r>
        <w:r>
          <w:t xml:space="preserve">17</w:t>
        </w:r>
        <w:r>
          <w:fldChar w:fldCharType="end"/>
        </w:r>
      </w:hyperlink>
      <w:r/>
      <w:r/>
    </w:p>
    <w:p w14:paraId="40D66538" w14:textId="77777777">
      <w:pPr>
        <w:pStyle w:val="1826"/>
        <w:pBdr/>
        <w:tabs>
          <w:tab w:val="right" w:leader="dot" w:pos="9062"/>
        </w:tabs>
        <w:spacing/>
        <w:ind/>
        <w:rPr/>
      </w:pPr>
      <w:r/>
      <w:hyperlink w:tooltip="#_Toc4" w:anchor="_Toc4" w:history="1">
        <w:r>
          <w:rPr>
            <w:rStyle w:val="1827"/>
          </w:rPr>
          <w:t xml:space="preserve">2.1.1 Fundamentos de Cidade Resiliente</w:t>
        </w:r>
        <w:r>
          <w:tab/>
        </w:r>
        <w:r>
          <w:fldChar w:fldCharType="begin"/>
        </w:r>
        <w:r>
          <w:instrText xml:space="preserve">PAGEREF _Toc4 \h</w:instrText>
        </w:r>
        <w:r>
          <w:fldChar w:fldCharType="separate"/>
        </w:r>
        <w:r>
          <w:t xml:space="preserve">18</w:t>
        </w:r>
        <w:r>
          <w:fldChar w:fldCharType="end"/>
        </w:r>
      </w:hyperlink>
      <w:r/>
      <w:r/>
    </w:p>
    <w:p w14:paraId="7BF5D94D" w14:textId="77777777">
      <w:pPr>
        <w:pStyle w:val="1826"/>
        <w:pBdr/>
        <w:tabs>
          <w:tab w:val="right" w:leader="dot" w:pos="9062"/>
        </w:tabs>
        <w:spacing/>
        <w:ind/>
        <w:rPr/>
      </w:pPr>
      <w:r/>
      <w:hyperlink w:tooltip="#_Toc5" w:anchor="_Toc5" w:history="1">
        <w:r>
          <w:rPr>
            <w:rStyle w:val="1827"/>
          </w:rPr>
          <w:t xml:space="preserve">2.1.2 Zeladoria Pública e Gestão de Serviços</w:t>
        </w:r>
        <w:r>
          <w:tab/>
        </w:r>
        <w:r>
          <w:fldChar w:fldCharType="begin"/>
        </w:r>
        <w:r>
          <w:instrText xml:space="preserve">PAGEREF _Toc5 \h</w:instrText>
        </w:r>
        <w:r>
          <w:fldChar w:fldCharType="separate"/>
        </w:r>
        <w:r>
          <w:t xml:space="preserve">18</w:t>
        </w:r>
        <w:r>
          <w:fldChar w:fldCharType="end"/>
        </w:r>
      </w:hyperlink>
      <w:r/>
      <w:r/>
    </w:p>
    <w:p w14:paraId="219E5583" w14:textId="77777777">
      <w:pPr>
        <w:pStyle w:val="1826"/>
        <w:pBdr/>
        <w:tabs>
          <w:tab w:val="right" w:leader="dot" w:pos="9062"/>
        </w:tabs>
        <w:spacing/>
        <w:ind/>
        <w:rPr/>
      </w:pPr>
      <w:r/>
      <w:hyperlink w:tooltip="#_Toc6" w:anchor="_Toc6" w:history="1">
        <w:r>
          <w:rPr>
            <w:rStyle w:val="1827"/>
          </w:rPr>
          <w:t xml:space="preserve">2.1.3 Participação Cidadã por meio de Sistemas de Informação Automatizados</w:t>
        </w:r>
        <w:r>
          <w:tab/>
        </w:r>
        <w:r>
          <w:fldChar w:fldCharType="begin"/>
        </w:r>
        <w:r>
          <w:instrText xml:space="preserve">PAGEREF _Toc6 \h</w:instrText>
        </w:r>
        <w:r>
          <w:fldChar w:fldCharType="separate"/>
        </w:r>
        <w:r>
          <w:t xml:space="preserve">18</w:t>
        </w:r>
        <w:r>
          <w:fldChar w:fldCharType="end"/>
        </w:r>
      </w:hyperlink>
      <w:r/>
      <w:r/>
    </w:p>
    <w:p w14:paraId="524343DA" w14:textId="77777777">
      <w:pPr>
        <w:pStyle w:val="1825"/>
        <w:pBdr/>
        <w:tabs>
          <w:tab w:val="right" w:leader="dot" w:pos="9062"/>
        </w:tabs>
        <w:spacing/>
        <w:ind/>
        <w:rPr/>
      </w:pPr>
      <w:r/>
      <w:hyperlink w:tooltip="#_Toc7" w:anchor="_Toc7" w:history="1">
        <w:r>
          <w:rPr>
            <w:rStyle w:val="1827"/>
          </w:rPr>
          <w:t xml:space="preserve">2.2 TRABALHOS RELACIONADOS</w:t>
        </w:r>
        <w:r>
          <w:tab/>
        </w:r>
        <w:r>
          <w:fldChar w:fldCharType="begin"/>
        </w:r>
        <w:r>
          <w:instrText xml:space="preserve">PAGEREF _Toc7 \h</w:instrText>
        </w:r>
        <w:r>
          <w:fldChar w:fldCharType="separate"/>
        </w:r>
        <w:r>
          <w:t xml:space="preserve">19</w:t>
        </w:r>
        <w:r>
          <w:fldChar w:fldCharType="end"/>
        </w:r>
      </w:hyperlink>
      <w:r/>
      <w:r/>
    </w:p>
    <w:p w14:paraId="798EE40C" w14:textId="77777777">
      <w:pPr>
        <w:pStyle w:val="1824"/>
        <w:pBdr/>
        <w:tabs>
          <w:tab w:val="right" w:leader="dot" w:pos="9062"/>
        </w:tabs>
        <w:spacing/>
        <w:ind/>
        <w:rPr/>
      </w:pPr>
      <w:r/>
      <w:hyperlink w:tooltip="#_Toc8" w:anchor="_Toc8" w:history="1">
        <w:r>
          <w:rPr>
            <w:rStyle w:val="1827"/>
          </w:rPr>
          <w:t xml:space="preserve">3 OBJETIVO DO PROJETO</w:t>
        </w:r>
        <w:r>
          <w:tab/>
        </w:r>
        <w:r>
          <w:fldChar w:fldCharType="begin"/>
        </w:r>
        <w:r>
          <w:instrText xml:space="preserve">PAGEREF _Toc8 \h</w:instrText>
        </w:r>
        <w:r>
          <w:fldChar w:fldCharType="separate"/>
        </w:r>
        <w:r>
          <w:t xml:space="preserve">23</w:t>
        </w:r>
        <w:r>
          <w:fldChar w:fldCharType="end"/>
        </w:r>
      </w:hyperlink>
      <w:r/>
      <w:r/>
    </w:p>
    <w:p w14:paraId="79CFA91A" w14:textId="77777777">
      <w:pPr>
        <w:pStyle w:val="1825"/>
        <w:pBdr/>
        <w:tabs>
          <w:tab w:val="right" w:leader="dot" w:pos="9062"/>
        </w:tabs>
        <w:spacing/>
        <w:ind/>
        <w:rPr/>
      </w:pPr>
      <w:r/>
      <w:hyperlink w:tooltip="#_Toc9" w:anchor="_Toc9" w:history="1">
        <w:r>
          <w:rPr>
            <w:rStyle w:val="1827"/>
          </w:rPr>
          <w:t xml:space="preserve">3.1 FORMULAÇÃO DO PROBLEMA</w:t>
        </w:r>
        <w:r>
          <w:tab/>
        </w:r>
        <w:r>
          <w:fldChar w:fldCharType="begin"/>
        </w:r>
        <w:r>
          <w:instrText xml:space="preserve">PAGEREF _Toc9 \h</w:instrText>
        </w:r>
        <w:r>
          <w:fldChar w:fldCharType="separate"/>
        </w:r>
        <w:r>
          <w:t xml:space="preserve">23</w:t>
        </w:r>
        <w:r>
          <w:fldChar w:fldCharType="end"/>
        </w:r>
      </w:hyperlink>
      <w:r/>
      <w:r/>
    </w:p>
    <w:p w14:paraId="2E973751" w14:textId="77777777">
      <w:pPr>
        <w:pStyle w:val="1825"/>
        <w:pBdr/>
        <w:tabs>
          <w:tab w:val="right" w:leader="dot" w:pos="9062"/>
        </w:tabs>
        <w:spacing/>
        <w:ind/>
        <w:rPr/>
      </w:pPr>
      <w:r/>
      <w:hyperlink w:tooltip="#_Toc10" w:anchor="_Toc10" w:history="1">
        <w:r>
          <w:rPr>
            <w:rStyle w:val="1827"/>
          </w:rPr>
          <w:t xml:space="preserve">3.2 OBJETIVOS </w:t>
        </w:r>
        <w:r>
          <w:tab/>
        </w:r>
        <w:r>
          <w:fldChar w:fldCharType="begin"/>
        </w:r>
        <w:r>
          <w:instrText xml:space="preserve">PAGEREF _Toc10 \h</w:instrText>
        </w:r>
        <w:r>
          <w:fldChar w:fldCharType="separate"/>
        </w:r>
        <w:r>
          <w:t xml:space="preserve">24</w:t>
        </w:r>
        <w:r>
          <w:fldChar w:fldCharType="end"/>
        </w:r>
      </w:hyperlink>
      <w:r/>
      <w:r/>
    </w:p>
    <w:p w14:paraId="7A31F56A" w14:textId="77777777">
      <w:pPr>
        <w:pStyle w:val="1825"/>
        <w:pBdr/>
        <w:tabs>
          <w:tab w:val="right" w:leader="dot" w:pos="9062"/>
        </w:tabs>
        <w:spacing/>
        <w:ind/>
        <w:rPr/>
      </w:pPr>
      <w:r/>
      <w:hyperlink w:tooltip="#_Toc11" w:anchor="_Toc11" w:history="1">
        <w:r>
          <w:rPr>
            <w:rStyle w:val="1827"/>
          </w:rPr>
          <w:t xml:space="preserve">3.3 JUSTIFICATIVA </w:t>
        </w:r>
        <w:r>
          <w:tab/>
        </w:r>
        <w:r>
          <w:fldChar w:fldCharType="begin"/>
        </w:r>
        <w:r>
          <w:instrText xml:space="preserve">PAGEREF _Toc11 \h</w:instrText>
        </w:r>
        <w:r>
          <w:fldChar w:fldCharType="separate"/>
        </w:r>
        <w:r>
          <w:t xml:space="preserve">24</w:t>
        </w:r>
        <w:r>
          <w:fldChar w:fldCharType="end"/>
        </w:r>
      </w:hyperlink>
      <w:r/>
      <w:r/>
    </w:p>
    <w:p w14:paraId="69A0DF4A" w14:textId="77777777">
      <w:pPr>
        <w:pStyle w:val="1824"/>
        <w:pBdr/>
        <w:tabs>
          <w:tab w:val="right" w:leader="dot" w:pos="9062"/>
        </w:tabs>
        <w:spacing/>
        <w:ind/>
        <w:rPr/>
      </w:pPr>
      <w:r/>
      <w:hyperlink w:tooltip="#_Toc12" w:anchor="_Toc12" w:history="1">
        <w:r>
          <w:rPr>
            <w:rStyle w:val="1827"/>
          </w:rPr>
          <w:t xml:space="preserve">4 MÉTODOS GERENCIAIS</w:t>
        </w:r>
        <w:r>
          <w:tab/>
        </w:r>
        <w:r>
          <w:fldChar w:fldCharType="begin"/>
        </w:r>
        <w:r>
          <w:instrText xml:space="preserve">PAGEREF _Toc12 \h</w:instrText>
        </w:r>
        <w:r>
          <w:fldChar w:fldCharType="separate"/>
        </w:r>
        <w:r>
          <w:t xml:space="preserve">26</w:t>
        </w:r>
        <w:r>
          <w:fldChar w:fldCharType="end"/>
        </w:r>
      </w:hyperlink>
      <w:r/>
      <w:r/>
    </w:p>
    <w:p w14:paraId="5BA2F66B" w14:textId="77777777">
      <w:pPr>
        <w:pStyle w:val="1825"/>
        <w:pBdr/>
        <w:tabs>
          <w:tab w:val="right" w:leader="dot" w:pos="9062"/>
        </w:tabs>
        <w:spacing/>
        <w:ind/>
        <w:rPr/>
      </w:pPr>
      <w:r/>
      <w:hyperlink w:tooltip="#_Toc13" w:anchor="_Toc13" w:history="1">
        <w:r>
          <w:rPr>
            <w:rStyle w:val="1827"/>
          </w:rPr>
          <w:t xml:space="preserve">4.1 GERENCIAMENTO DO PROJETO</w:t>
        </w:r>
        <w:r>
          <w:tab/>
        </w:r>
        <w:r>
          <w:fldChar w:fldCharType="begin"/>
        </w:r>
        <w:r>
          <w:instrText xml:space="preserve">PAGEREF _Toc13 \h</w:instrText>
        </w:r>
        <w:r>
          <w:fldChar w:fldCharType="separate"/>
        </w:r>
        <w:r>
          <w:t xml:space="preserve">26</w:t>
        </w:r>
        <w:r>
          <w:fldChar w:fldCharType="end"/>
        </w:r>
      </w:hyperlink>
      <w:r/>
      <w:r/>
    </w:p>
    <w:p w14:paraId="15D44D3A" w14:textId="77777777">
      <w:pPr>
        <w:pStyle w:val="1825"/>
        <w:pBdr/>
        <w:tabs>
          <w:tab w:val="right" w:leader="dot" w:pos="9062"/>
        </w:tabs>
        <w:spacing/>
        <w:ind/>
        <w:rPr/>
      </w:pPr>
      <w:r/>
      <w:hyperlink w:tooltip="#_Toc14" w:anchor="_Toc14" w:history="1">
        <w:r>
          <w:rPr>
            <w:rStyle w:val="1827"/>
          </w:rPr>
          <w:t xml:space="preserve">4.2 MODELO DE CICLO DE VIDA </w:t>
        </w:r>
        <w:r>
          <w:tab/>
        </w:r>
        <w:r>
          <w:fldChar w:fldCharType="begin"/>
        </w:r>
        <w:r>
          <w:instrText xml:space="preserve">PAGEREF _Toc14 \h</w:instrText>
        </w:r>
        <w:r>
          <w:fldChar w:fldCharType="separate"/>
        </w:r>
        <w:r>
          <w:t xml:space="preserve">27</w:t>
        </w:r>
        <w:r>
          <w:fldChar w:fldCharType="end"/>
        </w:r>
      </w:hyperlink>
      <w:r/>
      <w:r/>
    </w:p>
    <w:p w14:paraId="0CA36232" w14:textId="77777777">
      <w:pPr>
        <w:pStyle w:val="1825"/>
        <w:pBdr/>
        <w:tabs>
          <w:tab w:val="right" w:leader="dot" w:pos="9062"/>
        </w:tabs>
        <w:spacing/>
        <w:ind/>
        <w:rPr/>
      </w:pPr>
      <w:r/>
      <w:hyperlink w:tooltip="#_Toc15" w:anchor="_Toc15" w:history="1">
        <w:r>
          <w:rPr>
            <w:rStyle w:val="1827"/>
          </w:rPr>
          <w:t xml:space="preserve">4.3 RECURSOS NECESSÁRIOS</w:t>
        </w:r>
        <w:r>
          <w:tab/>
        </w:r>
        <w:r>
          <w:fldChar w:fldCharType="begin"/>
        </w:r>
        <w:r>
          <w:instrText xml:space="preserve">PAGEREF _Toc15 \h</w:instrText>
        </w:r>
        <w:r>
          <w:fldChar w:fldCharType="separate"/>
        </w:r>
        <w:r>
          <w:t xml:space="preserve">28</w:t>
        </w:r>
        <w:r>
          <w:fldChar w:fldCharType="end"/>
        </w:r>
      </w:hyperlink>
      <w:r/>
      <w:r/>
    </w:p>
    <w:p w14:paraId="72FACD83" w14:textId="77777777">
      <w:pPr>
        <w:pStyle w:val="1826"/>
        <w:pBdr/>
        <w:tabs>
          <w:tab w:val="right" w:leader="dot" w:pos="9062"/>
        </w:tabs>
        <w:spacing/>
        <w:ind/>
        <w:rPr/>
      </w:pPr>
      <w:r/>
      <w:hyperlink w:tooltip="#_Toc16" w:anchor="_Toc16" w:history="1">
        <w:r>
          <w:rPr>
            <w:rStyle w:val="1827"/>
          </w:rPr>
          <w:t xml:space="preserve">4.3.1 Recursos Humanos</w:t>
        </w:r>
        <w:r>
          <w:tab/>
        </w:r>
        <w:r>
          <w:fldChar w:fldCharType="begin"/>
        </w:r>
        <w:r>
          <w:instrText xml:space="preserve">PAGEREF _Toc16 \h</w:instrText>
        </w:r>
        <w:r>
          <w:fldChar w:fldCharType="separate"/>
        </w:r>
        <w:r>
          <w:t xml:space="preserve">28</w:t>
        </w:r>
        <w:r>
          <w:fldChar w:fldCharType="end"/>
        </w:r>
      </w:hyperlink>
      <w:r/>
      <w:r/>
    </w:p>
    <w:p w14:paraId="1AAB0105" w14:textId="77777777">
      <w:pPr>
        <w:pStyle w:val="1826"/>
        <w:pBdr/>
        <w:tabs>
          <w:tab w:val="right" w:leader="dot" w:pos="9062"/>
        </w:tabs>
        <w:spacing/>
        <w:ind/>
        <w:rPr/>
      </w:pPr>
      <w:r/>
      <w:hyperlink w:tooltip="#_Toc17" w:anchor="_Toc17" w:history="1">
        <w:r>
          <w:rPr>
            <w:rStyle w:val="1827"/>
          </w:rPr>
          <w:t xml:space="preserve">4.3.2 Recursos de Hardware</w:t>
        </w:r>
        <w:r>
          <w:tab/>
        </w:r>
        <w:r>
          <w:fldChar w:fldCharType="begin"/>
        </w:r>
        <w:r>
          <w:instrText xml:space="preserve">PAGEREF _Toc17 \h</w:instrText>
        </w:r>
        <w:r>
          <w:fldChar w:fldCharType="separate"/>
        </w:r>
        <w:r>
          <w:t xml:space="preserve">28</w:t>
        </w:r>
        <w:r>
          <w:fldChar w:fldCharType="end"/>
        </w:r>
      </w:hyperlink>
      <w:r/>
      <w:r/>
    </w:p>
    <w:p w14:paraId="2D52DBFC" w14:textId="77777777">
      <w:pPr>
        <w:pStyle w:val="1826"/>
        <w:pBdr/>
        <w:tabs>
          <w:tab w:val="right" w:leader="dot" w:pos="9062"/>
        </w:tabs>
        <w:spacing/>
        <w:ind/>
        <w:rPr/>
      </w:pPr>
      <w:r/>
      <w:hyperlink w:tooltip="#_Toc18" w:anchor="_Toc18" w:history="1">
        <w:r>
          <w:rPr>
            <w:rStyle w:val="1827"/>
          </w:rPr>
          <w:t xml:space="preserve">4.3.3 Recursos de Software</w:t>
        </w:r>
        <w:r>
          <w:tab/>
        </w:r>
        <w:r>
          <w:fldChar w:fldCharType="begin"/>
        </w:r>
        <w:r>
          <w:instrText xml:space="preserve">PAGEREF _Toc18 \h</w:instrText>
        </w:r>
        <w:r>
          <w:fldChar w:fldCharType="separate"/>
        </w:r>
        <w:r>
          <w:t xml:space="preserve">29</w:t>
        </w:r>
        <w:r>
          <w:fldChar w:fldCharType="end"/>
        </w:r>
      </w:hyperlink>
      <w:r/>
      <w:r/>
    </w:p>
    <w:p w14:paraId="5ECE0ABE" w14:textId="77777777">
      <w:pPr>
        <w:pStyle w:val="1826"/>
        <w:pBdr/>
        <w:tabs>
          <w:tab w:val="right" w:leader="dot" w:pos="9062"/>
        </w:tabs>
        <w:spacing/>
        <w:ind/>
        <w:rPr/>
      </w:pPr>
      <w:r/>
      <w:hyperlink w:tooltip="#_Toc19" w:anchor="_Toc19" w:history="1">
        <w:r>
          <w:rPr>
            <w:rStyle w:val="1827"/>
          </w:rPr>
          <w:t xml:space="preserve">4.3.4 Outros Recursos</w:t>
        </w:r>
        <w:r>
          <w:tab/>
        </w:r>
        <w:r>
          <w:fldChar w:fldCharType="begin"/>
        </w:r>
        <w:r>
          <w:instrText xml:space="preserve">PAGEREF _Toc19 \h</w:instrText>
        </w:r>
        <w:r>
          <w:fldChar w:fldCharType="separate"/>
        </w:r>
        <w:r>
          <w:t xml:space="preserve">30</w:t>
        </w:r>
        <w:r>
          <w:fldChar w:fldCharType="end"/>
        </w:r>
      </w:hyperlink>
      <w:r/>
      <w:r/>
    </w:p>
    <w:p w14:paraId="217EFDB5" w14:textId="77777777">
      <w:pPr>
        <w:pStyle w:val="1825"/>
        <w:pBdr/>
        <w:tabs>
          <w:tab w:val="right" w:leader="dot" w:pos="9062"/>
        </w:tabs>
        <w:spacing/>
        <w:ind/>
        <w:rPr/>
      </w:pPr>
      <w:r/>
      <w:hyperlink w:tooltip="#_Toc20" w:anchor="_Toc20" w:history="1">
        <w:r>
          <w:rPr>
            <w:rStyle w:val="1827"/>
          </w:rPr>
          <w:t xml:space="preserve">4.4 RELATÓRIO DE DESEMPENHO </w:t>
        </w:r>
        <w:r>
          <w:tab/>
        </w:r>
        <w:r>
          <w:fldChar w:fldCharType="begin"/>
        </w:r>
        <w:r>
          <w:instrText xml:space="preserve">PAGEREF _Toc20 \h</w:instrText>
        </w:r>
        <w:r>
          <w:fldChar w:fldCharType="separate"/>
        </w:r>
        <w:r>
          <w:t xml:space="preserve">30</w:t>
        </w:r>
        <w:r>
          <w:fldChar w:fldCharType="end"/>
        </w:r>
      </w:hyperlink>
      <w:r/>
      <w:r/>
    </w:p>
    <w:p w14:paraId="1FD7C4B3" w14:textId="77777777">
      <w:pPr>
        <w:pStyle w:val="1825"/>
        <w:pBdr/>
        <w:tabs>
          <w:tab w:val="right" w:leader="dot" w:pos="9062"/>
        </w:tabs>
        <w:spacing/>
        <w:ind/>
        <w:rPr/>
      </w:pPr>
      <w:r/>
      <w:hyperlink w:tooltip="#_Toc21" w:anchor="_Toc21" w:history="1">
        <w:r>
          <w:rPr>
            <w:rStyle w:val="1827"/>
          </w:rPr>
          <w:t xml:space="preserve">4.5 GERENCIAMENTO DE CONFIGURAÇÃO</w:t>
        </w:r>
        <w:r>
          <w:tab/>
        </w:r>
        <w:r>
          <w:fldChar w:fldCharType="begin"/>
        </w:r>
        <w:r>
          <w:instrText xml:space="preserve">PAGEREF _Toc21 \h</w:instrText>
        </w:r>
        <w:r>
          <w:fldChar w:fldCharType="separate"/>
        </w:r>
        <w:r>
          <w:t xml:space="preserve">31</w:t>
        </w:r>
        <w:r>
          <w:fldChar w:fldCharType="end"/>
        </w:r>
      </w:hyperlink>
      <w:r/>
      <w:r/>
    </w:p>
    <w:p w14:paraId="33A1C67E" w14:textId="77777777">
      <w:pPr>
        <w:pStyle w:val="1826"/>
        <w:pBdr/>
        <w:tabs>
          <w:tab w:val="left" w:leader="none" w:pos="571"/>
          <w:tab w:val="right" w:leader="dot" w:pos="9062"/>
        </w:tabs>
        <w:spacing/>
        <w:ind/>
        <w:rPr/>
      </w:pPr>
      <w:r/>
      <w:hyperlink w:tooltip="#_Toc22" w:anchor="_Toc22" w:history="1">
        <w:r>
          <w:rPr>
            <w:rStyle w:val="1827"/>
          </w:rPr>
          <w:t xml:space="preserve">4.5.1 Papéis e Responsabilidades</w:t>
        </w:r>
        <w:r>
          <w:rPr>
            <w:rStyle w:val="1827"/>
          </w:rPr>
          <w:tab/>
        </w:r>
        <w:r>
          <w:tab/>
        </w:r>
        <w:r>
          <w:fldChar w:fldCharType="begin"/>
        </w:r>
        <w:r>
          <w:instrText xml:space="preserve">PAGEREF _Toc22 \h</w:instrText>
        </w:r>
        <w:r>
          <w:fldChar w:fldCharType="separate"/>
        </w:r>
        <w:r>
          <w:t xml:space="preserve">32</w:t>
        </w:r>
        <w:r>
          <w:fldChar w:fldCharType="end"/>
        </w:r>
      </w:hyperlink>
      <w:r/>
      <w:r/>
    </w:p>
    <w:p w14:paraId="6048A3D7" w14:textId="77777777">
      <w:pPr>
        <w:pStyle w:val="1826"/>
        <w:pBdr/>
        <w:tabs>
          <w:tab w:val="right" w:leader="dot" w:pos="9062"/>
        </w:tabs>
        <w:spacing/>
        <w:ind/>
        <w:rPr/>
      </w:pPr>
      <w:r/>
      <w:hyperlink w:tooltip="#_Toc23" w:anchor="_Toc23" w:history="1">
        <w:r>
          <w:rPr>
            <w:rStyle w:val="1827"/>
          </w:rPr>
          <w:t xml:space="preserve">4.5.2 Identificação e Versionamento de Artefatos</w:t>
        </w:r>
        <w:r>
          <w:tab/>
        </w:r>
        <w:r>
          <w:fldChar w:fldCharType="begin"/>
        </w:r>
        <w:r>
          <w:instrText xml:space="preserve">PAGEREF _Toc23 \h</w:instrText>
        </w:r>
        <w:r>
          <w:fldChar w:fldCharType="separate"/>
        </w:r>
        <w:r>
          <w:t xml:space="preserve">32</w:t>
        </w:r>
        <w:r>
          <w:fldChar w:fldCharType="end"/>
        </w:r>
      </w:hyperlink>
      <w:r/>
      <w:r/>
    </w:p>
    <w:p w14:paraId="5DC267AA" w14:textId="77777777">
      <w:pPr>
        <w:pStyle w:val="1826"/>
        <w:pBdr/>
        <w:tabs>
          <w:tab w:val="right" w:leader="dot" w:pos="9062"/>
        </w:tabs>
        <w:spacing/>
        <w:ind/>
        <w:rPr/>
      </w:pPr>
      <w:r/>
      <w:hyperlink w:tooltip="#_Toc24" w:anchor="_Toc24" w:history="1">
        <w:r>
          <w:rPr>
            <w:rStyle w:val="1827"/>
          </w:rPr>
          <w:t xml:space="preserve">4.5.3 Organização do Repositório e Ferramentas</w:t>
        </w:r>
        <w:r>
          <w:tab/>
        </w:r>
        <w:r>
          <w:fldChar w:fldCharType="begin"/>
        </w:r>
        <w:r>
          <w:instrText xml:space="preserve">PAGEREF _Toc24 \h</w:instrText>
        </w:r>
        <w:r>
          <w:fldChar w:fldCharType="separate"/>
        </w:r>
        <w:r>
          <w:t xml:space="preserve">33</w:t>
        </w:r>
        <w:r>
          <w:fldChar w:fldCharType="end"/>
        </w:r>
      </w:hyperlink>
      <w:r/>
      <w:r/>
    </w:p>
    <w:p w14:paraId="060FC891" w14:textId="77777777">
      <w:pPr>
        <w:pStyle w:val="1824"/>
        <w:pBdr/>
        <w:tabs>
          <w:tab w:val="right" w:leader="dot" w:pos="9062"/>
        </w:tabs>
        <w:spacing/>
        <w:ind/>
        <w:rPr/>
      </w:pPr>
      <w:r/>
      <w:hyperlink w:tooltip="#_Toc25" w:anchor="_Toc25" w:history="1">
        <w:r>
          <w:rPr>
            <w:rStyle w:val="1827"/>
          </w:rPr>
          <w:t xml:space="preserve">5 ESPECIFICAÇÃO E ANÁLISE DOS REQUISITOS</w:t>
        </w:r>
        <w:r>
          <w:tab/>
        </w:r>
        <w:r>
          <w:fldChar w:fldCharType="begin"/>
        </w:r>
        <w:r>
          <w:instrText xml:space="preserve">PAGEREF _Toc25 \h</w:instrText>
        </w:r>
        <w:r>
          <w:fldChar w:fldCharType="separate"/>
        </w:r>
        <w:r>
          <w:t xml:space="preserve">35</w:t>
        </w:r>
        <w:r>
          <w:fldChar w:fldCharType="end"/>
        </w:r>
      </w:hyperlink>
      <w:r/>
      <w:r/>
    </w:p>
    <w:p w14:paraId="268E140E" w14:textId="77777777">
      <w:pPr>
        <w:pStyle w:val="1825"/>
        <w:pBdr/>
        <w:tabs>
          <w:tab w:val="right" w:leader="dot" w:pos="9062"/>
        </w:tabs>
        <w:spacing/>
        <w:ind/>
        <w:rPr/>
      </w:pPr>
      <w:r/>
      <w:hyperlink w:tooltip="#_Toc26" w:anchor="_Toc26" w:history="1">
        <w:r>
          <w:rPr>
            <w:rStyle w:val="1827"/>
          </w:rPr>
          <w:t xml:space="preserve">5.1 REQUISITOS DO SISTEMA DE SOFTWARE</w:t>
        </w:r>
        <w:r>
          <w:tab/>
        </w:r>
        <w:r>
          <w:fldChar w:fldCharType="begin"/>
        </w:r>
        <w:r>
          <w:instrText xml:space="preserve">PAGEREF _Toc26 \h</w:instrText>
        </w:r>
        <w:r>
          <w:fldChar w:fldCharType="separate"/>
        </w:r>
        <w:r>
          <w:t xml:space="preserve">35</w:t>
        </w:r>
        <w:r>
          <w:fldChar w:fldCharType="end"/>
        </w:r>
      </w:hyperlink>
      <w:r/>
      <w:r/>
    </w:p>
    <w:p w14:paraId="33A42B76" w14:textId="77777777">
      <w:pPr>
        <w:pStyle w:val="1826"/>
        <w:pBdr/>
        <w:tabs>
          <w:tab w:val="right" w:leader="dot" w:pos="9062"/>
        </w:tabs>
        <w:spacing/>
        <w:ind/>
        <w:rPr/>
      </w:pPr>
      <w:r/>
      <w:hyperlink w:tooltip="#_Toc27" w:anchor="_Toc27" w:history="1">
        <w:r>
          <w:rPr>
            <w:rStyle w:val="1827"/>
          </w:rPr>
          <w:t xml:space="preserve">5.1.1 Requisitos Funcionais</w:t>
        </w:r>
        <w:r>
          <w:tab/>
        </w:r>
        <w:r>
          <w:fldChar w:fldCharType="begin"/>
        </w:r>
        <w:r>
          <w:instrText xml:space="preserve">PAGEREF _Toc27 \h</w:instrText>
        </w:r>
        <w:r>
          <w:fldChar w:fldCharType="separate"/>
        </w:r>
        <w:r>
          <w:t xml:space="preserve">35</w:t>
        </w:r>
        <w:r>
          <w:fldChar w:fldCharType="end"/>
        </w:r>
      </w:hyperlink>
      <w:r/>
      <w:r/>
    </w:p>
    <w:p w14:paraId="3C24278F" w14:textId="77777777">
      <w:pPr>
        <w:pStyle w:val="1826"/>
        <w:pBdr/>
        <w:tabs>
          <w:tab w:val="right" w:leader="dot" w:pos="9062"/>
        </w:tabs>
        <w:spacing/>
        <w:ind/>
        <w:rPr/>
      </w:pPr>
      <w:r/>
      <w:hyperlink w:tooltip="#_Toc28" w:anchor="_Toc28" w:history="1">
        <w:r>
          <w:rPr>
            <w:rStyle w:val="1827"/>
          </w:rPr>
          <w:t xml:space="preserve">5.1.2 Requisitos não Funcionais</w:t>
        </w:r>
        <w:r>
          <w:tab/>
        </w:r>
        <w:r>
          <w:fldChar w:fldCharType="begin"/>
        </w:r>
        <w:r>
          <w:instrText xml:space="preserve">PAGEREF _Toc28 \h</w:instrText>
        </w:r>
        <w:r>
          <w:fldChar w:fldCharType="separate"/>
        </w:r>
        <w:r>
          <w:t xml:space="preserve">40</w:t>
        </w:r>
        <w:r>
          <w:fldChar w:fldCharType="end"/>
        </w:r>
      </w:hyperlink>
      <w:r/>
      <w:r/>
    </w:p>
    <w:p w14:paraId="520E5CAF" w14:textId="77777777">
      <w:pPr>
        <w:pStyle w:val="1825"/>
        <w:pBdr/>
        <w:tabs>
          <w:tab w:val="right" w:leader="dot" w:pos="9062"/>
        </w:tabs>
        <w:spacing/>
        <w:ind/>
        <w:rPr/>
      </w:pPr>
      <w:r/>
      <w:hyperlink w:tooltip="#_Toc29" w:anchor="_Toc29" w:history="1">
        <w:r>
          <w:rPr>
            <w:rStyle w:val="1827"/>
          </w:rPr>
          <w:t xml:space="preserve">5.2 ANÁLISE DOS REQUISITOS</w:t>
        </w:r>
        <w:r>
          <w:tab/>
        </w:r>
        <w:r>
          <w:fldChar w:fldCharType="begin"/>
        </w:r>
        <w:r>
          <w:instrText xml:space="preserve">PAGEREF _Toc29 \h</w:instrText>
        </w:r>
        <w:r>
          <w:fldChar w:fldCharType="separate"/>
        </w:r>
        <w:r>
          <w:t xml:space="preserve">46</w:t>
        </w:r>
        <w:r>
          <w:fldChar w:fldCharType="end"/>
        </w:r>
      </w:hyperlink>
      <w:r/>
      <w:r/>
    </w:p>
    <w:p w14:paraId="0C068736" w14:textId="77777777">
      <w:pPr>
        <w:pStyle w:val="1826"/>
        <w:pBdr/>
        <w:tabs>
          <w:tab w:val="right" w:leader="dot" w:pos="9062"/>
        </w:tabs>
        <w:spacing/>
        <w:ind/>
        <w:rPr/>
      </w:pPr>
      <w:r/>
      <w:hyperlink w:tooltip="#_Toc30" w:anchor="_Toc30" w:history="1">
        <w:r>
          <w:rPr>
            <w:rStyle w:val="1827"/>
          </w:rPr>
          <w:t xml:space="preserve">5.2.1 Visão Funcional</w:t>
        </w:r>
        <w:r>
          <w:tab/>
        </w:r>
        <w:r>
          <w:fldChar w:fldCharType="begin"/>
        </w:r>
        <w:r>
          <w:instrText xml:space="preserve">PAGEREF _Toc30 \h</w:instrText>
        </w:r>
        <w:r>
          <w:fldChar w:fldCharType="separate"/>
        </w:r>
        <w:r>
          <w:t xml:space="preserve">46</w:t>
        </w:r>
        <w:r>
          <w:fldChar w:fldCharType="end"/>
        </w:r>
      </w:hyperlink>
      <w:r/>
      <w:r/>
    </w:p>
    <w:p w14:paraId="717DC9BA" w14:textId="77777777">
      <w:pPr>
        <w:pStyle w:val="1826"/>
        <w:pBdr/>
        <w:tabs>
          <w:tab w:val="right" w:leader="dot" w:pos="9062"/>
        </w:tabs>
        <w:spacing/>
        <w:ind/>
        <w:rPr/>
      </w:pPr>
      <w:r/>
      <w:hyperlink w:tooltip="#_Toc31" w:anchor="_Toc31" w:history="1">
        <w:r>
          <w:rPr>
            <w:rStyle w:val="1827"/>
          </w:rPr>
          <w:t xml:space="preserve">5.2.2 Modelo Conceitual dos Dados</w:t>
        </w:r>
        <w:r>
          <w:tab/>
        </w:r>
        <w:r>
          <w:fldChar w:fldCharType="begin"/>
        </w:r>
        <w:r>
          <w:instrText xml:space="preserve">PAGEREF _Toc31 \h</w:instrText>
        </w:r>
        <w:r>
          <w:fldChar w:fldCharType="separate"/>
        </w:r>
        <w:r>
          <w:t xml:space="preserve">47</w:t>
        </w:r>
        <w:r>
          <w:fldChar w:fldCharType="end"/>
        </w:r>
      </w:hyperlink>
      <w:r/>
      <w:r/>
    </w:p>
    <w:p w14:paraId="01B0DDBC" w14:textId="77777777">
      <w:pPr>
        <w:pStyle w:val="1826"/>
        <w:pBdr/>
        <w:tabs>
          <w:tab w:val="right" w:leader="dot" w:pos="9062"/>
        </w:tabs>
        <w:spacing/>
        <w:ind/>
        <w:rPr/>
      </w:pPr>
      <w:r/>
      <w:hyperlink w:tooltip="#_Toc32" w:anchor="_Toc32" w:history="1">
        <w:r>
          <w:rPr>
            <w:rStyle w:val="1827"/>
          </w:rPr>
          <w:t xml:space="preserve">5.2.3 Modelo Inicial da Interface de Usuário</w:t>
        </w:r>
        <w:r>
          <w:tab/>
        </w:r>
        <w:r>
          <w:fldChar w:fldCharType="begin"/>
        </w:r>
        <w:r>
          <w:instrText xml:space="preserve">PAGEREF _Toc32 \h</w:instrText>
        </w:r>
        <w:r>
          <w:fldChar w:fldCharType="separate"/>
        </w:r>
        <w:r>
          <w:t xml:space="preserve">48</w:t>
        </w:r>
        <w:r>
          <w:fldChar w:fldCharType="end"/>
        </w:r>
      </w:hyperlink>
      <w:r/>
      <w:r/>
    </w:p>
    <w:p w14:paraId="79371DD4" w14:textId="77777777">
      <w:pPr>
        <w:pStyle w:val="1824"/>
        <w:pBdr/>
        <w:tabs>
          <w:tab w:val="right" w:leader="dot" w:pos="9062"/>
        </w:tabs>
        <w:spacing/>
        <w:ind/>
        <w:rPr/>
      </w:pPr>
      <w:r/>
      <w:hyperlink w:tooltip="#_Toc33" w:anchor="_Toc33" w:history="1">
        <w:r>
          <w:rPr>
            <w:rStyle w:val="1827"/>
          </w:rPr>
          <w:t xml:space="preserve">6 ARQUITETURA E PROJETO DO SISTEMA DE SOFTWARE</w:t>
        </w:r>
        <w:r>
          <w:tab/>
        </w:r>
        <w:r>
          <w:fldChar w:fldCharType="begin"/>
        </w:r>
        <w:r>
          <w:instrText xml:space="preserve">PAGEREF _Toc33 \h</w:instrText>
        </w:r>
        <w:r>
          <w:fldChar w:fldCharType="separate"/>
        </w:r>
        <w:r>
          <w:t xml:space="preserve">49</w:t>
        </w:r>
        <w:r>
          <w:fldChar w:fldCharType="end"/>
        </w:r>
      </w:hyperlink>
      <w:r/>
      <w:r/>
    </w:p>
    <w:p w14:paraId="5280587C" w14:textId="77777777">
      <w:pPr>
        <w:pStyle w:val="1825"/>
        <w:pBdr/>
        <w:tabs>
          <w:tab w:val="right" w:leader="dot" w:pos="9062"/>
        </w:tabs>
        <w:spacing/>
        <w:ind/>
        <w:rPr/>
      </w:pPr>
      <w:r/>
      <w:hyperlink w:tooltip="#_Toc34" w:anchor="_Toc34" w:history="1">
        <w:r>
          <w:rPr>
            <w:rStyle w:val="1827"/>
          </w:rPr>
          <w:t xml:space="preserve">6.1 VISÃO ESTRUTURAL</w:t>
        </w:r>
        <w:r>
          <w:tab/>
        </w:r>
        <w:r>
          <w:fldChar w:fldCharType="begin"/>
        </w:r>
        <w:r>
          <w:instrText xml:space="preserve">PAGEREF _Toc34 \h</w:instrText>
        </w:r>
        <w:r>
          <w:fldChar w:fldCharType="separate"/>
        </w:r>
        <w:r>
          <w:t xml:space="preserve">49</w:t>
        </w:r>
        <w:r>
          <w:fldChar w:fldCharType="end"/>
        </w:r>
      </w:hyperlink>
      <w:r/>
      <w:r/>
    </w:p>
    <w:p w14:paraId="20CF7161" w14:textId="77777777">
      <w:pPr>
        <w:pStyle w:val="1826"/>
        <w:pBdr/>
        <w:tabs>
          <w:tab w:val="right" w:leader="dot" w:pos="9062"/>
        </w:tabs>
        <w:spacing/>
        <w:ind/>
        <w:rPr/>
      </w:pPr>
      <w:r/>
      <w:hyperlink w:tooltip="#_Toc35" w:anchor="_Toc35" w:history="1">
        <w:r>
          <w:rPr>
            <w:rStyle w:val="1827"/>
          </w:rPr>
          <w:t xml:space="preserve">6.1.1 Diagrama de Pacotes</w:t>
        </w:r>
        <w:r>
          <w:tab/>
        </w:r>
        <w:r>
          <w:fldChar w:fldCharType="begin"/>
        </w:r>
        <w:r>
          <w:instrText xml:space="preserve">PAGEREF _Toc35 \h</w:instrText>
        </w:r>
        <w:r>
          <w:fldChar w:fldCharType="separate"/>
        </w:r>
        <w:r>
          <w:t xml:space="preserve">49</w:t>
        </w:r>
        <w:r>
          <w:fldChar w:fldCharType="end"/>
        </w:r>
      </w:hyperlink>
      <w:r/>
      <w:r/>
    </w:p>
    <w:p w14:paraId="513D5208" w14:textId="77777777">
      <w:pPr>
        <w:pStyle w:val="1826"/>
        <w:pBdr/>
        <w:tabs>
          <w:tab w:val="right" w:leader="dot" w:pos="9062"/>
        </w:tabs>
        <w:spacing/>
        <w:ind/>
        <w:rPr/>
      </w:pPr>
      <w:r/>
      <w:hyperlink w:tooltip="#_Toc36" w:anchor="_Toc36" w:history="1">
        <w:r>
          <w:rPr>
            <w:rStyle w:val="1827"/>
          </w:rPr>
          <w:t xml:space="preserve">6.1.2 Diagramas de Classes</w:t>
        </w:r>
        <w:r>
          <w:tab/>
        </w:r>
        <w:r>
          <w:fldChar w:fldCharType="begin"/>
        </w:r>
        <w:r>
          <w:instrText xml:space="preserve">PAGEREF _Toc36 \h</w:instrText>
        </w:r>
        <w:r>
          <w:fldChar w:fldCharType="separate"/>
        </w:r>
        <w:r>
          <w:t xml:space="preserve">50</w:t>
        </w:r>
        <w:r>
          <w:fldChar w:fldCharType="end"/>
        </w:r>
      </w:hyperlink>
      <w:r/>
      <w:r/>
    </w:p>
    <w:p w14:paraId="3880D4CC" w14:textId="77777777">
      <w:pPr>
        <w:pStyle w:val="1825"/>
        <w:pBdr/>
        <w:tabs>
          <w:tab w:val="right" w:leader="dot" w:pos="9062"/>
        </w:tabs>
        <w:spacing/>
        <w:ind/>
        <w:rPr/>
      </w:pPr>
      <w:r/>
      <w:hyperlink w:tooltip="#_Toc37" w:anchor="_Toc37" w:history="1">
        <w:r>
          <w:rPr>
            <w:rStyle w:val="1827"/>
          </w:rPr>
          <w:t xml:space="preserve">6.2 VISÃO COMPORTAMENTAL</w:t>
        </w:r>
        <w:r>
          <w:tab/>
        </w:r>
        <w:r>
          <w:fldChar w:fldCharType="begin"/>
        </w:r>
        <w:r>
          <w:instrText xml:space="preserve">PAGEREF _Toc37 \h</w:instrText>
        </w:r>
        <w:r>
          <w:fldChar w:fldCharType="separate"/>
        </w:r>
        <w:r>
          <w:t xml:space="preserve">50</w:t>
        </w:r>
        <w:r>
          <w:fldChar w:fldCharType="end"/>
        </w:r>
      </w:hyperlink>
      <w:r/>
      <w:r/>
    </w:p>
    <w:p w14:paraId="4170726C" w14:textId="77777777">
      <w:pPr>
        <w:pStyle w:val="1826"/>
        <w:pBdr/>
        <w:tabs>
          <w:tab w:val="right" w:leader="dot" w:pos="9062"/>
        </w:tabs>
        <w:spacing/>
        <w:ind/>
        <w:rPr/>
      </w:pPr>
      <w:r/>
      <w:hyperlink w:tooltip="#_Toc38" w:anchor="_Toc38" w:history="1">
        <w:r>
          <w:rPr>
            <w:rStyle w:val="1827"/>
          </w:rPr>
          <w:t xml:space="preserve">6.2.1 Projeto das Interações entre Objetos</w:t>
        </w:r>
        <w:r>
          <w:tab/>
        </w:r>
        <w:r>
          <w:fldChar w:fldCharType="begin"/>
        </w:r>
        <w:r>
          <w:instrText xml:space="preserve">PAGEREF _Toc38 \h</w:instrText>
        </w:r>
        <w:r>
          <w:fldChar w:fldCharType="separate"/>
        </w:r>
        <w:r>
          <w:t xml:space="preserve">50</w:t>
        </w:r>
        <w:r>
          <w:fldChar w:fldCharType="end"/>
        </w:r>
      </w:hyperlink>
      <w:r/>
      <w:r/>
    </w:p>
    <w:p w14:paraId="11E26AAF" w14:textId="77777777">
      <w:pPr>
        <w:pStyle w:val="1825"/>
        <w:pBdr/>
        <w:tabs>
          <w:tab w:val="right" w:leader="dot" w:pos="9062"/>
        </w:tabs>
        <w:spacing/>
        <w:ind/>
        <w:rPr/>
      </w:pPr>
      <w:r/>
      <w:hyperlink w:tooltip="#_Toc39" w:anchor="_Toc39" w:history="1">
        <w:r>
          <w:rPr>
            <w:rStyle w:val="1827"/>
          </w:rPr>
          <w:t xml:space="preserve">6.3 VISÃO DOS DADOS</w:t>
        </w:r>
        <w:r>
          <w:tab/>
        </w:r>
        <w:r>
          <w:fldChar w:fldCharType="begin"/>
        </w:r>
        <w:r>
          <w:instrText xml:space="preserve">PAGEREF _Toc39 \h</w:instrText>
        </w:r>
        <w:r>
          <w:fldChar w:fldCharType="separate"/>
        </w:r>
        <w:r>
          <w:t xml:space="preserve">51</w:t>
        </w:r>
        <w:r>
          <w:fldChar w:fldCharType="end"/>
        </w:r>
      </w:hyperlink>
      <w:r/>
      <w:r/>
    </w:p>
    <w:p w14:paraId="3623800F" w14:textId="77777777">
      <w:pPr>
        <w:pStyle w:val="1826"/>
        <w:pBdr/>
        <w:tabs>
          <w:tab w:val="right" w:leader="dot" w:pos="9062"/>
        </w:tabs>
        <w:spacing/>
        <w:ind/>
        <w:rPr/>
      </w:pPr>
      <w:r/>
      <w:hyperlink w:tooltip="#_Toc40" w:anchor="_Toc40" w:history="1">
        <w:r>
          <w:rPr>
            <w:rStyle w:val="1827"/>
          </w:rPr>
          <w:t xml:space="preserve">6.3.1 Modelo Lógico</w:t>
        </w:r>
        <w:r>
          <w:tab/>
        </w:r>
        <w:r>
          <w:fldChar w:fldCharType="begin"/>
        </w:r>
        <w:r>
          <w:instrText xml:space="preserve">PAGEREF _Toc40 \h</w:instrText>
        </w:r>
        <w:r>
          <w:fldChar w:fldCharType="separate"/>
        </w:r>
        <w:r>
          <w:t xml:space="preserve">51</w:t>
        </w:r>
        <w:r>
          <w:fldChar w:fldCharType="end"/>
        </w:r>
      </w:hyperlink>
      <w:r/>
      <w:r/>
    </w:p>
    <w:p w14:paraId="0AF49A0B" w14:textId="77777777">
      <w:pPr>
        <w:pStyle w:val="1826"/>
        <w:pBdr/>
        <w:tabs>
          <w:tab w:val="right" w:leader="dot" w:pos="9062"/>
        </w:tabs>
        <w:spacing/>
        <w:ind/>
        <w:rPr/>
      </w:pPr>
      <w:r/>
      <w:hyperlink w:tooltip="#_Toc41" w:anchor="_Toc41" w:history="1">
        <w:r>
          <w:rPr>
            <w:rStyle w:val="1827"/>
          </w:rPr>
          <w:t xml:space="preserve">6.3.2 Dicionário de Dados do Modelo Lógico</w:t>
        </w:r>
        <w:r>
          <w:tab/>
        </w:r>
        <w:r>
          <w:fldChar w:fldCharType="begin"/>
        </w:r>
        <w:r>
          <w:instrText xml:space="preserve">PAGEREF _Toc41 \h</w:instrText>
        </w:r>
        <w:r>
          <w:fldChar w:fldCharType="separate"/>
        </w:r>
        <w:r>
          <w:t xml:space="preserve">52</w:t>
        </w:r>
        <w:r>
          <w:fldChar w:fldCharType="end"/>
        </w:r>
      </w:hyperlink>
      <w:r/>
      <w:r/>
    </w:p>
    <w:p w14:paraId="64C63C42" w14:textId="77777777">
      <w:pPr>
        <w:pStyle w:val="1825"/>
        <w:pBdr/>
        <w:tabs>
          <w:tab w:val="right" w:leader="dot" w:pos="9062"/>
        </w:tabs>
        <w:spacing/>
        <w:ind/>
        <w:rPr/>
      </w:pPr>
      <w:r/>
      <w:hyperlink w:tooltip="#_Toc42" w:anchor="_Toc42" w:history="1">
        <w:r>
          <w:rPr>
            <w:rStyle w:val="1827"/>
          </w:rPr>
          <w:t xml:space="preserve">6.4 PROJETO DA INTERAÇÃO HUMANO-COMPUTADOR</w:t>
        </w:r>
        <w:r>
          <w:tab/>
        </w:r>
        <w:r>
          <w:fldChar w:fldCharType="begin"/>
        </w:r>
        <w:r>
          <w:instrText xml:space="preserve">PAGEREF _Toc42 \h</w:instrText>
        </w:r>
        <w:r>
          <w:fldChar w:fldCharType="separate"/>
        </w:r>
        <w:r>
          <w:t xml:space="preserve">52</w:t>
        </w:r>
        <w:r>
          <w:fldChar w:fldCharType="end"/>
        </w:r>
      </w:hyperlink>
      <w:r/>
      <w:r/>
    </w:p>
    <w:p w14:paraId="2402ACE2" w14:textId="77777777">
      <w:pPr>
        <w:pStyle w:val="1826"/>
        <w:pBdr/>
        <w:tabs>
          <w:tab w:val="right" w:leader="dot" w:pos="9062"/>
        </w:tabs>
        <w:spacing/>
        <w:ind/>
        <w:rPr/>
      </w:pPr>
      <w:r/>
      <w:hyperlink w:tooltip="#_Toc43" w:anchor="_Toc43" w:history="1">
        <w:r>
          <w:rPr>
            <w:rStyle w:val="1827"/>
          </w:rPr>
          <w:t xml:space="preserve">6.4.1 Perfil de Usuário</w:t>
        </w:r>
        <w:r>
          <w:tab/>
        </w:r>
        <w:r>
          <w:fldChar w:fldCharType="begin"/>
        </w:r>
        <w:r>
          <w:instrText xml:space="preserve">PAGEREF _Toc43 \h</w:instrText>
        </w:r>
        <w:r>
          <w:fldChar w:fldCharType="separate"/>
        </w:r>
        <w:r>
          <w:t xml:space="preserve">53</w:t>
        </w:r>
        <w:r>
          <w:fldChar w:fldCharType="end"/>
        </w:r>
      </w:hyperlink>
      <w:r/>
      <w:r/>
    </w:p>
    <w:p w14:paraId="15AF2C13" w14:textId="77777777">
      <w:pPr>
        <w:pStyle w:val="1824"/>
        <w:pBdr/>
        <w:tabs>
          <w:tab w:val="right" w:leader="dot" w:pos="9062"/>
        </w:tabs>
        <w:spacing/>
        <w:ind/>
        <w:rPr/>
      </w:pPr>
      <w:r/>
      <w:hyperlink w:tooltip="#_Toc44" w:anchor="_Toc44" w:history="1">
        <w:r>
          <w:rPr>
            <w:rStyle w:val="1827"/>
          </w:rPr>
          <w:t xml:space="preserve">7 CONCLUSÃO</w:t>
        </w:r>
        <w:r>
          <w:tab/>
        </w:r>
        <w:r>
          <w:fldChar w:fldCharType="begin"/>
        </w:r>
        <w:r>
          <w:instrText xml:space="preserve">PAGEREF _Toc44 \h</w:instrText>
        </w:r>
        <w:r>
          <w:fldChar w:fldCharType="separate"/>
        </w:r>
        <w:r>
          <w:t xml:space="preserve">56</w:t>
        </w:r>
        <w:r>
          <w:fldChar w:fldCharType="end"/>
        </w:r>
      </w:hyperlink>
      <w:r/>
      <w:r/>
    </w:p>
    <w:p w14:paraId="7C3AA3CC" w14:textId="77777777">
      <w:pPr>
        <w:pStyle w:val="1824"/>
        <w:pBdr/>
        <w:tabs>
          <w:tab w:val="right" w:leader="dot" w:pos="9062"/>
        </w:tabs>
        <w:spacing/>
        <w:ind/>
        <w:rPr/>
      </w:pPr>
      <w:r/>
      <w:hyperlink w:tooltip="#_Toc45" w:anchor="_Toc45" w:history="1">
        <w:r>
          <w:rPr>
            <w:rStyle w:val="1827"/>
          </w:rPr>
          <w:t xml:space="preserve">REFERÊNCIAS</w:t>
        </w:r>
        <w:r>
          <w:tab/>
        </w:r>
        <w:r>
          <w:fldChar w:fldCharType="begin"/>
        </w:r>
        <w:r>
          <w:instrText xml:space="preserve">PAGEREF _Toc45 \h</w:instrText>
        </w:r>
        <w:r>
          <w:fldChar w:fldCharType="separate"/>
        </w:r>
        <w:r>
          <w:t xml:space="preserve">58</w:t>
        </w:r>
        <w:r>
          <w:fldChar w:fldCharType="end"/>
        </w:r>
      </w:hyperlink>
      <w:r/>
      <w:r/>
    </w:p>
    <w:p w14:paraId="70AAD393" w14:textId="77777777">
      <w:pPr>
        <w:pStyle w:val="1824"/>
        <w:pBdr/>
        <w:tabs>
          <w:tab w:val="right" w:leader="dot" w:pos="9062"/>
        </w:tabs>
        <w:spacing/>
        <w:ind/>
        <w:rPr/>
      </w:pPr>
      <w:r/>
      <w:hyperlink w:tooltip="#_Toc46" w:anchor="_Toc46" w:history="1">
        <w:r>
          <w:rPr>
            <w:rStyle w:val="1827"/>
          </w:rPr>
          <w:t xml:space="preserve">OBRAS CONSULTADAS </w:t>
        </w:r>
        <w:r>
          <w:tab/>
        </w:r>
        <w:r>
          <w:fldChar w:fldCharType="begin"/>
        </w:r>
        <w:r>
          <w:instrText xml:space="preserve">PAGEREF _Toc46 \h</w:instrText>
        </w:r>
        <w:r>
          <w:fldChar w:fldCharType="separate"/>
        </w:r>
        <w:r>
          <w:t xml:space="preserve">60</w:t>
        </w:r>
        <w:r>
          <w:fldChar w:fldCharType="end"/>
        </w:r>
      </w:hyperlink>
      <w:r/>
      <w:r/>
    </w:p>
    <w:p w14:paraId="6483A204" w14:textId="77777777">
      <w:pPr>
        <w:pStyle w:val="1824"/>
        <w:pBdr/>
        <w:tabs>
          <w:tab w:val="right" w:leader="dot" w:pos="9062"/>
        </w:tabs>
        <w:spacing/>
        <w:ind/>
        <w:rPr/>
      </w:pPr>
      <w:r/>
      <w:hyperlink w:tooltip="#_Toc47" w:anchor="_Toc47" w:history="1">
        <w:r>
          <w:rPr>
            <w:rStyle w:val="1827"/>
          </w:rPr>
          <w:t xml:space="preserve">APÊNDICE A – GESTÃO DO PROJETO</w:t>
        </w:r>
        <w:r>
          <w:tab/>
        </w:r>
        <w:r>
          <w:fldChar w:fldCharType="begin"/>
        </w:r>
        <w:r>
          <w:instrText xml:space="preserve">PAGEREF _Toc47 \h</w:instrText>
        </w:r>
        <w:r>
          <w:fldChar w:fldCharType="separate"/>
        </w:r>
        <w:r>
          <w:t xml:space="preserve">61</w:t>
        </w:r>
        <w:r>
          <w:fldChar w:fldCharType="end"/>
        </w:r>
      </w:hyperlink>
      <w:r/>
      <w:r/>
    </w:p>
    <w:p w14:paraId="28EB57C9" w14:textId="77777777">
      <w:pPr>
        <w:pStyle w:val="1824"/>
        <w:pBdr/>
        <w:tabs>
          <w:tab w:val="right" w:leader="dot" w:pos="9062"/>
        </w:tabs>
        <w:spacing/>
        <w:ind/>
        <w:rPr/>
      </w:pPr>
      <w:r/>
      <w:hyperlink w:tooltip="#_Toc48" w:anchor="_Toc48" w:history="1">
        <w:r>
          <w:rPr>
            <w:rStyle w:val="1827"/>
          </w:rPr>
          <w:t xml:space="preserve">APÊNDICE B – RELATÓRIO DE DESEMPENHO</w:t>
        </w:r>
        <w:r>
          <w:tab/>
        </w:r>
        <w:r>
          <w:fldChar w:fldCharType="begin"/>
        </w:r>
        <w:r>
          <w:instrText xml:space="preserve">PAGEREF _Toc48 \h</w:instrText>
        </w:r>
        <w:r>
          <w:fldChar w:fldCharType="separate"/>
        </w:r>
        <w:r>
          <w:t xml:space="preserve">62</w:t>
        </w:r>
        <w:r>
          <w:fldChar w:fldCharType="end"/>
        </w:r>
      </w:hyperlink>
      <w:r/>
      <w:r/>
    </w:p>
    <w:p w14:paraId="679375CF" w14:textId="77777777">
      <w:pPr>
        <w:pStyle w:val="1824"/>
        <w:pBdr/>
        <w:tabs>
          <w:tab w:val="right" w:leader="dot" w:pos="9062"/>
        </w:tabs>
        <w:spacing/>
        <w:ind/>
        <w:rPr/>
      </w:pPr>
      <w:r/>
      <w:hyperlink w:tooltip="#_Toc49" w:anchor="_Toc49" w:history="1">
        <w:r>
          <w:rPr>
            <w:rStyle w:val="1827"/>
          </w:rPr>
          <w:t xml:space="preserve">APÊNDICE C – VISÃO FUNCIONAL</w:t>
        </w:r>
        <w:r>
          <w:tab/>
        </w:r>
        <w:r>
          <w:fldChar w:fldCharType="begin"/>
        </w:r>
        <w:r>
          <w:instrText xml:space="preserve">PAGEREF _Toc49 \h</w:instrText>
        </w:r>
        <w:r>
          <w:fldChar w:fldCharType="separate"/>
        </w:r>
        <w:r>
          <w:t xml:space="preserve">63</w:t>
        </w:r>
        <w:r>
          <w:fldChar w:fldCharType="end"/>
        </w:r>
      </w:hyperlink>
      <w:r/>
      <w:r/>
    </w:p>
    <w:p w14:paraId="1F1B8475" w14:textId="77777777">
      <w:pPr>
        <w:pStyle w:val="1824"/>
        <w:pBdr/>
        <w:tabs>
          <w:tab w:val="right" w:leader="dot" w:pos="9062"/>
        </w:tabs>
        <w:spacing/>
        <w:ind/>
        <w:rPr/>
      </w:pPr>
      <w:r/>
      <w:hyperlink w:tooltip="#_Toc50" w:anchor="_Toc50" w:history="1">
        <w:r>
          <w:rPr>
            <w:rStyle w:val="1827"/>
          </w:rPr>
          <w:t xml:space="preserve">APÊNDICE E – MODELO INICIAL DA INTERFACE DE USUÁRIO</w:t>
        </w:r>
        <w:r>
          <w:tab/>
        </w:r>
        <w:r>
          <w:fldChar w:fldCharType="begin"/>
        </w:r>
        <w:r>
          <w:instrText xml:space="preserve">PAGEREF _Toc50 \h</w:instrText>
        </w:r>
        <w:r>
          <w:fldChar w:fldCharType="separate"/>
        </w:r>
        <w:r>
          <w:t xml:space="preserve">65</w:t>
        </w:r>
        <w:r>
          <w:fldChar w:fldCharType="end"/>
        </w:r>
      </w:hyperlink>
      <w:r/>
      <w:r/>
    </w:p>
    <w:p w14:paraId="7DB53273" w14:textId="77777777">
      <w:pPr>
        <w:pStyle w:val="1824"/>
        <w:pBdr/>
        <w:tabs>
          <w:tab w:val="right" w:leader="dot" w:pos="9062"/>
        </w:tabs>
        <w:spacing/>
        <w:ind/>
        <w:rPr/>
      </w:pPr>
      <w:r/>
      <w:hyperlink w:tooltip="#_Toc51" w:anchor="_Toc51" w:history="1">
        <w:r>
          <w:rPr>
            <w:rStyle w:val="1827"/>
          </w:rPr>
          <w:t xml:space="preserve">APÊNDICE F – VISÕES ESTRUTURAL E COMPORTAMENTAL</w:t>
        </w:r>
        <w:r>
          <w:tab/>
        </w:r>
        <w:r>
          <w:fldChar w:fldCharType="begin"/>
        </w:r>
        <w:r>
          <w:instrText xml:space="preserve">PAGEREF _Toc51 \h</w:instrText>
        </w:r>
        <w:r>
          <w:fldChar w:fldCharType="separate"/>
        </w:r>
        <w:r>
          <w:t xml:space="preserve">66</w:t>
        </w:r>
        <w:r>
          <w:fldChar w:fldCharType="end"/>
        </w:r>
      </w:hyperlink>
      <w:r/>
      <w:r/>
    </w:p>
    <w:p w14:paraId="2B5D5D97" w14:textId="77777777">
      <w:pPr>
        <w:pStyle w:val="1824"/>
        <w:pBdr/>
        <w:tabs>
          <w:tab w:val="right" w:leader="dot" w:pos="9062"/>
        </w:tabs>
        <w:spacing/>
        <w:ind/>
        <w:rPr/>
      </w:pPr>
      <w:r/>
      <w:hyperlink w:tooltip="#_Toc52" w:anchor="_Toc52" w:history="1">
        <w:r>
          <w:rPr>
            <w:rStyle w:val="1827"/>
          </w:rPr>
          <w:t xml:space="preserve">APÊNDICE G – ENTREVISTAS COM USUÁRIOS</w:t>
        </w:r>
        <w:r>
          <w:tab/>
        </w:r>
        <w:r>
          <w:fldChar w:fldCharType="begin"/>
        </w:r>
        <w:r>
          <w:instrText xml:space="preserve">PAGEREF _Toc52 \h</w:instrText>
        </w:r>
        <w:r>
          <w:fldChar w:fldCharType="separate"/>
        </w:r>
        <w:r>
          <w:t xml:space="preserve">67</w:t>
        </w:r>
        <w:r>
          <w:fldChar w:fldCharType="end"/>
        </w:r>
      </w:hyperlink>
      <w:r/>
      <w:r/>
    </w:p>
    <w:p w14:paraId="37DC2E6A" w14:textId="77777777">
      <w:pPr>
        <w:pStyle w:val="1829"/>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fldChar w:fldCharType="end"/>
      </w:r>
      <w:r/>
    </w:p>
    <w:p w14:paraId="14ED7A11" w14:textId="77777777">
      <w:pPr>
        <w:pStyle w:val="1634"/>
        <w:pBdr/>
        <w:spacing/>
        <w:ind/>
        <w:rPr/>
      </w:pPr>
      <w:r/>
      <w:bookmarkStart w:id="0" w:name="_Toc1"/>
      <w:r>
        <w:t xml:space="preserve">1 INTRODUÇÃO</w:t>
      </w:r>
      <w:bookmarkEnd w:id="0"/>
      <w:r/>
      <w:r/>
    </w:p>
    <w:p w14:paraId="7570A4AE" w14:textId="77777777">
      <w:pPr>
        <w:pBdr/>
        <w:spacing/>
        <w:ind/>
        <w:rPr/>
      </w:pPr>
      <w:r>
        <w:t xml:space="preserve">A participação proativa da sociedade na identificação e resolução de gargalos urbanos e sociais é imper</w:t>
      </w:r>
      <w:r>
        <w:t xml:space="preserve">ativa para o estabelecimento de comunidades resilientes e organizadas. Todavia, a carência de canais de comunicação diretos e acessíveis entre o cidadão e a administração pública municipal frequentemente obstaculiza a resolução de demandas em tempo hábil. </w:t>
      </w:r>
      <w:r/>
    </w:p>
    <w:p w14:paraId="7D6AA47D" w14:textId="77777777">
      <w:pPr>
        <w:pBdr/>
        <w:spacing/>
        <w:ind/>
        <w:rPr/>
      </w:pPr>
      <w:r>
        <w:t xml:space="preserve">Diante dessa conjuntura, este documento apresenta as etapas de desenvolvi</w:t>
      </w:r>
      <w:r>
        <w:t xml:space="preserve">mento de um projeto de sistema de informação para relato de ocorrência de problema na infraestrutura, saneamento ou conservação de espaços públicos pelo cidadão à administração pública, com o intuito de agilizar as condutas necessárias para sua resolução. </w:t>
      </w:r>
      <w:r/>
    </w:p>
    <w:p w14:paraId="7F354438" w14:textId="77777777">
      <w:pPr>
        <w:pBdr/>
        <w:spacing/>
        <w:ind/>
        <w:rPr/>
      </w:pPr>
      <w:r>
        <w:t xml:space="preserve">O sistema nomeado “Fala, Cidade!” permitirá que os usuários reportem ocorrências (evento, incidente, falha) ligadas à infraestrutura e zeladoria urbana — como buracos</w:t>
      </w:r>
      <w:r>
        <w:t xml:space="preserve"> em vias públicas, iluminação precária e focos de lixo irregular — viabilizando a classificação do grau de severidade para priorizar o atendimento pela administração pública municipal. A integração do sistema com ferramentas de geolocalização assegurará a </w:t>
      </w:r>
      <w:r>
        <w:t xml:space="preserve">precisão espacial dessa ocorrência, conferindo maior assertividade às intervenções das autoridades competentes. Ademais, visando resguardar a privacidade do cidadão, a sistema oferecerá o recurso de anonimato, garantindo o sigilo e a privacidade dos dados.</w:t>
      </w:r>
      <w:r/>
    </w:p>
    <w:p w14:paraId="39871F71" w14:textId="77777777">
      <w:pPr>
        <w:pBdr/>
        <w:spacing/>
        <w:ind/>
        <w:rPr/>
      </w:pPr>
      <w:r>
        <w:t xml:space="preserve">Cabe ressalt</w:t>
      </w:r>
      <w:r>
        <w:t xml:space="preserve">ar, que no ano de 2025, este sistema foi idealizado e iniciado como projeto de integração disciplinar dos 5º. e 6º. Períodos de Sistemas de Informação. Neste ano de 2026, trata-se de uma evolução significativa e proposta como projeto de conclusão de curso.</w:t>
      </w:r>
      <w:r/>
    </w:p>
    <w:p w14:paraId="0FCDF8B6" w14:textId="77777777">
      <w:pPr>
        <w:pBdr/>
        <w:spacing/>
        <w:ind/>
        <w:rPr/>
      </w:pPr>
      <w:r>
        <w:t xml:space="preserve">A metodologia A metodologia consiste </w:t>
      </w:r>
      <w:r>
        <w:t xml:space="preserve">de</w:t>
      </w:r>
      <w:r>
        <w:t xml:space="preserv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w:t>
      </w:r>
      <w:r>
        <w:rPr>
          <w:i/>
        </w:rPr>
        <w:t xml:space="preserve"> </w:t>
      </w:r>
      <w:r>
        <w:rPr>
          <w:i/>
        </w:rPr>
        <w:t xml:space="preserve">Modeling</w:t>
      </w:r>
      <w:r>
        <w:rPr>
          <w:i/>
        </w:rPr>
        <w:t xml:space="preserve"> </w:t>
      </w:r>
      <w:r>
        <w:rPr>
          <w:i/>
        </w:rPr>
        <w:t xml:space="preserve">Language</w:t>
      </w:r>
      <w:r>
        <w:rPr>
          <w:i/>
        </w:rPr>
        <w:t xml:space="preserve"> </w:t>
      </w:r>
      <w:r>
        <w:t xml:space="preserve">– UML) e arquitetura de software orientada a objetos. Os materiais utilizados consistem </w:t>
      </w:r>
      <w:r>
        <w:t xml:space="preserve">de</w:t>
      </w:r>
      <w:r>
        <w:t xml:space="preserve"> tecnologias de software e hardware e provedores de serviços em Nuvem. </w:t>
      </w:r>
      <w:r/>
    </w:p>
    <w:p w14:paraId="6BCB1C9B" w14:textId="77777777">
      <w:pPr>
        <w:pBdr/>
        <w:spacing/>
        <w:ind/>
        <w:rPr/>
      </w:pPr>
      <w:r>
        <w:t xml:space="preserve">Quanto à estrutura deste documento, além desta introdução, o texto está dividido em outros seis capítulos. O</w:t>
      </w:r>
      <w:r>
        <w:t xml:space="preserve"> segundo capítulo apresenta a revisão bibliográfica que embasa teórica e tecnologicamente este projeto. O terceiro capítulo define os objetivos do projeto, a formulação do problema e sua justificativa. Sequencialmente, o quarto capítulo detalha os métodos </w:t>
      </w:r>
      <w:r>
        <w:t xml:space="preserve">gerenciais, incluindo o modelo de ciclo de vida e os recursos necessários. O quinto capítulo foca na especificação e análise de requisitos, abordando as regras de negócio e os modelos conceituais. O sexto capítulo elucida a a</w:t>
      </w:r>
      <w:r>
        <w:t xml:space="preserve">rquitetura e projeto do sistema de software, descrevendo as visões estrutural, comportamental e de dados, além da interação humano-computador. Por fim, encontra-se a conclusão com os resultados parciais alcançados, as referências utilizadas e os apêndices.</w:t>
      </w:r>
      <w:r/>
    </w:p>
    <w:p w14:paraId="6A1552E1" w14:textId="77777777">
      <w:pPr>
        <w:pBdr/>
        <w:spacing/>
        <w:ind/>
        <w:rPr/>
      </w:pPr>
      <w:r/>
      <w:r/>
    </w:p>
    <w:p w14:paraId="4F196338" w14:textId="77777777">
      <w:pPr>
        <w:pBdr/>
        <w:spacing/>
        <w:ind/>
        <w:rPr/>
      </w:pPr>
      <w:r/>
      <w:r/>
    </w:p>
    <w:p w14:paraId="1C004140" w14:textId="77777777">
      <w:pPr>
        <w:pBdr/>
        <w:spacing w:after="0" w:line="240" w:lineRule="auto"/>
        <w:ind/>
        <w:jc w:val="left"/>
        <w:rPr/>
      </w:pPr>
      <w:r>
        <w:br w:type="page" w:clear="all"/>
      </w:r>
      <w:r/>
    </w:p>
    <w:p w14:paraId="50D3E8ED" w14:textId="77777777">
      <w:pPr>
        <w:pStyle w:val="1634"/>
        <w:pBdr/>
        <w:spacing/>
        <w:ind/>
        <w:rPr/>
      </w:pPr>
      <w:r/>
      <w:bookmarkStart w:id="1" w:name="_Toc2"/>
      <w:r>
        <w:t xml:space="preserve">2 REVISÃO BIBLIOGRÁFICA</w:t>
      </w:r>
      <w:bookmarkEnd w:id="1"/>
      <w:r/>
      <w:r/>
    </w:p>
    <w:p w14:paraId="6C9B9A2C" w14:textId="77777777">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aplicados no desenvolvimento do pro</w:t>
      </w:r>
      <w:r>
        <w:rPr>
          <w:color w:val="000000"/>
        </w:rPr>
        <w:t xml:space="preserve">jeto "Fala, Cidade!". São abordados os conceitos sobre cidades inteligentes e resilientes, a importância da zeladoria pública e da participação cidadã digital, além dos princípios de engenharia de software e segurança da informação aplicados neste projeto.</w:t>
      </w:r>
      <w:r/>
    </w:p>
    <w:p w14:paraId="28766E2A" w14:textId="77777777">
      <w:pPr>
        <w:pBdr/>
        <w:spacing/>
        <w:ind/>
        <w:rPr/>
      </w:pPr>
      <w:r/>
      <w:r/>
    </w:p>
    <w:p w14:paraId="626D158D" w14:textId="77777777">
      <w:pPr>
        <w:pStyle w:val="1635"/>
        <w:pBdr/>
        <w:spacing/>
        <w:ind/>
        <w:rPr/>
      </w:pPr>
      <w:r/>
      <w:bookmarkStart w:id="2" w:name="_Toc3"/>
      <w:r>
        <w:t xml:space="preserve">2.1 CIDADES INTELIGENTES E RESILIENTES </w:t>
      </w:r>
      <w:bookmarkEnd w:id="2"/>
      <w:r/>
      <w:r/>
    </w:p>
    <w:p w14:paraId="0DE0A954" w14:textId="77777777">
      <w:pPr>
        <w:pBdr/>
        <w:spacing/>
        <w:ind/>
        <w:rPr/>
      </w:pPr>
      <w:r>
        <w:t xml:space="preserve">O desenvolvimento de sistemas voltados à administração pública e participação cidadã está diretamente relacionado ao conceito de cidades inteligentes (</w:t>
      </w:r>
      <w:r>
        <w:rPr>
          <w:i/>
          <w:iCs/>
        </w:rPr>
        <w:t xml:space="preserve">Smart</w:t>
      </w:r>
      <w:r>
        <w:rPr>
          <w:i/>
          <w:iCs/>
        </w:rPr>
        <w:t xml:space="preserve"> </w:t>
      </w:r>
      <w:r>
        <w:rPr>
          <w:i/>
          <w:iCs/>
        </w:rPr>
        <w:t xml:space="preserve">Cities</w:t>
      </w:r>
      <w:r>
        <w:t xml:space="preserve">). Segundo Lemos (2015), uma cidade inteligente é aquela que usa as principais tecnologias de informação e comunicação (TICs) para formar redes</w:t>
      </w:r>
      <w:r>
        <w:t xml:space="preserve"> digitais e objetos conectados, a fim de potencializar a gestão urbana e a interação social. Nesse contexto, a TIC atua como uma interface estratégica que facilita a comunicação direta entre cidadãos e instituições, promovendo a chamada governança digital.</w:t>
      </w:r>
      <w:r/>
    </w:p>
    <w:p w14:paraId="7ECCAC97" w14:textId="77777777">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w:t>
      </w:r>
      <w:r>
        <w:t xml:space="preserve">e acordo com Silva (2021), a aplicação dessas tecnologias permite a coleta e análise de dados em tempo real, contribuindo para decisões mais rápidas e assertivas por parte dos gestores públicos, além de fomentar a transparência e o engajamento comunitário.</w:t>
      </w:r>
      <w:r/>
    </w:p>
    <w:p w14:paraId="0D061C16" w14:textId="77777777">
      <w:pPr>
        <w:pBdr>
          <w:top w:val="none" w:color="000000" w:sz="4" w:space="0"/>
          <w:left w:val="none" w:color="000000" w:sz="4" w:space="0"/>
          <w:bottom w:val="none" w:color="000000" w:sz="4" w:space="0"/>
          <w:right w:val="none" w:color="000000" w:sz="4" w:space="0"/>
        </w:pBdr>
        <w:spacing/>
        <w:ind/>
        <w:rPr/>
      </w:pPr>
      <w:r>
        <w:t xml:space="preserve">Apro</w:t>
      </w:r>
      <w:r>
        <w:t xml:space="preserve">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w:t>
      </w:r>
      <w:r>
        <w:t xml:space="preserve">idade digital fundamenta-se na integração entre infraestrutura de rede, serviços eletrônicos e governança, permitindo que a prefeitura municipal automatize processos e ofereça canais de interação que reduzam a burocracia e aumentem a transparência pública.</w:t>
      </w:r>
      <w:r/>
    </w:p>
    <w:p w14:paraId="3E703BF4" w14:textId="77777777">
      <w:pPr>
        <w:pBdr>
          <w:top w:val="none" w:color="000000" w:sz="4" w:space="0"/>
          <w:left w:val="none" w:color="000000" w:sz="4" w:space="0"/>
          <w:bottom w:val="none" w:color="000000" w:sz="4" w:space="0"/>
          <w:right w:val="none" w:color="000000" w:sz="4" w:space="0"/>
        </w:pBdr>
        <w:spacing/>
        <w:ind/>
        <w:rPr/>
      </w:pPr>
      <w:r/>
      <w:r/>
    </w:p>
    <w:p w14:paraId="72B8CFD0" w14:textId="77777777">
      <w:pPr>
        <w:pStyle w:val="1636"/>
        <w:pBdr/>
        <w:spacing/>
        <w:ind/>
        <w:rPr/>
      </w:pPr>
      <w:r/>
      <w:bookmarkStart w:id="3" w:name="_Toc4"/>
      <w:r>
        <w:t xml:space="preserve">2.1.1 Fundamentos de Cidade Resiliente</w:t>
      </w:r>
      <w:bookmarkEnd w:id="3"/>
      <w:r/>
      <w:r/>
    </w:p>
    <w:p w14:paraId="3709460A"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w:t>
      </w:r>
      <w:r>
        <w:rPr>
          <w:color w:val="000000"/>
        </w:rPr>
        <w:t xml:space="preserve">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p>
    <w:p w14:paraId="79D0C1A0" w14:textId="77777777">
      <w:pPr>
        <w:pBdr>
          <w:top w:val="none" w:color="000000" w:sz="4" w:space="0"/>
          <w:left w:val="none" w:color="000000" w:sz="4" w:space="0"/>
          <w:bottom w:val="none" w:color="000000" w:sz="4" w:space="0"/>
          <w:right w:val="none" w:color="000000" w:sz="4" w:space="0"/>
        </w:pBdr>
        <w:spacing/>
        <w:ind/>
        <w:rPr/>
      </w:pPr>
      <w:r>
        <w:rPr>
          <w:color w:val="000000"/>
        </w:rPr>
        <w:t xml:space="preserve">No contexto do projeto </w:t>
      </w:r>
      <w:r>
        <w:rPr>
          <w:color w:val="000000"/>
        </w:rPr>
        <w:t xml:space="preserve">"Fala, Cidade!", a resiliência urbana é promovida por meio da otimização do fluxo de zeladoria, evitando o colapso dos canais de atendimento por redundância de dados e permitindo uma resposta ágil e distribuída a ocorrências na infraestrutura do município.</w:t>
      </w:r>
      <w:r/>
    </w:p>
    <w:p w14:paraId="58A108B7" w14:textId="77777777">
      <w:pPr>
        <w:pStyle w:val="1636"/>
        <w:pBdr/>
        <w:spacing/>
        <w:ind/>
        <w:rPr/>
      </w:pPr>
      <w:r/>
      <w:r/>
    </w:p>
    <w:p w14:paraId="34D83C68" w14:textId="77777777">
      <w:pPr>
        <w:pStyle w:val="1636"/>
        <w:pBdr/>
        <w:spacing/>
        <w:ind/>
        <w:rPr/>
      </w:pPr>
      <w:r/>
      <w:bookmarkStart w:id="4" w:name="_Toc5"/>
      <w:r>
        <w:t xml:space="preserve">2.1.2 Zeladoria Pública e Gestão de Serviços</w:t>
      </w:r>
      <w:bookmarkEnd w:id="4"/>
      <w:r/>
      <w:r/>
    </w:p>
    <w:p w14:paraId="66923925" w14:textId="77777777">
      <w:pPr>
        <w:pBdr>
          <w:top w:val="none" w:color="000000" w:sz="4" w:space="0"/>
          <w:left w:val="none" w:color="000000" w:sz="4" w:space="0"/>
          <w:bottom w:val="none" w:color="000000" w:sz="4" w:space="0"/>
          <w:right w:val="none" w:color="000000" w:sz="4" w:space="0"/>
        </w:pBdr>
        <w:spacing/>
        <w:ind/>
        <w:rPr/>
      </w:pPr>
      <w:r>
        <w:t xml:space="preserve">A</w:t>
      </w:r>
      <w:r>
        <w:t xml:space="preserve"> zeladoria pública refere-se ao conjunto de serviços de manutenção básica necessários para garantir a funcionalidade e o bem-estar no espaço urbano. Isso inclui serviços como pavimentação, iluminação pública, limpeza e drenagem pluvial. Segundo Bernardi e </w:t>
      </w:r>
      <w:r>
        <w:t xml:space="preserve">Brudeki</w:t>
      </w:r>
      <w:r>
        <w:t xml:space="preserve"> (2013), a eficiência na zeladoria depende da capacidade do m</w:t>
      </w:r>
      <w:r>
        <w:t xml:space="preserve">unicípio em identificar demandas e responder com agilidade as ocorrências relatadas. O monitoramento constante e a manutenção preventiva são pilares essenciais para evitar o agravamento de problemas estruturais que reduzam a qualidade de vida da população.</w:t>
      </w:r>
      <w:r/>
    </w:p>
    <w:p w14:paraId="12A738B4" w14:textId="77777777">
      <w:pPr>
        <w:pBdr>
          <w:top w:val="none" w:color="000000" w:sz="4" w:space="0"/>
          <w:left w:val="none" w:color="000000" w:sz="4" w:space="0"/>
          <w:bottom w:val="none" w:color="000000" w:sz="4" w:space="0"/>
          <w:right w:val="none" w:color="000000" w:sz="4" w:space="0"/>
        </w:pBdr>
        <w:spacing/>
        <w:ind/>
        <w:rPr/>
      </w:pPr>
      <w:r/>
      <w:r/>
    </w:p>
    <w:p w14:paraId="34371953" w14:textId="77777777">
      <w:pPr>
        <w:pStyle w:val="1636"/>
        <w:pBdr/>
        <w:spacing/>
        <w:ind/>
        <w:rPr/>
      </w:pPr>
      <w:r/>
      <w:bookmarkStart w:id="5" w:name="_Toc6"/>
      <w:r>
        <w:t xml:space="preserve">2.1.3 Participação Cidadã por meio de Sistemas de Informação Automatizados</w:t>
      </w:r>
      <w:bookmarkEnd w:id="5"/>
      <w:r/>
      <w:r/>
    </w:p>
    <w:p w14:paraId="40D34704" w14:textId="77777777">
      <w:pPr>
        <w:pBdr/>
        <w:spacing/>
        <w:ind/>
        <w:rPr/>
      </w:pPr>
      <w:r>
        <w:t xml:space="preserve">Outro conceito fundamental para este projeto é o de participação cidadã por meio de sistemas de informação digital. Conforme Oliveira (2020), pla</w:t>
      </w:r>
      <w:r>
        <w:t xml:space="preserve">taformas digitais ampliam as possibilidades de interação entre a população e o governo, permitindo que os cidadãos contribuam ativamente com informações relevantes para a administração pública, como denúncias, sugestões e avaliações dos serviços prestados.</w:t>
      </w:r>
      <w:r/>
    </w:p>
    <w:p w14:paraId="04583155" w14:textId="77777777">
      <w:pPr>
        <w:pBdr/>
        <w:spacing/>
        <w:ind/>
        <w:rPr/>
      </w:pPr>
      <w:r>
        <w:t xml:space="preserve">No contexto do desenvolvimento de software, é importante considerar os princípios da engenharia de software para a construção de sistemas que levem à participação cidadã digital. </w:t>
      </w:r>
      <w:r>
        <w:t xml:space="preserve">Segundo </w:t>
      </w:r>
      <w:r>
        <w:t xml:space="preserve">Sommerville</w:t>
      </w:r>
      <w:r>
        <w:t xml:space="preserve"> (2018), a engenharia de software envolve a a</w:t>
      </w:r>
      <w:r>
        <w:t xml:space="preserve">plicação de métodos sistemáticos, disciplinados e quantificáveis para o desenvolvimento, operação e manutenção de sistemas. Isso inclui a definição clara de requisitos funcionais e não funcionais, de forma a obter a qualidade do produto e de uso esperados.</w:t>
      </w:r>
      <w:r/>
    </w:p>
    <w:p w14:paraId="46694B4B" w14:textId="77777777">
      <w:pPr>
        <w:pBdr/>
        <w:spacing/>
        <w:ind/>
        <w:rPr/>
      </w:pPr>
      <w:r>
        <w:t xml:space="preserve">De acordo com Fielding (2000), o estilo arquitetural </w:t>
      </w:r>
      <w:r>
        <w:rPr>
          <w:i/>
        </w:rPr>
        <w:t xml:space="preserve">Representational</w:t>
      </w:r>
      <w:r>
        <w:rPr>
          <w:i/>
        </w:rPr>
        <w:t xml:space="preserve"> </w:t>
      </w:r>
      <w:r>
        <w:rPr>
          <w:i/>
        </w:rPr>
        <w:t xml:space="preserve">State</w:t>
      </w:r>
      <w:r>
        <w:rPr>
          <w:i/>
        </w:rPr>
        <w:t xml:space="preserve"> </w:t>
      </w:r>
      <w:r>
        <w:rPr>
          <w:i/>
        </w:rPr>
        <w:t xml:space="preserve">Transfer</w:t>
      </w:r>
      <w:r>
        <w:t xml:space="preserve"> (REST) permite a construção de sistemas de software distribuídos escaláveis, sendo amplamente utilizado em aplicativos para a plataforma </w:t>
      </w:r>
      <w:r>
        <w:rPr>
          <w:i/>
        </w:rPr>
        <w:t xml:space="preserve">World </w:t>
      </w:r>
      <w:r>
        <w:rPr>
          <w:i/>
        </w:rPr>
        <w:t xml:space="preserve">Wide</w:t>
      </w:r>
      <w:r>
        <w:rPr>
          <w:i/>
        </w:rPr>
        <w:t xml:space="preserv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w:t>
      </w:r>
      <w:r>
        <w:rPr>
          <w:i/>
        </w:rPr>
        <w:t xml:space="preserve">end</w:t>
      </w:r>
      <w:r>
        <w:t xml:space="preserve"> e </w:t>
      </w:r>
      <w:r>
        <w:rPr>
          <w:i/>
        </w:rPr>
        <w:t xml:space="preserve">back-end</w:t>
      </w:r>
      <w:r>
        <w:t xml:space="preserve"> do sistema.</w:t>
      </w:r>
      <w:r/>
    </w:p>
    <w:p w14:paraId="507A45AD" w14:textId="77777777">
      <w:pPr>
        <w:pBdr/>
        <w:spacing/>
        <w:ind/>
        <w:rPr/>
      </w:pPr>
      <w:r>
        <w:t xml:space="preserve">Outro aspecto relevante é a segurança da informação, especialmente em sistemas que lidam com dados pessoais e sensíveis. A Lei Geral de Proteção de Dados (LGPD), instituída no Brasil em 2018, e</w:t>
      </w:r>
      <w:r>
        <w:t xml:space="preserve">stabelece diretrizes para o tratamento de dados pessoais, garantindo privacidade e proteção aos usuários (Brasil, 2018). A conformidade com essa legislação e as boas práticas de segurança de informação são essenciais para a eficácia da participação cidadã.</w:t>
      </w:r>
      <w:r/>
    </w:p>
    <w:p w14:paraId="7DCFD7FC" w14:textId="77777777">
      <w:pPr>
        <w:pBdr/>
        <w:spacing/>
        <w:ind/>
        <w:rPr/>
      </w:pPr>
      <w:r>
        <w:t xml:space="preserve">A seguir são apresentados trabalhos relacionados ao presente projeto.</w:t>
      </w:r>
      <w:r/>
    </w:p>
    <w:p w14:paraId="299DCC18" w14:textId="77777777">
      <w:pPr>
        <w:pBdr/>
        <w:spacing/>
        <w:ind/>
        <w:rPr/>
      </w:pPr>
      <w:r/>
      <w:r/>
    </w:p>
    <w:p w14:paraId="25AB7DC7" w14:textId="77777777">
      <w:pPr>
        <w:pStyle w:val="1635"/>
        <w:pBdr/>
        <w:spacing/>
        <w:ind/>
        <w:rPr/>
      </w:pPr>
      <w:r/>
      <w:bookmarkStart w:id="6" w:name="_Toc7"/>
      <w:r>
        <w:rPr>
          <w:caps w:val="0"/>
        </w:rPr>
        <w:t xml:space="preserve">2.2 TRABALHOS RELACIONADOS</w:t>
      </w:r>
      <w:bookmarkEnd w:id="6"/>
      <w:r/>
      <w:r/>
    </w:p>
    <w:p w14:paraId="3F04F297" w14:textId="77777777">
      <w:pPr>
        <w:pBdr/>
        <w:spacing/>
        <w:ind/>
        <w:rPr/>
      </w:pPr>
      <w:r>
        <w:t xml:space="preserve">Diversas iniciativas já foram desenvolvidas com o objetivo de aproximar a população dos órgãos públicos por meio das TICs. Entre elas, destaca-se a plataforma </w:t>
      </w:r>
      <w:r>
        <w:t xml:space="preserve">Colab</w:t>
      </w:r>
      <w:r>
        <w:t xml:space="preserve">, um aplicativo brasileiro que permite aos cidadãos reportar problemas urbanos, como buracos em vias públicas, iluminação defeituosa e descarte irregular de lixo. Segundo Pires (2019), o </w:t>
      </w:r>
      <w:r>
        <w:t xml:space="preserve">Colab</w:t>
      </w:r>
      <w:r>
        <w:t xml:space="preserve"> contribui para aumentar a transparência na gestão pública e incentivar a participação popular, funcionando como um canal direto entre a população e as prefeituras dos municípios.</w:t>
      </w:r>
      <w:r/>
    </w:p>
    <w:p w14:paraId="3BDB66A5" w14:textId="77777777">
      <w:pPr>
        <w:pBdr>
          <w:top w:val="none" w:color="000000" w:sz="4" w:space="0"/>
          <w:left w:val="none" w:color="000000" w:sz="4" w:space="0"/>
          <w:bottom w:val="none" w:color="000000" w:sz="4" w:space="0"/>
          <w:right w:val="none" w:color="000000" w:sz="4" w:space="0"/>
        </w:pBdr>
        <w:spacing/>
        <w:ind/>
        <w:rPr/>
      </w:pPr>
      <w:r>
        <w:t xml:space="preserve">O cidadão utiliza o aplicativo </w:t>
      </w:r>
      <w:r>
        <w:t xml:space="preserve">Colab</w:t>
      </w:r>
      <w:r>
        <w:t xml:space="preserve"> para buscar consultas ou visualizar o </w:t>
      </w:r>
      <w:r>
        <w:rPr>
          <w:i/>
        </w:rPr>
        <w:t xml:space="preserve">feed</w:t>
      </w:r>
      <w:r>
        <w:t xml:space="preserve"> de ocorrências próximas. Ao identificar um problema de infraestrutura urbana, o usuário pode realizar o registro com </w:t>
      </w:r>
      <w:r>
        <w:t xml:space="preserve">foto e localização geográfica do problema. A prefeitura parceira receberá a demanda em um painel de gestão interna, onde o departamento municipal responsável fará a atualização do protocolo e fornecerá o retorno final ao cidadão após a execução do serviço.</w:t>
      </w:r>
      <w:r/>
    </w:p>
    <w:p w14:paraId="6AFD8EF9" w14:textId="77777777">
      <w:pPr>
        <w:pBdr/>
        <w:spacing/>
        <w:ind/>
        <w:rPr>
          <w:highlight w:val="yellow"/>
        </w:rPr>
      </w:pPr>
      <w:r>
        <w:t xml:space="preserve">As Figuras 1 e 2 mostram algumas das interfaces de usuário da plataforma </w:t>
      </w:r>
      <w:r>
        <w:t xml:space="preserve">Colab</w:t>
      </w:r>
      <w:r>
        <w:t xml:space="preserve">.</w:t>
      </w:r>
      <w:r>
        <w:rPr>
          <w:highlight w:val="yellow"/>
        </w:rPr>
      </w:r>
    </w:p>
    <w:p w14:paraId="1C62C7CB" w14:textId="77777777">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r/>
    </w:p>
    <w:p w14:paraId="1497686D" w14:textId="77777777">
      <w:pPr>
        <w:pStyle w:val="1845"/>
        <w:pBdr/>
        <w:spacing/>
        <w:ind/>
        <w:rPr/>
      </w:pPr>
      <w:r>
        <w:t xml:space="preserve">FIGURA </w:t>
      </w:r>
      <w:r>
        <w:fldChar w:fldCharType="begin"/>
      </w:r>
      <w:r>
        <w:instrText xml:space="preserve">SEQ FIGURA \* Arabic </w:instrText>
      </w:r>
      <w:r>
        <w:fldChar w:fldCharType="separate"/>
      </w:r>
      <w:r>
        <w:t xml:space="preserve">1</w:t>
      </w:r>
      <w:r>
        <w:fldChar w:fldCharType="end"/>
      </w:r>
      <w:r>
        <w:t xml:space="preserve"> – Interface de consulta do aplicativo </w:t>
      </w:r>
      <w:r>
        <w:t xml:space="preserve">Colab</w:t>
      </w:r>
      <w:r/>
    </w:p>
    <w:p w14:paraId="0F8DE17C" w14:textId="77777777">
      <w:pPr>
        <w:pBdr/>
        <w:spacing/>
        <w:ind/>
        <w:jc w:val="left"/>
        <w:rPr>
          <w:sz w:val="20"/>
          <w:szCs w:val="18"/>
        </w:rPr>
      </w:pPr>
      <w:r>
        <w:rPr>
          <w:sz w:val="20"/>
          <w:szCs w:val="18"/>
        </w:rPr>
        <w:t xml:space="preserve">Fonte: </w:t>
      </w:r>
      <w:r>
        <w:rPr>
          <w:sz w:val="20"/>
          <w:szCs w:val="18"/>
        </w:rPr>
        <w:t xml:space="preserve">Colab</w:t>
      </w:r>
      <w:r>
        <w:rPr>
          <w:sz w:val="20"/>
          <w:szCs w:val="18"/>
        </w:rPr>
        <w:t xml:space="preserve"> (2026).</w:t>
      </w:r>
      <w:r>
        <w:rPr>
          <w:sz w:val="20"/>
          <w:szCs w:val="18"/>
        </w:rPr>
      </w:r>
    </w:p>
    <w:p w14:paraId="51101B40" w14:textId="77777777">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r/>
    </w:p>
    <w:p w14:paraId="71F251D8" w14:textId="77777777">
      <w:pPr>
        <w:pStyle w:val="1845"/>
        <w:pBdr/>
        <w:spacing/>
        <w:ind/>
        <w:rPr/>
      </w:pPr>
      <w:r>
        <w:t xml:space="preserve">FIGURA </w:t>
      </w:r>
      <w:r>
        <w:fldChar w:fldCharType="begin"/>
      </w:r>
      <w:r>
        <w:instrText xml:space="preserve">SEQ FIGURA \* Arabic </w:instrText>
      </w:r>
      <w:r>
        <w:fldChar w:fldCharType="separate"/>
      </w:r>
      <w:r>
        <w:t xml:space="preserve">2</w:t>
      </w:r>
      <w:r>
        <w:fldChar w:fldCharType="end"/>
      </w:r>
      <w:r>
        <w:t xml:space="preserve"> - Interface de</w:t>
      </w:r>
      <w:r>
        <w:rPr>
          <w:i/>
        </w:rPr>
        <w:t xml:space="preserve"> feed</w:t>
      </w:r>
      <w:r>
        <w:t xml:space="preserve"> do aplicativo </w:t>
      </w:r>
      <w:r>
        <w:t xml:space="preserve">Colab</w:t>
      </w:r>
      <w:r/>
    </w:p>
    <w:p w14:paraId="783AC560" w14:textId="77777777">
      <w:pPr>
        <w:pBdr/>
        <w:spacing/>
        <w:ind/>
        <w:jc w:val="left"/>
        <w:rPr>
          <w:sz w:val="20"/>
          <w:szCs w:val="18"/>
        </w:rPr>
      </w:pPr>
      <w:r>
        <w:rPr>
          <w:bCs/>
          <w:sz w:val="20"/>
          <w:szCs w:val="18"/>
        </w:rPr>
        <w:t xml:space="preserve">Fonte</w:t>
      </w:r>
      <w:r>
        <w:rPr>
          <w:b/>
          <w:bCs/>
          <w:sz w:val="20"/>
          <w:szCs w:val="18"/>
        </w:rPr>
        <w:t xml:space="preserve">:</w:t>
      </w:r>
      <w:r>
        <w:rPr>
          <w:sz w:val="20"/>
          <w:szCs w:val="18"/>
        </w:rPr>
        <w:t xml:space="preserve"> </w:t>
      </w:r>
      <w:r>
        <w:rPr>
          <w:sz w:val="20"/>
          <w:szCs w:val="18"/>
        </w:rPr>
        <w:t xml:space="preserve">Colab</w:t>
      </w:r>
      <w:r>
        <w:rPr>
          <w:sz w:val="20"/>
          <w:szCs w:val="18"/>
        </w:rPr>
        <w:t xml:space="preserve"> (2026).</w:t>
      </w:r>
      <w:r>
        <w:rPr>
          <w:sz w:val="20"/>
          <w:szCs w:val="18"/>
        </w:rPr>
      </w:r>
    </w:p>
    <w:p w14:paraId="01B2E219" w14:textId="77777777">
      <w:pPr>
        <w:pBdr/>
        <w:spacing/>
        <w:ind/>
        <w:rPr/>
      </w:pPr>
      <w:r>
        <w:t xml:space="preserve">Outros trabalhos relevantes são os sistemas de ouvidoria </w:t>
      </w:r>
      <w:r>
        <w:t xml:space="preserve">digital utilizados por órgãos governamentais. De acordo com Santos (2020), essas plataformas digitais permitem que cidadãos registrem reclamações, denúncias e sugestões, sendo ferramentas importantes para o controle social e melhoria dos serviços públicos.</w:t>
      </w:r>
      <w:r/>
    </w:p>
    <w:p w14:paraId="4698940D" w14:textId="77777777">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t>
      </w:r>
      <w:r>
        <w:rPr>
          <w:color w:val="000000"/>
        </w:rPr>
        <w:t xml:space="preserve">WebNets</w:t>
      </w:r>
      <w:r>
        <w:rPr>
          <w:color w:val="000000"/>
        </w:rPr>
        <w:t xml:space="preserve"> Soluções, permite ao usuário indicar a sua localização e o tipo de serviço desejado entre as diversas categorias disponíveis. O sistema encaminh</w:t>
      </w:r>
      <w:r>
        <w:rPr>
          <w:color w:val="000000"/>
        </w:rPr>
        <w:t xml:space="preserve">ará a demanda diretamente para a Ouvidoria da cidade selecionada, onde o ouvidor ou o gestor da pasta específica avaliará a solicitação e o responsável aprovará (ou não) o protocolo, enviando a resposta oficial ao usuário por meio do portal (E-Ouve, 2026).</w:t>
      </w:r>
      <w:r/>
    </w:p>
    <w:p w14:paraId="66748EB0" w14:textId="77777777">
      <w:pPr>
        <w:pBdr/>
        <w:spacing/>
        <w:ind/>
        <w:rPr/>
      </w:pPr>
      <w:r>
        <w:t xml:space="preserve">As Figuras 3 e 4 mostram partes da interface de usuário do sistema e-Ouve.</w:t>
      </w:r>
      <w:r/>
    </w:p>
    <w:p w14:paraId="2092F039" w14:textId="77777777">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r/>
    </w:p>
    <w:p w14:paraId="40167EF8" w14:textId="77777777">
      <w:pPr>
        <w:pStyle w:val="1845"/>
        <w:pBdr/>
        <w:spacing/>
        <w:ind/>
        <w:rPr/>
      </w:pPr>
      <w:r>
        <w:t xml:space="preserve">FIGURA </w:t>
      </w:r>
      <w:r>
        <w:fldChar w:fldCharType="begin"/>
      </w:r>
      <w:r>
        <w:instrText xml:space="preserve">SEQ FIGURA \* Arabic </w:instrText>
      </w:r>
      <w:r>
        <w:fldChar w:fldCharType="separate"/>
      </w:r>
      <w:r>
        <w:t xml:space="preserve">3</w:t>
      </w:r>
      <w:r>
        <w:fldChar w:fldCharType="end"/>
      </w:r>
      <w:r>
        <w:t xml:space="preserve"> - Seleção da unidade da federação na plataforma e-Ouve </w:t>
      </w:r>
      <w:r/>
    </w:p>
    <w:p w14:paraId="3A11B5C7" w14:textId="77777777">
      <w:pPr>
        <w:pBdr/>
        <w:spacing/>
        <w:ind/>
        <w:rPr>
          <w:sz w:val="20"/>
          <w:szCs w:val="18"/>
        </w:rPr>
      </w:pPr>
      <w:r>
        <w:rPr>
          <w:sz w:val="20"/>
          <w:szCs w:val="18"/>
        </w:rPr>
        <w:t xml:space="preserve">Fonte:</w:t>
      </w:r>
      <w:r>
        <w:rPr>
          <w:sz w:val="20"/>
          <w:szCs w:val="18"/>
          <w:highlight w:val="white"/>
        </w:rPr>
        <w:t xml:space="preserve"> e-Ouve (2026).</w:t>
      </w:r>
      <w:r>
        <w:rPr>
          <w:sz w:val="20"/>
          <w:szCs w:val="18"/>
        </w:rPr>
      </w:r>
    </w:p>
    <w:p w14:paraId="54776A49" w14:textId="77777777">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r/>
    </w:p>
    <w:p w14:paraId="043547F1" w14:textId="77777777">
      <w:pPr>
        <w:pStyle w:val="1845"/>
        <w:pBdr/>
        <w:spacing/>
        <w:ind/>
        <w:rPr/>
      </w:pPr>
      <w:r>
        <w:t xml:space="preserve">FIGURA </w:t>
      </w:r>
      <w:r>
        <w:fldChar w:fldCharType="begin"/>
      </w:r>
      <w:r>
        <w:instrText xml:space="preserve">SEQ FIGURA \* Arabic </w:instrText>
      </w:r>
      <w:r>
        <w:fldChar w:fldCharType="separate"/>
      </w:r>
      <w:r>
        <w:t xml:space="preserve">4</w:t>
      </w:r>
      <w:r>
        <w:fldChar w:fldCharType="end"/>
      </w:r>
      <w:r>
        <w:t xml:space="preserve"> - Seleção de serviços na plataforma e-Ouve</w:t>
      </w:r>
      <w:r/>
    </w:p>
    <w:p w14:paraId="0B159EBA" w14:textId="77777777">
      <w:pPr>
        <w:pBdr/>
        <w:spacing/>
        <w:ind/>
        <w:jc w:val="left"/>
        <w:rPr>
          <w:sz w:val="20"/>
          <w:szCs w:val="18"/>
        </w:rPr>
      </w:pPr>
      <w:r>
        <w:rPr>
          <w:sz w:val="20"/>
          <w:szCs w:val="18"/>
        </w:rPr>
        <w:t xml:space="preserve">Fonte: e-Ouve (2026).</w:t>
      </w:r>
      <w:r>
        <w:rPr>
          <w:sz w:val="20"/>
          <w:szCs w:val="18"/>
        </w:rPr>
      </w:r>
    </w:p>
    <w:p w14:paraId="5777058F" w14:textId="77777777">
      <w:pPr>
        <w:pBdr/>
        <w:spacing/>
        <w:ind/>
        <w:rPr/>
      </w:pPr>
      <w:r>
        <w:t xml:space="preserve">Além disso, estudos sobre governo eletrônico (</w:t>
      </w:r>
      <w:r>
        <w:rPr>
          <w:i/>
        </w:rPr>
        <w:t xml:space="preserve">e-</w:t>
      </w:r>
      <w:r>
        <w:rPr>
          <w:i/>
        </w:rPr>
        <w:t xml:space="preserve">government</w:t>
      </w:r>
      <w:r>
        <w:t xml:space="preserve">) reforçam a importância da digitalização dos serviços públicos. Conforme </w:t>
      </w:r>
      <w:r>
        <w:t xml:space="preserve">Heeks</w:t>
      </w:r>
      <w:r>
        <w:t xml:space="preserve"> (2006), a adoção de tecnologias digitais no setor público pode melhorar significativamente a eficiência administrativa e a qualidade dos serviços oferecidos à população, desde que haja planejamento adequado e foco nas necessidades dos usuários.</w:t>
      </w:r>
      <w:r/>
    </w:p>
    <w:p w14:paraId="0C1D1D70" w14:textId="77777777">
      <w:pPr>
        <w:pBdr/>
        <w:spacing/>
        <w:ind/>
        <w:rPr/>
      </w:pPr>
      <w:r>
        <w:t xml:space="preserve">Ao analisar esses trabalhos com o projeto “Fala, Cidade!”, observa-se que este projeto busca integrar funci</w:t>
      </w:r>
      <w:r>
        <w:t xml:space="preserve">onalidades já existentes em diferentes sistemas, como registro de ocorrências, acompanhamento de status e interação com o usuário, adicionando melhorias como classificação por prioridade, integração com mapas e suporte a ocorrências relatadas anonimamente.</w:t>
      </w:r>
      <w:r/>
    </w:p>
    <w:p w14:paraId="53FF0709" w14:textId="77777777">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14:paraId="79BDCAB1" w14:textId="77777777">
      <w:pPr>
        <w:pStyle w:val="1634"/>
        <w:pBdr/>
        <w:spacing/>
        <w:ind/>
        <w:rPr/>
      </w:pPr>
      <w:r/>
      <w:bookmarkStart w:id="7" w:name="_Toc8"/>
      <w:r>
        <w:t xml:space="preserve">3 OBJETIVO DO PROJETO</w:t>
      </w:r>
      <w:bookmarkEnd w:id="7"/>
      <w:r/>
      <w:r/>
    </w:p>
    <w:p w14:paraId="0115F41F" w14:textId="77777777">
      <w:pPr>
        <w:pBdr/>
        <w:spacing/>
        <w:ind/>
        <w:rPr/>
      </w:pPr>
      <w:r>
        <w:t xml:space="preserve">Este capítulo apresenta os objetivos do projeto, abordando sua finalidade, justificativa de realização, público de interesse e níveis de tomada de decisão abrangidos pelo sistema de informação.</w:t>
      </w:r>
      <w:r/>
    </w:p>
    <w:p w14:paraId="4242FAA4" w14:textId="77777777">
      <w:pPr>
        <w:pBdr/>
        <w:spacing/>
        <w:ind/>
        <w:rPr/>
      </w:pPr>
      <w:r/>
      <w:r/>
    </w:p>
    <w:p w14:paraId="1E9633F5" w14:textId="77777777">
      <w:pPr>
        <w:pStyle w:val="1635"/>
        <w:pBdr/>
        <w:spacing/>
        <w:ind/>
        <w:rPr/>
      </w:pPr>
      <w:r/>
      <w:bookmarkStart w:id="8" w:name="_Toc9"/>
      <w:r>
        <w:t xml:space="preserve">3.1 FORMULAÇÃO DO PROBLEMA</w:t>
      </w:r>
      <w:bookmarkEnd w:id="8"/>
      <w:r/>
      <w:r/>
    </w:p>
    <w:p w14:paraId="0353FCCC" w14:textId="77777777">
      <w:pPr>
        <w:pBdr/>
        <w:spacing/>
        <w:ind/>
        <w:rPr/>
      </w:pPr>
      <w:r>
        <w:t xml:space="preserve">Quan</w:t>
      </w:r>
      <w:r>
        <w:t xml:space="preserve">do faltam mecanismos céleres e acessíveis de interlocução entre a sociedade civil e as instâncias governamentais há o comprometimento da resolução de demandas de zeladoria, ocasionando infraestruturas e saneamentos deficitários, fragilidades na segurança p</w:t>
      </w:r>
      <w:r>
        <w:t xml:space="preserve">ública e ineficiência na prestação de serviços municipais. Tal lacuna comunicacional resulta, invariavelmente, na dilação dos prazos para o atendimento de necessidades fundamentais da coletividade, com influência negativa na qualidade de vida da população.</w:t>
      </w:r>
      <w:r/>
    </w:p>
    <w:p w14:paraId="4815D9D4" w14:textId="77777777">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w:t>
      </w:r>
      <w:r>
        <w:t xml:space="preserve">cos. Embora as administrações municipais possuam canais tradicionais (como telefone 156 ou ouvidorias físicas), esses frequentemente carecem de integração tecnológica em tempo real e usabilidade para dispositivos móveis, resultando em lacunas operacionais.</w:t>
      </w:r>
      <w:r/>
    </w:p>
    <w:p w14:paraId="09526AF2" w14:textId="77777777">
      <w:pPr>
        <w:pBdr/>
        <w:spacing/>
        <w:ind/>
        <w:rPr/>
      </w:pPr>
      <w:r>
        <w:t xml:space="preserve">Neste prisma, um sistema de </w:t>
      </w:r>
      <w:r>
        <w:t xml:space="preserve">informação de relatos de ocorrências e notificações pode ajudar a aproximar o cidadão da administração pública, por meio de um canal que viabiliza o registro, a categorização e a priorização de ocorrências de maneira sistemática e inteligível. Após a submi</w:t>
      </w:r>
      <w:r>
        <w:t xml:space="preserve">ssão do relato pelo cidadão, o sistema poderá processar e encaminhar automaticamente os dados ao departamento competente, facultando à administração pública o monitoramento em tempo real do volume, da geolocalização e da tipologia das demandas registradas.</w:t>
      </w:r>
      <w:r/>
    </w:p>
    <w:p w14:paraId="39DD70A0" w14:textId="77777777">
      <w:pPr>
        <w:pBdr/>
        <w:spacing/>
        <w:ind/>
        <w:rPr/>
      </w:pPr>
      <w:r>
        <w:t xml:space="preserve">Complementarmente, os usuários poderão acompanhar o trâmite de suas </w:t>
      </w:r>
      <w:r>
        <w:t xml:space="preserve">solicitações mediante um protocolo unificado, observando os estágios de atendimento que compreendam o recebimento, a triagem, o processamento e a efetiva resolução. A gestão pública poderá acompanhar um painel administrativo que permitirá a supervisão anal</w:t>
      </w:r>
      <w:r>
        <w:t xml:space="preserve">ítica das ocorrências com filtros por cronologia, categoria, localidade e níveis de criticidade. Essa governança estruturada pode fomentar a transparência pública e subsidiar a geração de relatórios estratégicos para o planejamento urbano baseado em dados.</w:t>
      </w:r>
      <w:r/>
    </w:p>
    <w:p w14:paraId="7F367221" w14:textId="77777777">
      <w:pPr>
        <w:pStyle w:val="1635"/>
        <w:pBdr/>
        <w:spacing/>
        <w:ind/>
        <w:rPr/>
      </w:pPr>
      <w:r/>
      <w:bookmarkStart w:id="9" w:name="_Toc10"/>
      <w:r>
        <w:t xml:space="preserve">3.2 OBJETIVOS </w:t>
      </w:r>
      <w:bookmarkEnd w:id="9"/>
      <w:r/>
      <w:r/>
    </w:p>
    <w:p w14:paraId="66C54B2E" w14:textId="77777777">
      <w:pPr>
        <w:pBdr/>
        <w:spacing/>
        <w:ind/>
        <w:rPr/>
      </w:pPr>
      <w:r>
        <w:t xml:space="preserve">O objetivo principal deste projeto de final de curso é o desenvolvimento</w:t>
      </w:r>
      <w:r>
        <w:t xml:space="preserve"> de um sistema de informação para relato de ocorrência de problemas de infraestrutura, saneamento, conservação de espaços públicos ou de zeladoria pública pelo cidadão à administração pública, com o intuito de agilizar as condutas necessárias de resolução.</w:t>
      </w:r>
      <w:r/>
    </w:p>
    <w:p w14:paraId="39E212D5" w14:textId="77777777">
      <w:pPr>
        <w:pBdr/>
        <w:spacing/>
        <w:ind/>
        <w:rPr/>
      </w:pPr>
      <w:r>
        <w:t xml:space="preserve">São objetivos específicos:</w:t>
      </w:r>
      <w:r/>
    </w:p>
    <w:p w14:paraId="30F9372B" w14:textId="77777777">
      <w:pPr>
        <w:pStyle w:val="1844"/>
        <w:numPr>
          <w:ilvl w:val="0"/>
          <w:numId w:val="31"/>
        </w:numPr>
        <w:pBdr/>
        <w:spacing/>
        <w:ind/>
        <w:rPr/>
      </w:pPr>
      <w:r>
        <w:t xml:space="preserve">realizar a revisão bibliográfica para fundamentação do trabalho;</w:t>
      </w:r>
      <w:r/>
    </w:p>
    <w:p w14:paraId="63C63287" w14:textId="77777777">
      <w:pPr>
        <w:pStyle w:val="1844"/>
        <w:numPr>
          <w:ilvl w:val="0"/>
          <w:numId w:val="31"/>
        </w:numPr>
        <w:pBdr/>
        <w:spacing/>
        <w:ind/>
        <w:rPr/>
      </w:pPr>
      <w:r>
        <w:t xml:space="preserve">desenvolver módulos do sistema que permitam a categorização de prioridades e o registro de ocorrências pelo cidadão;</w:t>
      </w:r>
      <w:r/>
    </w:p>
    <w:p w14:paraId="458D50F1" w14:textId="77777777">
      <w:pPr>
        <w:pStyle w:val="1844"/>
        <w:numPr>
          <w:ilvl w:val="0"/>
          <w:numId w:val="31"/>
        </w:numPr>
        <w:pBdr/>
        <w:spacing/>
        <w:ind/>
        <w:rPr/>
      </w:pPr>
      <w:r>
        <w:t xml:space="preserve">integrar aos serviços de geolocalização para a determinação precisa do local da ocorrência, facultando ao usuário a anexação de registros fotográficos para subsidiar a análise dos responsáveis;</w:t>
      </w:r>
      <w:r/>
    </w:p>
    <w:p w14:paraId="5966F69B" w14:textId="77777777">
      <w:pPr>
        <w:pStyle w:val="1844"/>
        <w:numPr>
          <w:ilvl w:val="0"/>
          <w:numId w:val="31"/>
        </w:numPr>
        <w:pBdr/>
        <w:spacing/>
        <w:ind/>
        <w:rPr/>
      </w:pPr>
      <w:r>
        <w:t xml:space="preserve">assegurar a prerrogativa do anonimato quando a natureza da ocorrência assim o exigir;</w:t>
      </w:r>
      <w:r/>
    </w:p>
    <w:p w14:paraId="5E0F75F8" w14:textId="77777777">
      <w:pPr>
        <w:pStyle w:val="1844"/>
        <w:numPr>
          <w:ilvl w:val="0"/>
          <w:numId w:val="31"/>
        </w:numPr>
        <w:pBdr/>
        <w:spacing/>
        <w:ind/>
        <w:rPr/>
      </w:pPr>
      <w:r>
        <w:t xml:space="preserve">estabelecer mecanismos de avaliação contínua do sistema a fim de melhor atender às necessidades dos usuários.</w:t>
      </w:r>
      <w:r/>
    </w:p>
    <w:p w14:paraId="122D86E2" w14:textId="77777777">
      <w:pPr>
        <w:pStyle w:val="1844"/>
        <w:pBdr/>
        <w:spacing/>
        <w:ind/>
        <w:rPr/>
      </w:pPr>
      <w:r/>
      <w:r/>
    </w:p>
    <w:p w14:paraId="779C5321" w14:textId="77777777">
      <w:pPr>
        <w:pStyle w:val="1635"/>
        <w:pBdr/>
        <w:spacing/>
        <w:ind/>
        <w:rPr/>
      </w:pPr>
      <w:r/>
      <w:bookmarkStart w:id="10" w:name="_Toc11"/>
      <w:r>
        <w:t xml:space="preserve">3.3 JUSTIFICATIVA </w:t>
      </w:r>
      <w:bookmarkEnd w:id="10"/>
      <w:r/>
      <w:r/>
    </w:p>
    <w:p w14:paraId="432E20AF" w14:textId="77777777">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recentes para oferecer mais cel</w:t>
      </w:r>
      <w:r>
        <w:t xml:space="preserve">eridade nas intervenções municipais e promover um ambiente urbano mais resiliente e organizado. Dessa forma, o sistema proposto pretende superar limitações identificadas nos trabalhos analisados, oferecendo uma solução mais completa, acessível e eficiente.</w:t>
      </w:r>
      <w:r/>
    </w:p>
    <w:p w14:paraId="5BA8B19D" w14:textId="77777777">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p>
    <w:p w14:paraId="71B2BE48" w14:textId="77777777">
      <w:pPr>
        <w:pBdr/>
        <w:spacing/>
        <w:ind/>
        <w:rPr/>
      </w:pPr>
      <w:r>
        <w:t xml:space="preserve">3.4 NÍVEIS DE DECISÃO E GRUPOS FUNCIONAIS ATENDIDOS</w:t>
      </w:r>
      <w:r/>
    </w:p>
    <w:p w14:paraId="713ABFB9" w14:textId="77777777">
      <w:pPr>
        <w:pBdr/>
        <w:spacing/>
        <w:ind/>
        <w:rPr/>
      </w:pPr>
      <w:r>
        <w:t xml:space="preserve">O projeto destina-se à Administração Pública Municipal e suas respectivas secretarias. No ambiente externo, o sistema atenderá aos cidadãos, conselhos comunitários e organizações da socieda</w:t>
      </w:r>
      <w:r>
        <w:t xml:space="preserve">de civil. Em nível operacional, as informações serão oferecidas e atualizadas pelos funcionários públicos de campo e técnicos das secretarias, responsáveis pela execução direta dos reparos, triagem inicial e alteração do status imediato de cada protocolo. </w:t>
      </w:r>
      <w:r/>
    </w:p>
    <w:p w14:paraId="75DA07E0" w14:textId="77777777">
      <w:pPr>
        <w:pBdr/>
        <w:spacing/>
        <w:ind/>
        <w:rPr/>
      </w:pPr>
      <w:r>
        <w:rPr>
          <w:highlight w:val="white"/>
        </w:rPr>
        <w:t xml:space="preserve">Em nível tático, as informaçõe</w:t>
      </w:r>
      <w:r>
        <w:t xml:space="preserve">s as informações provenientes do sistema subsidiarão os gestores intermediários das secretari</w:t>
      </w:r>
      <w:r>
        <w:t xml:space="preserve">as municipais no acompanhamento do volume de ocorrências por categoria, no monitoramento dos prazos de atendimento e na priorização das intervenções operacionais, possibilitando uma coordenação mais ágil entre as equipes de campo e a administração central.</w:t>
      </w:r>
      <w:r/>
    </w:p>
    <w:p w14:paraId="486D1D54" w14:textId="77777777">
      <w:pPr>
        <w:pBdr/>
        <w:spacing/>
        <w:ind/>
        <w:rPr/>
      </w:pPr>
      <w:r>
        <w:t xml:space="preserve">Em nível estratégico, prefeitos e secretários municipais utilizarão relatórios gerenciais analíticos e mapas georreferenciados para identificar áreas críticas e definir políticas </w:t>
      </w:r>
      <w:r>
        <w:t xml:space="preserve">públicas  baseadas</w:t>
      </w:r>
      <w:r>
        <w:t xml:space="preserve"> em dados reais de demandas comunitárias. Para o cidadão, o sistema oferecerá transparência informacional imediata, permitindo o acesso ao históri</w:t>
      </w:r>
      <w:r>
        <w:t xml:space="preserve">co real de trâmites do seu protocolo, alertas de manutenção na sua região e dados consolidados sobre o índice de resolução de problemas no seu bairro, transformando o usuário de um mero espectador em um colaborador ativo da infraestrutura urbana eficiente.</w:t>
      </w:r>
      <w:r/>
    </w:p>
    <w:p w14:paraId="1D0AEA39" w14:textId="77777777">
      <w:pPr>
        <w:pBdr/>
        <w:spacing w:after="0" w:line="240" w:lineRule="auto"/>
        <w:ind/>
        <w:jc w:val="left"/>
        <w:rPr/>
      </w:pPr>
      <w:r>
        <w:br w:type="page" w:clear="all"/>
      </w:r>
      <w:r/>
    </w:p>
    <w:p w14:paraId="46C843DB" w14:textId="77777777">
      <w:pPr>
        <w:pStyle w:val="1634"/>
        <w:pBdr/>
        <w:spacing/>
        <w:ind/>
        <w:rPr/>
      </w:pPr>
      <w:r/>
      <w:bookmarkStart w:id="11" w:name="_Toc12"/>
      <w:r>
        <w:t xml:space="preserve">4 MÉTODOS GERENCIAIS</w:t>
      </w:r>
      <w:bookmarkEnd w:id="11"/>
      <w:r/>
      <w:r/>
    </w:p>
    <w:p w14:paraId="0BDFF66A" w14:textId="77777777">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do projeto.</w:t>
      </w:r>
      <w:r/>
    </w:p>
    <w:p w14:paraId="29FCE96C" w14:textId="77777777">
      <w:pPr>
        <w:pBdr/>
        <w:spacing/>
        <w:ind/>
        <w:rPr/>
      </w:pPr>
      <w:r/>
      <w:r/>
    </w:p>
    <w:p w14:paraId="66938E74" w14:textId="77777777">
      <w:pPr>
        <w:pStyle w:val="1635"/>
        <w:pBdr/>
        <w:spacing/>
        <w:ind/>
        <w:rPr/>
      </w:pPr>
      <w:r/>
      <w:bookmarkStart w:id="12" w:name="_Toc13"/>
      <w:r>
        <w:t xml:space="preserve">4.1 GERENCIAMENTO DO PROJETO</w:t>
      </w:r>
      <w:bookmarkEnd w:id="12"/>
      <w:r/>
      <w:r/>
    </w:p>
    <w:p w14:paraId="45CCD726" w14:textId="77777777">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14:paraId="5E66B2E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w:t>
      </w:r>
      <w:r>
        <w:rPr>
          <w:color w:val="000000"/>
        </w:rPr>
        <w:t xml:space="preserve">Sommerville</w:t>
      </w:r>
      <w:r>
        <w:rPr>
          <w:color w:val="000000"/>
        </w:rPr>
        <w:t xml:space="preserve"> (2018), as metodologias ágeis priorizam entregas incrementais e uma av</w:t>
      </w:r>
      <w:r>
        <w:rPr>
          <w:color w:val="000000"/>
        </w:rPr>
        <w:t xml:space="preserve">aliação contínua, o que possibilita adaptações constantes conforme as necessidades do usuário final são validadas. No contexto do "Fala, Cidade!", o Scrum contribui para a organização das tarefas por meio de um fluxo de trabalho estruturado e transparente.</w:t>
      </w:r>
      <w:r>
        <w:rPr>
          <w:color w:val="000000"/>
        </w:rPr>
      </w:r>
    </w:p>
    <w:p w14:paraId="24EB4468"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das demandas é centralizada no </w:t>
      </w:r>
      <w:r>
        <w:rPr>
          <w:i/>
          <w:color w:val="000000"/>
        </w:rPr>
        <w:t xml:space="preserve">Product</w:t>
      </w:r>
      <w:r>
        <w:rPr>
          <w:i/>
          <w:color w:val="000000"/>
        </w:rPr>
        <w:t xml:space="preserve"> Backlog</w:t>
      </w:r>
      <w:r>
        <w:rPr>
          <w:color w:val="000000"/>
        </w:rPr>
        <w:t xml:space="preserve">, que contém a lista priorizada de todas as funcionalidades e requisitos do sistema. As atividades de desenvolvimento são segmentadas em ciclos curtos denominados </w:t>
      </w:r>
      <w:r>
        <w:rPr>
          <w:i/>
          <w:color w:val="000000"/>
        </w:rPr>
        <w:t xml:space="preserve">Sprints</w:t>
      </w:r>
      <w:r>
        <w:rPr>
          <w:color w:val="000000"/>
        </w:rPr>
        <w:t xml:space="preserve">, com duração de</w:t>
      </w:r>
      <w:r>
        <w:rPr>
          <w:color w:val="000000"/>
        </w:rPr>
        <w:t xml:space="preserve">finida de acordo com a complexidade das funcionalidades planejadas. O processo compreende eventos com etapas rígidas de planejamento, execução, revisão e retrospectiva, permitindo a identificação precoce de falhas e a implementação de melhorias contínuas (</w:t>
      </w:r>
      <w:r>
        <w:rPr>
          <w:color w:val="000000"/>
        </w:rPr>
        <w:t xml:space="preserve">Schwaber</w:t>
      </w:r>
      <w:r>
        <w:rPr>
          <w:color w:val="000000"/>
        </w:rPr>
        <w:t xml:space="preserve">; Sutherland, 2020).</w:t>
      </w:r>
      <w:r>
        <w:rPr>
          <w:color w:val="000000"/>
        </w:rPr>
      </w:r>
    </w:p>
    <w:p w14:paraId="70AC0B7E" w14:textId="77777777">
      <w:pPr>
        <w:pBdr>
          <w:top w:val="none" w:color="000000" w:sz="4" w:space="0"/>
          <w:left w:val="none" w:color="000000" w:sz="4" w:space="0"/>
          <w:bottom w:val="none" w:color="000000" w:sz="4" w:space="0"/>
          <w:right w:val="none" w:color="000000" w:sz="4" w:space="0"/>
        </w:pBdr>
        <w:spacing/>
        <w:ind/>
        <w:rPr>
          <w:ins w:id="0" w:author="Rodrigo Romano" w:date="2026-06-19T00:00:00Z"/>
          <w:color w:val="000000"/>
        </w:rPr>
      </w:pPr>
      <w:r>
        <w:rPr>
          <w:color w:val="000000"/>
        </w:rPr>
        <w:t xml:space="preserve">Os eventos Scrum são conduzidos da seguinte forma: a sincronização diária (Daily Scrum) ocorre de maneira assíncrona, por meio de mensagens no grup</w:t>
      </w:r>
      <w:r>
        <w:rPr>
          <w:color w:val="000000"/>
        </w:rPr>
        <w:t xml:space="preserve">o do WhatsApp da equipe, onde cada membro compartilha o que foi realizado, o que será feito e eventuais impedimentos. O Sprint Planning é realizado presencialmente no início de cada ciclo, com a seleção e estimativa das histórias de usuário priorizadas no </w:t>
      </w:r>
      <w:r>
        <w:rPr>
          <w:color w:val="000000"/>
        </w:rPr>
        <w:t xml:space="preserve">Product</w:t>
      </w:r>
      <w:r>
        <w:rPr>
          <w:color w:val="000000"/>
        </w:rPr>
        <w:t xml:space="preserve"> Backlog. A Sprint Review acontece ao final de cada sprint, com a demonstração das funcionalidades concluídas à orientadora do projeto, possibilitando validações e ajustes de escopo. Por fim, a Sprint </w:t>
      </w:r>
      <w:r>
        <w:rPr>
          <w:color w:val="000000"/>
        </w:rPr>
        <w:t xml:space="preserve">Retrospective</w:t>
      </w:r>
      <w:r>
        <w:rPr>
          <w:color w:val="000000"/>
        </w:rPr>
        <w:t xml:space="preserve"> ocorre imediatamente após a Review, com foco na identificação de melhorias no processo de trabalho da equipe para o próximo ciclo. O versionamento de código e documentação é gerenciado pelo </w:t>
      </w:r>
      <w:r>
        <w:rPr>
          <w:color w:val="000000"/>
        </w:rPr>
        <w:t xml:space="preserve">Git</w:t>
      </w:r>
      <w:r>
        <w:rPr>
          <w:color w:val="000000"/>
        </w:rPr>
        <w:t xml:space="preserve">, com repositório remoto centralizado no GitHub.</w:t>
      </w:r>
      <w:ins w:id="1" w:author="Rodrigo Romano" w:date="2026-06-19T00:00:00Z">
        <w:r>
          <w:rPr>
            <w:color w:val="000000"/>
          </w:rPr>
        </w:r>
      </w:ins>
    </w:p>
    <w:p w14:paraId="1341C614" w14:textId="77777777">
      <w:pPr>
        <w:pBdr>
          <w:top w:val="none" w:color="000000" w:sz="4" w:space="0"/>
          <w:left w:val="none" w:color="000000" w:sz="4" w:space="0"/>
          <w:bottom w:val="none" w:color="000000" w:sz="4" w:space="0"/>
          <w:right w:val="none" w:color="000000" w:sz="4" w:space="0"/>
        </w:pBdr>
        <w:spacing/>
        <w:ind/>
        <w:rPr>
          <w:ins w:id="2" w:author="Rodrigo Romano" w:date="2026-06-19T00:00:00Z"/>
          <w:color w:val="000000"/>
        </w:rPr>
      </w:pPr>
      <w:r>
        <w:rPr>
          <w:color w:val="000000"/>
        </w:rPr>
        <w:t xml:space="preserve">O projeto conta com dois artefatos formais de gerenciamento elaborados durante as disciplinas de Gerência de Projetos. O Termo de Abertura do Projeto (TAP) formaliza a autorização do projeto, definindo a equipe (Lucas </w:t>
      </w:r>
      <w:r>
        <w:rPr>
          <w:color w:val="000000"/>
        </w:rPr>
        <w:t xml:space="preserve">Fiorrigi</w:t>
      </w:r>
      <w:r>
        <w:rPr>
          <w:color w:val="000000"/>
        </w:rPr>
        <w:t xml:space="preserve"> Furlan, Miguel Martins Lima e Rodrigo Pereira Romano), a o</w:t>
      </w:r>
      <w:r>
        <w:rPr>
          <w:color w:val="000000"/>
        </w:rPr>
        <w:t xml:space="preserve">rientadora (Prof.ª Isabela Carvalho Motta), os objetivos, stakeholders, principais entregas, cronograma macro e riscos identificados. O Business Case fundamenta a viabilidade da iniciativa, apresentando o problema central — a ausência de um canal digital e</w:t>
      </w:r>
      <w:r>
        <w:rPr>
          <w:color w:val="000000"/>
        </w:rPr>
        <w:t xml:space="preserve">ficiente de comunicação entre cidadãos e prefeitura — e comparando alternativas (atendimento presencial, uso de redes sociais e plataforma digital), justificando a escolha pela plataforma digital como a solução mais escalável e eficaz. Ambos os documentos </w:t>
      </w:r>
      <w:r>
        <w:rPr>
          <w:color w:val="000000"/>
        </w:rPr>
        <w:t xml:space="preserve">encontram-se</w:t>
      </w:r>
      <w:r>
        <w:rPr>
          <w:color w:val="000000"/>
        </w:rPr>
        <w:t xml:space="preserve"> disponíveis no Apêndice A.</w:t>
      </w:r>
      <w:ins w:id="3" w:author="Rodrigo Romano" w:date="2026-06-19T00:00:00Z">
        <w:r>
          <w:rPr>
            <w:color w:val="000000"/>
          </w:rPr>
        </w:r>
      </w:ins>
    </w:p>
    <w:p w14:paraId="5D58B6E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detalhamento do </w:t>
      </w:r>
      <w:r>
        <w:rPr>
          <w:i/>
          <w:color w:val="000000"/>
        </w:rPr>
        <w:t xml:space="preserve">product</w:t>
      </w:r>
      <w:r>
        <w:rPr>
          <w:i/>
          <w:color w:val="000000"/>
        </w:rPr>
        <w:t xml:space="preserve"> backlog,</w:t>
      </w:r>
      <w:r>
        <w:rPr>
          <w:color w:val="000000"/>
        </w:rPr>
        <w:t xml:space="preserve"> bem como o cronograma de execução das </w:t>
      </w:r>
      <w:r>
        <w:rPr>
          <w:i/>
          <w:color w:val="000000"/>
        </w:rPr>
        <w:t xml:space="preserve">sprints</w:t>
      </w:r>
      <w:r>
        <w:rPr>
          <w:color w:val="000000"/>
        </w:rPr>
        <w:t xml:space="preserve">, encontram-se documentados no Apêndice A. </w:t>
      </w:r>
      <w:r>
        <w:rPr>
          <w:color w:val="000000"/>
        </w:rPr>
      </w:r>
    </w:p>
    <w:p w14:paraId="2F6E446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w:t>
      </w:r>
      <w:r>
        <w:rPr>
          <w:color w:val="000000"/>
        </w:rPr>
        <w:t xml:space="preserve">Product</w:t>
      </w:r>
      <w:r>
        <w:rPr>
          <w:color w:val="000000"/>
        </w:rPr>
        <w:t xml:space="preserve"> Backlog, a Estrutura Analítica do Projeto (EAP) e o caminho crítico foram atualizados para refletir o estado atual do desen</w:t>
      </w:r>
      <w:r>
        <w:rPr>
          <w:color w:val="000000"/>
        </w:rPr>
        <w:t xml:space="preserve">volvimento e encontram-se documentados no Apêndice A. A EAP decompõe hierarquicamente todas as entregas do projeto, enquanto o caminho crítico identifica as atividades sequenciais determinantes para o prazo final de conclusão previsto para outubro de 2026.</w:t>
      </w:r>
      <w:r>
        <w:rPr>
          <w:color w:val="000000"/>
        </w:rPr>
      </w:r>
    </w:p>
    <w:p w14:paraId="344377B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r>
      <w:r>
        <w:rPr>
          <w:color w:val="000000"/>
        </w:rPr>
      </w:r>
    </w:p>
    <w:p w14:paraId="1B538B55" w14:textId="77777777">
      <w:pPr>
        <w:pStyle w:val="1635"/>
        <w:pBdr/>
        <w:spacing/>
        <w:ind/>
        <w:rPr/>
      </w:pPr>
      <w:r/>
      <w:bookmarkStart w:id="15" w:name="_Toc14"/>
      <w:r>
        <w:t xml:space="preserve">4.2 MODELO DE CICLO DE VIDA </w:t>
      </w:r>
      <w:bookmarkEnd w:id="15"/>
      <w:r/>
      <w:r/>
    </w:p>
    <w:p w14:paraId="6F150109" w14:textId="77777777">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w:t>
      </w:r>
      <w:r>
        <w:t xml:space="preserve">istema em partes menores, denominadas incrementos, que são entregues progressivamente. Segundo Pressman e Maxim (2021), o modelo incremental reduz riscos no desenvolvimento de software, pois possibilita validações constantes e entregas parciais funcionais.</w:t>
      </w:r>
      <w:r/>
    </w:p>
    <w:p w14:paraId="13D5A936" w14:textId="77777777">
      <w:pPr>
        <w:pBdr>
          <w:top w:val="none" w:color="000000" w:sz="4" w:space="0"/>
          <w:left w:val="none" w:color="000000" w:sz="4" w:space="0"/>
          <w:bottom w:val="none" w:color="000000" w:sz="4" w:space="0"/>
          <w:right w:val="none" w:color="000000" w:sz="4" w:space="0"/>
        </w:pBdr>
        <w:spacing/>
        <w:ind/>
        <w:rPr/>
      </w:pPr>
      <w:r>
        <w:t xml:space="preserve">Dessa forma, o sistema evolui gradualmente com base no </w:t>
      </w:r>
      <w:r>
        <w:rPr>
          <w:i/>
        </w:rPr>
        <w:t xml:space="preserve">feedback</w:t>
      </w:r>
      <w:r>
        <w:t xml:space="preserve"> dos usuários e nas necessidades identifica</w:t>
      </w:r>
      <w:r>
        <w:t xml:space="preserve">das ao longo do desenvolvimento.  Neste projeto, as funcionalidades principais, como o cadastro de usuários, o registro de notificações de ocorrências e o painel administrativo, serão implementadas em etapas, garantindo maior controle de qualidade sobre o </w:t>
      </w:r>
      <w:r>
        <w:t xml:space="preserve">produto final</w:t>
      </w:r>
      <w:r>
        <w:t xml:space="preserve">.</w:t>
      </w:r>
      <w:r/>
    </w:p>
    <w:p w14:paraId="06C948AC" w14:textId="77777777">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Conforme defendido por </w:t>
      </w:r>
      <w:r>
        <w:t xml:space="preserve">Sommerville</w:t>
      </w:r>
      <w:r>
        <w:t xml:space="preserve"> (2018), este é um processo crítico que define os serviços requeridos e as restrições de operação, servindo, na visão de Pressman e Maxim (2021), como uma ponte estratégica entre a concepção do software e o seu projeto técnico</w:t>
      </w:r>
      <w:r/>
    </w:p>
    <w:p w14:paraId="72F5AFF8" w14:textId="77777777">
      <w:pPr>
        <w:pBdr/>
        <w:spacing/>
        <w:ind/>
        <w:rPr/>
      </w:pPr>
      <w:r/>
      <w:r/>
    </w:p>
    <w:p w14:paraId="566CB3DB" w14:textId="77777777">
      <w:pPr>
        <w:pStyle w:val="1635"/>
        <w:pBdr/>
        <w:spacing/>
        <w:ind/>
        <w:rPr/>
      </w:pPr>
      <w:r/>
      <w:bookmarkStart w:id="16" w:name="_Toc15"/>
      <w:r>
        <w:t xml:space="preserve">4.3 RECURSOS NECESSÁRIOS</w:t>
      </w:r>
      <w:bookmarkEnd w:id="16"/>
      <w:r/>
      <w:r/>
    </w:p>
    <w:p w14:paraId="233CAEA7" w14:textId="77777777">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ecossistema de software são relacionados a seguir,</w:t>
      </w:r>
      <w:r/>
    </w:p>
    <w:p w14:paraId="6A050B31" w14:textId="77777777">
      <w:pPr>
        <w:pStyle w:val="1636"/>
        <w:pBdr/>
        <w:spacing/>
        <w:ind/>
        <w:rPr/>
      </w:pPr>
      <w:r/>
      <w:bookmarkStart w:id="17" w:name="_Toc16"/>
      <w:r>
        <w:t xml:space="preserve">4.3.1 Recursos Humanos</w:t>
      </w:r>
      <w:bookmarkEnd w:id="17"/>
      <w:r/>
      <w:r/>
    </w:p>
    <w:p w14:paraId="5E8B3E6D" w14:textId="77777777">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14:paraId="1EE6BD75" w14:textId="77777777">
      <w:pPr>
        <w:pBdr>
          <w:top w:val="none" w:color="000000" w:sz="4" w:space="0"/>
          <w:left w:val="none" w:color="000000" w:sz="4" w:space="0"/>
          <w:bottom w:val="none" w:color="000000" w:sz="4" w:space="0"/>
          <w:right w:val="none" w:color="000000" w:sz="4" w:space="0"/>
        </w:pBdr>
        <w:spacing/>
        <w:ind/>
        <w:rPr/>
      </w:pPr>
      <w:r>
        <w:t xml:space="preserve">a) Time Scrum:</w:t>
      </w:r>
      <w:r/>
    </w:p>
    <w:p w14:paraId="14FEED86" w14:textId="77777777">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w:t>
      </w:r>
      <w:r>
        <w:t xml:space="preserve">arquitetura  do</w:t>
      </w:r>
      <w:r>
        <w:t xml:space="preserve"> código-fonte do </w:t>
      </w:r>
      <w:r>
        <w:rPr>
          <w:i/>
          <w:iCs/>
        </w:rPr>
        <w:t xml:space="preserve">back-end</w:t>
      </w:r>
      <w:r>
        <w:t xml:space="preserve">, programação do código-fonte de </w:t>
      </w:r>
      <w:r>
        <w:rPr>
          <w:i/>
          <w:iCs/>
        </w:rPr>
        <w:t xml:space="preserve">front-</w:t>
      </w:r>
      <w:r>
        <w:rPr>
          <w:i/>
          <w:iCs/>
        </w:rPr>
        <w:t xml:space="preserve">end</w:t>
      </w:r>
      <w:r>
        <w:rPr>
          <w:i/>
          <w:iCs/>
        </w:rPr>
        <w:t xml:space="preserve"> </w:t>
      </w:r>
      <w:r>
        <w:t xml:space="preserve"> e</w:t>
      </w:r>
      <w:r>
        <w:t xml:space="preserve"> administração do banco de dados.</w:t>
      </w:r>
      <w:r/>
    </w:p>
    <w:p w14:paraId="12EAF41E" w14:textId="77777777">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w:t>
      </w:r>
      <w:r>
        <w:rPr>
          <w:i/>
        </w:rPr>
        <w:t xml:space="preserve">end</w:t>
      </w:r>
      <w:r>
        <w:t xml:space="preserve">, colaboração na documentação e suporte à gestão do banco de dados do sistema.</w:t>
      </w:r>
      <w:r/>
    </w:p>
    <w:p w14:paraId="5AA3CC7B"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responsável pela codificação do código-fonte para </w:t>
      </w:r>
      <w:r>
        <w:rPr>
          <w:i/>
        </w:rPr>
        <w:t xml:space="preserve">back-end</w:t>
      </w:r>
      <w:r>
        <w:t xml:space="preserve">, auxílio na produção documental e gerenciamento do banco de dados.</w:t>
      </w:r>
      <w:r/>
    </w:p>
    <w:p w14:paraId="58E8839E" w14:textId="77777777">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r>
        <w:rPr>
          <w:szCs w:val="24"/>
        </w:rPr>
      </w:r>
    </w:p>
    <w:p w14:paraId="6B0E24AE" w14:textId="77777777">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highlight w:val="white"/>
        </w:rPr>
        <w:t xml:space="preserve">c) </w:t>
      </w:r>
      <w:r>
        <w:rPr>
          <w:i/>
          <w:iCs/>
          <w:szCs w:val="24"/>
          <w:highlight w:val="white"/>
        </w:rPr>
        <w:t xml:space="preserve">Product</w:t>
      </w:r>
      <w:r>
        <w:rPr>
          <w:i/>
          <w:iCs/>
          <w:szCs w:val="24"/>
          <w:highlight w:val="white"/>
        </w:rPr>
        <w:t xml:space="preserve"> </w:t>
      </w:r>
      <w:r>
        <w:rPr>
          <w:i/>
          <w:iCs/>
          <w:szCs w:val="24"/>
          <w:highlight w:val="white"/>
        </w:rPr>
        <w:t xml:space="preserve">Owner</w:t>
      </w:r>
      <w:r>
        <w:rPr>
          <w:i/>
          <w:iCs/>
          <w:szCs w:val="24"/>
        </w:rPr>
        <w:t xml:space="preserve">:</w:t>
      </w:r>
      <w:r>
        <w:rPr>
          <w:szCs w:val="24"/>
        </w:rPr>
        <w:t xml:space="preserve"> prof. Eunice Gomes de Siqueira.</w:t>
      </w:r>
      <w:r>
        <w:rPr>
          <w:szCs w:val="24"/>
          <w:highlight w:val="white"/>
        </w:rPr>
      </w:r>
    </w:p>
    <w:p w14:paraId="18A210B6" w14:textId="77777777">
      <w:pPr>
        <w:pStyle w:val="1636"/>
        <w:pBdr/>
        <w:spacing/>
        <w:ind/>
        <w:rPr/>
      </w:pPr>
      <w:r/>
      <w:bookmarkStart w:id="18" w:name="_Toc17"/>
      <w:r>
        <w:t xml:space="preserve">4.3.2 Recursos de Hardware</w:t>
      </w:r>
      <w:bookmarkEnd w:id="18"/>
      <w:r/>
      <w:r/>
    </w:p>
    <w:p w14:paraId="1C67E65E" w14:textId="77777777">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14:paraId="58FD6C3A" w14:textId="77777777">
      <w:pPr>
        <w:pBdr>
          <w:top w:val="none" w:color="000000" w:sz="4" w:space="0"/>
          <w:left w:val="none" w:color="000000" w:sz="4" w:space="0"/>
          <w:bottom w:val="none" w:color="000000" w:sz="4" w:space="0"/>
          <w:right w:val="none" w:color="000000" w:sz="4" w:space="0"/>
        </w:pBdr>
        <w:spacing/>
        <w:ind/>
        <w:rPr/>
      </w:pPr>
      <w:r>
        <w:t xml:space="preserve">3 estações de trabalho com processador Intel Core i3 (3.90 GHz), 8 GB de RAM e 256 GB de memória de armazenamento. </w:t>
      </w:r>
      <w:r/>
    </w:p>
    <w:p w14:paraId="0D2DE33C" w14:textId="77777777">
      <w:pPr>
        <w:pBdr>
          <w:top w:val="none" w:color="000000" w:sz="4" w:space="0"/>
          <w:left w:val="none" w:color="000000" w:sz="4" w:space="0"/>
          <w:bottom w:val="none" w:color="000000" w:sz="4" w:space="0"/>
          <w:right w:val="none" w:color="000000" w:sz="4" w:space="0"/>
        </w:pBdr>
        <w:spacing/>
        <w:ind/>
        <w:rPr/>
      </w:pPr>
      <w:r>
        <w:t xml:space="preserve">3 periféricos de entrada e saída (teclado, mouse e monitor de vídeo).</w:t>
      </w:r>
      <w:r/>
    </w:p>
    <w:p w14:paraId="3473396F" w14:textId="77777777">
      <w:pPr>
        <w:pBdr>
          <w:top w:val="none" w:color="000000" w:sz="4" w:space="0"/>
          <w:left w:val="none" w:color="000000" w:sz="4" w:space="0"/>
          <w:bottom w:val="none" w:color="000000" w:sz="4" w:space="0"/>
          <w:right w:val="none" w:color="000000" w:sz="4" w:space="0"/>
        </w:pBdr>
        <w:spacing/>
        <w:ind/>
        <w:rPr/>
      </w:pPr>
      <w:r>
        <w:t xml:space="preserve">3 dispositivos móveis com sistema operacional Android 13 para validação da interface responsiva e recursos de um </w:t>
      </w:r>
      <w:r>
        <w:rPr>
          <w:i/>
        </w:rPr>
        <w:t xml:space="preserve">Progressive</w:t>
      </w:r>
      <w:r>
        <w:rPr>
          <w:i/>
        </w:rPr>
        <w:t xml:space="preserve"> Web App </w:t>
      </w:r>
      <w:r>
        <w:t xml:space="preserve">(PWA).</w:t>
      </w:r>
      <w:r/>
    </w:p>
    <w:p w14:paraId="436F197C" w14:textId="77777777">
      <w:pPr>
        <w:pBdr/>
        <w:spacing/>
        <w:ind/>
        <w:jc w:val="left"/>
        <w:rPr/>
      </w:pPr>
      <w:r/>
      <w:r/>
    </w:p>
    <w:p w14:paraId="183192CD" w14:textId="77777777">
      <w:pPr>
        <w:pStyle w:val="1636"/>
        <w:pBdr/>
        <w:spacing/>
        <w:ind/>
        <w:rPr/>
      </w:pPr>
      <w:r/>
      <w:bookmarkStart w:id="19" w:name="_Toc18"/>
      <w:r>
        <w:t xml:space="preserve">4.3.3 Recursos de Software</w:t>
      </w:r>
      <w:bookmarkEnd w:id="19"/>
      <w:r/>
      <w:r/>
    </w:p>
    <w:p w14:paraId="40D97367" w14:textId="77777777">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r/>
    </w:p>
    <w:p w14:paraId="712D0158" w14:textId="77777777">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w:t>
      </w:r>
      <w:r>
        <w:t xml:space="preserve">Code</w:t>
      </w:r>
      <w:r>
        <w:t xml:space="preserve">, na versão 1.115.0, e o </w:t>
      </w:r>
      <w:r>
        <w:t xml:space="preserve">dBeaver</w:t>
      </w:r>
      <w:r>
        <w:t xml:space="preserve">, na versão 26.0.1. O ecossistema conta com o suporte do Node.js, na versão 24.11.0 (LTS), que atua como ambiente de execução em tempo de desenvolvimento para as ferramentas de automação, gerenciamento de dependências e construção dos artefatos do </w:t>
      </w:r>
      <w:r>
        <w:rPr>
          <w:i/>
        </w:rPr>
        <w:t xml:space="preserve">front-end</w:t>
      </w:r>
      <w:r>
        <w:t xml:space="preserve">. </w:t>
      </w:r>
      <w:r/>
    </w:p>
    <w:p w14:paraId="66997F62" w14:textId="77777777">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estruturais compreendem o uso de Java, versão 21 (DEITEL; DEITEL, 2017), integrada ao Spring Boot 3 para o desenvolvimento da API </w:t>
      </w:r>
      <w:r>
        <w:t xml:space="preserve">RESTful</w:t>
      </w:r>
      <w:r>
        <w:t xml:space="preserve"> do </w:t>
      </w:r>
      <w:r>
        <w:rPr>
          <w:i/>
        </w:rPr>
        <w:t xml:space="preserve">back-end</w:t>
      </w:r>
      <w:r>
        <w:t xml:space="preserve">, e o Angular, versão 21, para a codificação das páginas responsivas baseadas em PWA. A camada de persistência de dados é estruturada sobre o Sistema Gerenciador de Banco de Dados (SGBD) relacional PostgreSQL, na versão 18.0, sendo o utilitário </w:t>
      </w:r>
      <w:r>
        <w:t xml:space="preserve">pgAdmin</w:t>
      </w:r>
      <w:r>
        <w:t xml:space="preserve"> 4 a ferramenta adotada para a administração das tabelas e consultas georreferenciadas.</w:t>
      </w:r>
      <w:r/>
    </w:p>
    <w:p w14:paraId="29B8BA87" w14:textId="77777777">
      <w:pPr>
        <w:pBdr>
          <w:top w:val="none" w:color="000000" w:sz="4" w:space="0"/>
          <w:left w:val="none" w:color="000000" w:sz="4" w:space="0"/>
          <w:bottom w:val="none" w:color="000000" w:sz="4" w:space="0"/>
          <w:right w:val="none" w:color="000000" w:sz="4" w:space="0"/>
        </w:pBdr>
        <w:spacing/>
        <w:ind/>
        <w:rPr/>
      </w:pPr>
      <w:r>
        <w:t xml:space="preserve">A modelagem conceitual e lógica do banco de dados são</w:t>
      </w:r>
      <w:r>
        <w:t xml:space="preserve"> realizadas por meio do software </w:t>
      </w:r>
      <w:r>
        <w:t xml:space="preserve">Ideas</w:t>
      </w:r>
      <w:r>
        <w:t xml:space="preserve"> </w:t>
      </w:r>
      <w:r>
        <w:t xml:space="preserve">Modeler</w:t>
      </w:r>
      <w:r>
        <w:t xml:space="preserve">, em sua versão acadêmica. Para as funcionalidades de geoprocessamento, mapeamento urbano e aplicação prática do raio de exclusão de 50 metros estabelecido na regra de negócio RN06, o sistema fará as chamadas às APIs de mapas públicos da plataforma </w:t>
      </w:r>
      <w:r>
        <w:rPr>
          <w:highlight w:val="white"/>
        </w:rPr>
        <w:t xml:space="preserve">OpenfreeMap</w:t>
      </w:r>
      <w:r>
        <w:rPr>
          <w:highlight w:val="white"/>
        </w:rPr>
        <w:t xml:space="preserve">. </w:t>
      </w:r>
      <w:r/>
    </w:p>
    <w:p w14:paraId="2ED8A469" w14:textId="77777777">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automação de rotinas de testes unitários, utilizam-se os modelos de linguagem de grande escala (LLM) OpenAI GPT-4 e Gemini Pro.  </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A utilização dessas ferramentas de inteligência artificial obedece a uma política de privacidade e revisão humana rigorosa: nenhum dado pessoal de usuários, código sensível de produção ou </w:t>
      </w:r>
      <w:r>
        <w:t xml:space="preserve">informação confidencial do projeto é compartilhado com os modelos de linguagem externos. As interações com as ferramentas de IA limitam-se a consultas de refatoração com trechos de código anonimizados e geração de testes unitários sintéticos. T</w:t>
      </w:r>
      <w:r>
        <w:t xml:space="preserve">oda sugestão gerada por IA é obrigatoriamente revisada e validada por um membro da equipe antes de ser incorporada ao código-fonte ou à documentação, em conformidade com os princípios da Lei Geral de Proteção de Dados Pessoais (LGPD — Lei n.º 13.709/2018).</w:t>
      </w:r>
      <w:r/>
    </w:p>
    <w:p w14:paraId="46AEC7ED" w14:textId="77777777">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normas da Associação Brasileira de Normas Técnicas (ABNT) é feito com o Microsoft Word 2019.</w:t>
      </w:r>
      <w:r/>
    </w:p>
    <w:p w14:paraId="3A38B753" w14:textId="77777777">
      <w:pPr>
        <w:pBdr>
          <w:top w:val="none" w:color="000000" w:sz="4" w:space="0"/>
          <w:left w:val="none" w:color="000000" w:sz="4" w:space="0"/>
          <w:bottom w:val="none" w:color="000000" w:sz="4" w:space="0"/>
          <w:right w:val="none" w:color="000000" w:sz="4" w:space="0"/>
        </w:pBdr>
        <w:spacing/>
        <w:ind/>
        <w:rPr/>
      </w:pPr>
      <w:r>
        <w:t xml:space="preserve">Como infraestrutura de nuvem planejada para o ambiente de produção, o projeto prevê a implantação do sistema na </w:t>
      </w:r>
      <w:r>
        <w:t xml:space="preserve">Amazon</w:t>
      </w:r>
      <w:r>
        <w:t xml:space="preserve"> Web Services (AWS), plataforma de computação em nuvem que oferecerá escalabilidade, alta disponibilidade e segurança gerenciada. Os serviços previstos incluem o </w:t>
      </w:r>
      <w:r>
        <w:t xml:space="preserve">Amazon</w:t>
      </w:r>
      <w:r>
        <w:t xml:space="preserve"> EC2 para hospedagem das instâncias do servidor de aplicação, o </w:t>
      </w:r>
      <w:r>
        <w:t xml:space="preserve">Amazon</w:t>
      </w:r>
      <w:r>
        <w:t xml:space="preserve"> RDS para o gerenciamento do banco de dados PostgreSQL com backups automáticos, o </w:t>
      </w:r>
      <w:r>
        <w:t xml:space="preserve">Amazon</w:t>
      </w:r>
      <w:r>
        <w:t xml:space="preserve"> S3 para armazenamento de imagens e arquivos anexos às ocorrências, e o AWS IAM para controle de identidade e acessos. A infraestrutura AWS também proverá certificados SSL/TLS via AWS Certificate Manager e proteção </w:t>
      </w:r>
      <w:r>
        <w:t xml:space="preserve">contra ataques</w:t>
      </w:r>
      <w:r>
        <w:t xml:space="preserve"> via AWS Shield, garantindo a conformidade com os requisitos de segurança definidos nos </w:t>
      </w:r>
      <w:r>
        <w:t xml:space="preserve">RNFs</w:t>
      </w:r>
      <w:r>
        <w:t xml:space="preserve"> do projeto.</w:t>
      </w:r>
      <w:r/>
    </w:p>
    <w:p w14:paraId="2CDDB808" w14:textId="77777777">
      <w:pPr>
        <w:pStyle w:val="1636"/>
        <w:pBdr/>
        <w:spacing/>
        <w:ind/>
        <w:rPr/>
      </w:pPr>
      <w:r/>
      <w:bookmarkStart w:id="20" w:name="_Toc19"/>
      <w:r>
        <w:t xml:space="preserve">4.3.4 Outros Recursos</w:t>
      </w:r>
      <w:bookmarkEnd w:id="20"/>
      <w:r/>
      <w:r/>
    </w:p>
    <w:p w14:paraId="50E9CC51" w14:textId="77777777">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stands</w:t>
      </w:r>
      <w:r>
        <w:t xml:space="preserve">) para exposições na Feira de Tecnologia e Empreendedorismo da FAI (</w:t>
      </w:r>
      <w:r>
        <w:t xml:space="preserve">Faitec</w:t>
      </w:r>
      <w:r>
        <w:t xml:space="preserve">), além da infraestrutura de rede necessária para a hospedagem e testes de integração do sistema de software.</w:t>
      </w:r>
      <w:r/>
    </w:p>
    <w:p w14:paraId="34502F38" w14:textId="77777777">
      <w:pPr>
        <w:pBdr>
          <w:top w:val="none" w:color="000000" w:sz="4" w:space="0"/>
          <w:left w:val="none" w:color="000000" w:sz="4" w:space="0"/>
          <w:bottom w:val="none" w:color="000000" w:sz="4" w:space="0"/>
          <w:right w:val="none" w:color="000000" w:sz="4" w:space="0"/>
        </w:pBdr>
        <w:spacing/>
        <w:ind/>
        <w:rPr/>
      </w:pPr>
      <w:r/>
      <w:r/>
    </w:p>
    <w:p w14:paraId="0330517D" w14:textId="77777777">
      <w:pPr>
        <w:pStyle w:val="1635"/>
        <w:pBdr/>
        <w:spacing/>
        <w:ind/>
        <w:rPr/>
      </w:pPr>
      <w:r/>
      <w:bookmarkStart w:id="21" w:name="_Toc20"/>
      <w:r>
        <w:t xml:space="preserve">4.4 RELATÓRIO DE DESEMPENHO </w:t>
      </w:r>
      <w:bookmarkEnd w:id="21"/>
      <w:r/>
      <w:r/>
    </w:p>
    <w:p w14:paraId="6FB2C93A" w14:textId="77777777">
      <w:pPr>
        <w:pBdr/>
        <w:spacing/>
        <w:ind/>
        <w:rPr/>
      </w:pPr>
      <w:r>
        <w:t xml:space="preserve">Durante a Fase 1 do projeto, foram realizadas as etapas iniciais de planejamento, levantamento de requisitos e estruturação da solução proposta.</w:t>
      </w:r>
      <w:r/>
    </w:p>
    <w:p w14:paraId="38DEA558" w14:textId="77777777">
      <w:pPr>
        <w:pBdr/>
        <w:spacing/>
        <w:ind/>
        <w:rPr/>
      </w:pPr>
      <w:r>
        <w:t xml:space="preserve">Entre as principais atividades desenvolvidas, destacam-se:</w:t>
      </w:r>
      <w:r/>
    </w:p>
    <w:p w14:paraId="5079E155" w14:textId="77777777">
      <w:pPr>
        <w:pStyle w:val="1844"/>
        <w:numPr>
          <w:ilvl w:val="0"/>
          <w:numId w:val="22"/>
        </w:numPr>
        <w:pBdr/>
        <w:spacing/>
        <w:ind/>
        <w:jc w:val="left"/>
        <w:rPr/>
      </w:pPr>
      <w:r>
        <w:t xml:space="preserve">definição do problema e dos objetivos do projeto;</w:t>
      </w:r>
      <w:r/>
    </w:p>
    <w:p w14:paraId="6EC654D7" w14:textId="77777777">
      <w:pPr>
        <w:pStyle w:val="1844"/>
        <w:numPr>
          <w:ilvl w:val="0"/>
          <w:numId w:val="22"/>
        </w:numPr>
        <w:pBdr/>
        <w:spacing/>
        <w:ind/>
        <w:jc w:val="left"/>
        <w:rPr/>
      </w:pPr>
      <w:r>
        <w:t xml:space="preserve">levantamento e análise dos requisitos funcionais e não funcionais;</w:t>
      </w:r>
      <w:r/>
    </w:p>
    <w:p w14:paraId="49B1A993" w14:textId="77777777">
      <w:pPr>
        <w:pStyle w:val="1844"/>
        <w:numPr>
          <w:ilvl w:val="0"/>
          <w:numId w:val="22"/>
        </w:numPr>
        <w:pBdr/>
        <w:spacing/>
        <w:ind/>
        <w:jc w:val="left"/>
        <w:rPr/>
      </w:pPr>
      <w:r>
        <w:t xml:space="preserve">elaboração da arquitetura do sistema;</w:t>
      </w:r>
      <w:r/>
    </w:p>
    <w:p w14:paraId="3FC354C7" w14:textId="77777777">
      <w:pPr>
        <w:pStyle w:val="1844"/>
        <w:numPr>
          <w:ilvl w:val="0"/>
          <w:numId w:val="22"/>
        </w:numPr>
        <w:pBdr/>
        <w:spacing/>
        <w:ind/>
        <w:jc w:val="left"/>
        <w:rPr/>
      </w:pPr>
      <w:r>
        <w:t xml:space="preserve">desenvolvimento inicial do </w:t>
      </w:r>
      <w:r>
        <w:rPr>
          <w:i/>
        </w:rPr>
        <w:t xml:space="preserve">back-end</w:t>
      </w:r>
      <w:r>
        <w:t xml:space="preserve"> e </w:t>
      </w:r>
      <w:r>
        <w:rPr>
          <w:i/>
        </w:rPr>
        <w:t xml:space="preserve">front-</w:t>
      </w:r>
      <w:r>
        <w:rPr>
          <w:i/>
        </w:rPr>
        <w:t xml:space="preserve">end</w:t>
      </w:r>
      <w:r>
        <w:t xml:space="preserve">;</w:t>
      </w:r>
      <w:r/>
    </w:p>
    <w:p w14:paraId="4398311B" w14:textId="77777777">
      <w:pPr>
        <w:pStyle w:val="1844"/>
        <w:numPr>
          <w:ilvl w:val="0"/>
          <w:numId w:val="22"/>
        </w:numPr>
        <w:pBdr/>
        <w:spacing/>
        <w:ind/>
        <w:jc w:val="left"/>
        <w:rPr/>
      </w:pPr>
      <w:r>
        <w:t xml:space="preserve">elaboração da documentação técnica do projeto.</w:t>
      </w:r>
      <w:r/>
    </w:p>
    <w:p w14:paraId="40A0B858" w14:textId="77777777">
      <w:pPr>
        <w:pBdr/>
        <w:spacing/>
        <w:ind/>
        <w:rPr/>
      </w:pPr>
      <w:r>
        <w:t xml:space="preserve">O des</w:t>
      </w:r>
      <w:r>
        <w:t xml:space="preserve">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w:t>
      </w:r>
      <w:r>
        <w:rPr>
          <w:i/>
        </w:rPr>
        <w:t xml:space="preserve">end</w:t>
      </w:r>
      <w:r>
        <w:t xml:space="preserve"> e</w:t>
      </w:r>
      <w:r>
        <w:rPr>
          <w:i/>
        </w:rPr>
        <w:t xml:space="preserve"> </w:t>
      </w:r>
      <w:r>
        <w:rPr>
          <w:i/>
        </w:rPr>
        <w:t xml:space="preserve">back-end</w:t>
      </w:r>
      <w:r>
        <w:rPr>
          <w:i/>
        </w:rPr>
        <w:t xml:space="preserve">,</w:t>
      </w:r>
      <w:r>
        <w:t xml:space="preserve"> que foram superados por meio de revisões e ajustes contínuos.</w:t>
      </w:r>
      <w:r/>
    </w:p>
    <w:p w14:paraId="70CCD225" w14:textId="77777777">
      <w:pPr>
        <w:pBdr/>
        <w:spacing/>
        <w:ind/>
        <w:rPr/>
      </w:pPr>
      <w:r>
        <w:t xml:space="preserve">De forma geral, a Fase 1 permitiu estabelecer uma base sólida para o desenvolvimento do sistema, garantindo organização, clareza nos objetivos e viabilidade técnica da solução proposta.</w:t>
      </w:r>
      <w:r/>
    </w:p>
    <w:p w14:paraId="7CA6CEE6" w14:textId="77777777">
      <w:pPr>
        <w:pBdr/>
        <w:spacing/>
        <w:ind/>
        <w:rPr/>
      </w:pPr>
      <w:r>
        <w:t xml:space="preserve">Na Fase 2, o progresso da equipe manteve-se alinhado ao cronograma planejado para o ano de 2026, com foco no alcance dos itens entregáveis dessa fase. A divisão de tarefas estruturada por meio do </w:t>
      </w:r>
      <w:r>
        <w:rPr>
          <w:i/>
        </w:rPr>
        <w:t xml:space="preserve">framework</w:t>
      </w:r>
      <w:r>
        <w:t xml:space="preserve"> Scrum propiciou uma distribuição equilibrada da carga de trabalho, resultando na co</w:t>
      </w:r>
      <w:r>
        <w:t xml:space="preserve">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r/>
    </w:p>
    <w:p w14:paraId="265C3854" w14:textId="77777777">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r/>
    </w:p>
    <w:p w14:paraId="3AE9C236" w14:textId="77777777">
      <w:pPr>
        <w:pBdr/>
        <w:spacing/>
        <w:ind/>
        <w:rPr/>
      </w:pPr>
      <w:r/>
      <w:r/>
    </w:p>
    <w:p w14:paraId="34CC6756" w14:textId="77777777">
      <w:pPr>
        <w:pStyle w:val="1635"/>
        <w:pBdr/>
        <w:spacing/>
        <w:ind/>
        <w:rPr/>
      </w:pPr>
      <w:r/>
      <w:bookmarkStart w:id="22" w:name="_Toc21"/>
      <w:r>
        <w:t xml:space="preserve">4.5 GERENCIAMENTO DE CONFIGURAÇÃO</w:t>
      </w:r>
      <w:bookmarkEnd w:id="22"/>
      <w:r/>
      <w:r/>
    </w:p>
    <w:p w14:paraId="20A5204A" w14:textId="77777777">
      <w:pPr>
        <w:pBdr>
          <w:top w:val="none" w:color="000000" w:sz="4" w:space="0"/>
          <w:left w:val="none" w:color="000000" w:sz="4" w:space="0"/>
          <w:bottom w:val="none" w:color="000000" w:sz="4" w:space="0"/>
          <w:right w:val="none" w:color="000000" w:sz="4" w:space="0"/>
        </w:pBdr>
        <w:spacing/>
        <w:ind/>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p>
    <w:p w14:paraId="79D48CBF" w14:textId="77777777">
      <w:pPr>
        <w:pStyle w:val="1636"/>
        <w:pBdr/>
        <w:tabs>
          <w:tab w:val="left" w:leader="none" w:pos="3301"/>
        </w:tabs>
        <w:spacing/>
        <w:ind/>
        <w:rPr/>
      </w:pPr>
      <w:r/>
      <w:bookmarkStart w:id="23" w:name="_Toc22"/>
      <w:r>
        <w:t xml:space="preserve">4.5.1 Papéis e Responsabilidades</w:t>
      </w:r>
      <w:r>
        <w:tab/>
      </w:r>
      <w:bookmarkEnd w:id="23"/>
      <w:r/>
      <w:r/>
    </w:p>
    <w:p w14:paraId="6A2881BB" w14:textId="77777777">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entre os integrantes, a fim de assegurar uma melhor gestão de configuração.</w:t>
      </w:r>
      <w:r/>
    </w:p>
    <w:p w14:paraId="2F05D700" w14:textId="77777777">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w:t>
      </w:r>
      <w:r>
        <w:rPr>
          <w:i/>
          <w:iCs/>
        </w:rPr>
        <w:t xml:space="preserve">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w:t>
      </w:r>
      <w:r>
        <w:rPr>
          <w:i/>
          <w:iCs/>
        </w:rPr>
        <w:t xml:space="preserve"> </w:t>
      </w:r>
      <w:r>
        <w:rPr>
          <w:i/>
          <w:iCs/>
        </w:rPr>
        <w:t xml:space="preserve">requests</w:t>
      </w:r>
      <w:r>
        <w:t xml:space="preserve">) do código e documentação, além de garantir a aplicação das normas acadêmicas da FAI na elaboração do projeto.</w:t>
      </w:r>
      <w:r/>
    </w:p>
    <w:p w14:paraId="0E15DC57"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r/>
    </w:p>
    <w:p w14:paraId="77B2B810" w14:textId="77777777">
      <w:pPr>
        <w:pBdr>
          <w:top w:val="none" w:color="000000" w:sz="4" w:space="0"/>
          <w:left w:val="none" w:color="000000" w:sz="4" w:space="0"/>
          <w:bottom w:val="none" w:color="000000" w:sz="4" w:space="0"/>
          <w:right w:val="none" w:color="000000" w:sz="4" w:space="0"/>
        </w:pBdr>
        <w:spacing/>
        <w:ind/>
        <w:rPr/>
      </w:pPr>
      <w:r/>
      <w:r/>
    </w:p>
    <w:p w14:paraId="1E4C4270" w14:textId="77777777">
      <w:pPr>
        <w:pStyle w:val="1636"/>
        <w:pBdr/>
        <w:tabs>
          <w:tab w:val="left" w:leader="none" w:pos="3301"/>
        </w:tabs>
        <w:spacing/>
        <w:ind/>
        <w:rPr/>
      </w:pPr>
      <w:r/>
      <w:bookmarkStart w:id="24" w:name="_Toc23"/>
      <w:r>
        <w:t xml:space="preserve">4.5.2 Identificação e Versionamento de Artefatos</w:t>
      </w:r>
      <w:bookmarkEnd w:id="24"/>
      <w:r/>
      <w:r/>
    </w:p>
    <w:p w14:paraId="6E9D89A4" w14:textId="77777777">
      <w:pPr>
        <w:pBdr>
          <w:top w:val="none" w:color="000000" w:sz="4" w:space="0"/>
          <w:left w:val="none" w:color="000000" w:sz="4" w:space="0"/>
          <w:bottom w:val="none" w:color="000000" w:sz="4" w:space="0"/>
          <w:right w:val="none" w:color="000000" w:sz="4" w:space="0"/>
        </w:pBdr>
        <w:spacing/>
        <w:ind/>
        <w:rPr/>
      </w:pPr>
      <w:r>
        <w:t xml:space="preserve">O relatório técnico prod</w:t>
      </w:r>
      <w:r>
        <w:t xml:space="preserve">uzido para o projeto é identificado de forma única seguindo uma nomenclatura padronizada que combina o prefixo da instituição, curso, disciplina, nome do projeto e indicador de versão. A convenção adotada segue a nomenclatura: FAI-SI-PFC-I-FalaCidade-2026-</w:t>
      </w:r>
      <w:r>
        <w:t xml:space="preserve">v[</w:t>
      </w:r>
      <w:r>
        <w:t xml:space="preserve">x.x</w:t>
      </w:r>
      <w:r>
        <w:t xml:space="preserve">].</w:t>
      </w:r>
      <w:r/>
    </w:p>
    <w:p w14:paraId="2CB6594E" w14:textId="77777777">
      <w:pPr>
        <w:pBdr>
          <w:top w:val="none" w:color="000000" w:sz="4" w:space="0"/>
          <w:left w:val="none" w:color="000000" w:sz="4" w:space="0"/>
          <w:bottom w:val="none" w:color="000000" w:sz="4" w:space="0"/>
          <w:right w:val="none" w:color="000000" w:sz="4" w:space="0"/>
        </w:pBdr>
        <w:spacing/>
        <w:ind/>
        <w:rPr/>
      </w:pPr>
      <w:r>
        <w:t xml:space="preserve">Além do padrão de nomenclatura do relatório técnico, o projeto adota as seguintes convenções: os diagramas UML são nomeados no padrão [</w:t>
      </w:r>
      <w:r>
        <w:t xml:space="preserve">Tipo_Diagrama</w:t>
      </w:r>
      <w:r>
        <w:t xml:space="preserve">]_[Subsistema]_</w:t>
      </w:r>
      <w:r>
        <w:t xml:space="preserve">FalaCidade</w:t>
      </w:r>
      <w:r>
        <w:t xml:space="preserve"> (ex.: </w:t>
      </w:r>
      <w:r>
        <w:t xml:space="preserve">DC_Autenticacao_FalaCidade</w:t>
      </w:r>
      <w:r>
        <w:t xml:space="preserve"> para diagrama de classes, </w:t>
      </w:r>
      <w:r>
        <w:t xml:space="preserve">DS_RegistroOcorrencia_FalaCidade</w:t>
      </w:r>
      <w:r>
        <w:t xml:space="preserve"> para diagrama de sequência); os artefatos do banco de dados seguem o padrão [Tipo]_[</w:t>
      </w:r>
      <w:r>
        <w:t xml:space="preserve">Versao</w:t>
      </w:r>
      <w:r>
        <w:t xml:space="preserve">]_</w:t>
      </w:r>
      <w:r>
        <w:t xml:space="preserve">FalaCidade</w:t>
      </w:r>
      <w:r>
        <w:t xml:space="preserve"> (ex.: DER_v2_FalaCidade); as pastas do repositório são nomeadas em letras minúsculas, sem espaços, utilizando hífen como separador (ex.: diagramas, </w:t>
      </w:r>
      <w:r>
        <w:t xml:space="preserve">documentacao</w:t>
      </w:r>
      <w:r>
        <w:t xml:space="preserve">, gerenciamento, </w:t>
      </w:r>
      <w:r>
        <w:t xml:space="preserve">codificacao</w:t>
      </w:r>
      <w:r>
        <w:t xml:space="preserve">); os </w:t>
      </w:r>
      <w:r>
        <w:t xml:space="preserve">branches</w:t>
      </w:r>
      <w:r>
        <w:t xml:space="preserve"> </w:t>
      </w:r>
      <w:r>
        <w:t xml:space="preserve">Git</w:t>
      </w:r>
      <w:r>
        <w:t xml:space="preserve"> seguem o padrão feature/[</w:t>
      </w:r>
      <w:r>
        <w:t xml:space="preserve">descricao</w:t>
      </w:r>
      <w:r>
        <w:t xml:space="preserve">] para novas funcionalidades, </w:t>
      </w:r>
      <w:r>
        <w:t xml:space="preserve">fix</w:t>
      </w:r>
      <w:r>
        <w:t xml:space="preserve">/[</w:t>
      </w:r>
      <w:r>
        <w:t xml:space="preserve">descricao</w:t>
      </w:r>
      <w:r>
        <w:t xml:space="preserve">] para correções e </w:t>
      </w:r>
      <w:r>
        <w:t xml:space="preserve">docs</w:t>
      </w:r>
      <w:r>
        <w:t xml:space="preserve">/[</w:t>
      </w:r>
      <w:r>
        <w:t xml:space="preserve">descricao</w:t>
      </w:r>
      <w:r>
        <w:t xml:space="preserve">] para atualizações de documentação.</w:t>
      </w:r>
      <w:r/>
    </w:p>
    <w:p w14:paraId="6A8CE192" w14:textId="77777777">
      <w:pPr>
        <w:pBdr>
          <w:top w:val="none" w:color="000000" w:sz="4" w:space="0"/>
          <w:left w:val="none" w:color="000000" w:sz="4" w:space="0"/>
          <w:bottom w:val="none" w:color="000000" w:sz="4" w:space="0"/>
          <w:right w:val="none" w:color="000000" w:sz="4" w:space="0"/>
        </w:pBdr>
        <w:spacing/>
        <w:ind/>
        <w:rPr/>
      </w:pPr>
      <w:r/>
      <w:r/>
    </w:p>
    <w:p w14:paraId="39B68EE2" w14:textId="77777777">
      <w:pPr>
        <w:pStyle w:val="1636"/>
        <w:pBdr/>
        <w:tabs>
          <w:tab w:val="left" w:leader="none" w:pos="3301"/>
        </w:tabs>
        <w:spacing/>
        <w:ind/>
        <w:rPr/>
      </w:pPr>
      <w:r/>
      <w:bookmarkStart w:id="25" w:name="_Toc24"/>
      <w:r>
        <w:t xml:space="preserve">4.5.3 Organização do Repositório e Ferramentas</w:t>
      </w:r>
      <w:bookmarkEnd w:id="25"/>
      <w:r/>
      <w:r/>
    </w:p>
    <w:p w14:paraId="2B943CB5" w14:textId="77777777">
      <w:pPr>
        <w:pBdr>
          <w:top w:val="none" w:color="000000" w:sz="4" w:space="0"/>
          <w:left w:val="none" w:color="000000" w:sz="4" w:space="0"/>
          <w:bottom w:val="none" w:color="000000" w:sz="4" w:space="0"/>
          <w:right w:val="none" w:color="000000" w:sz="4" w:space="0"/>
        </w:pBdr>
        <w:spacing/>
        <w:ind/>
        <w:rPr/>
      </w:pPr>
      <w:r>
        <w:t xml:space="preserve">O contro</w:t>
      </w:r>
      <w:r>
        <w:t xml:space="preserve">le de versões e o armazenamento seguro dos itens de configuração são centralizados na plataforma GitHub, utilizando um repositório remoto público. A estrutura de diretórios está organizada de maneira lógica para segregar os diferentes tipos de entregáveis:</w:t>
      </w:r>
      <w:r/>
    </w:p>
    <w:p w14:paraId="70E9C5F7" w14:textId="77777777">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p>
    <w:p w14:paraId="535C893E" w14:textId="77777777">
      <w:pPr>
        <w:pBdr>
          <w:top w:val="none" w:color="000000" w:sz="4" w:space="0"/>
          <w:left w:val="none" w:color="000000" w:sz="4" w:space="0"/>
          <w:bottom w:val="none" w:color="000000" w:sz="4" w:space="0"/>
          <w:right w:val="none" w:color="000000" w:sz="4" w:space="0"/>
        </w:pBdr>
        <w:spacing/>
        <w:ind/>
        <w:rPr/>
      </w:pPr>
      <w:r>
        <w:t xml:space="preserve">documentacao</w:t>
      </w:r>
      <w:r>
        <w:t xml:space="preserve">: pasta principal contendo o relatório técnico nos formatos editável e PDF.</w:t>
      </w:r>
      <w:r/>
    </w:p>
    <w:p w14:paraId="2009FAC0" w14:textId="77777777">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r/>
    </w:p>
    <w:p w14:paraId="39E54874" w14:textId="77777777">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w:t>
      </w:r>
      <w:r>
        <w:t xml:space="preserve">Git</w:t>
      </w:r>
      <w:r>
        <w:t xml:space="preserve">, que inclui o histórico de modificações e permite o rastreamento detalhado de autoria, data e justificativa de cada alteração realizada por meio de mensagens de </w:t>
      </w:r>
      <w:r>
        <w:rPr>
          <w:i/>
        </w:rPr>
        <w:t xml:space="preserve">commit</w:t>
      </w:r>
      <w:r>
        <w:t xml:space="preserve"> padronizadas.</w:t>
      </w:r>
      <w:r/>
    </w:p>
    <w:p w14:paraId="2C196687" w14:textId="77777777">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r/>
    </w:p>
    <w:p w14:paraId="657F2175" w14:textId="77777777">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r/>
    </w:p>
    <w:p w14:paraId="59336C3B" w14:textId="77777777">
      <w:pPr>
        <w:pStyle w:val="1845"/>
        <w:pBdr/>
        <w:spacing/>
        <w:ind/>
        <w:rPr/>
      </w:pPr>
      <w:r>
        <w:t xml:space="preserve">FIGURA </w:t>
      </w:r>
      <w:r>
        <w:fldChar w:fldCharType="begin"/>
      </w:r>
      <w:r>
        <w:instrText xml:space="preserve">SEQ FIGURA \* Arabic </w:instrText>
      </w:r>
      <w:r>
        <w:fldChar w:fldCharType="separate"/>
      </w:r>
      <w:r>
        <w:t xml:space="preserve">5</w:t>
      </w:r>
      <w:r>
        <w:fldChar w:fldCharType="end"/>
      </w:r>
      <w:r>
        <w:t xml:space="preserve"> - Estrutura do repositório remoto no GitHub</w:t>
      </w:r>
      <w:r/>
    </w:p>
    <w:p w14:paraId="24CBEE66" w14:textId="77777777">
      <w:pPr>
        <w:pBdr/>
        <w:spacing w:after="0" w:line="240" w:lineRule="auto"/>
        <w:ind/>
        <w:jc w:val="left"/>
        <w:rPr/>
      </w:pPr>
      <w:r>
        <w:br w:type="page" w:clear="all"/>
      </w:r>
      <w:r/>
    </w:p>
    <w:p w14:paraId="3E858629" w14:textId="77777777">
      <w:pPr>
        <w:pStyle w:val="1634"/>
        <w:pBdr/>
        <w:spacing/>
        <w:ind/>
        <w:rPr/>
      </w:pPr>
      <w:r/>
      <w:bookmarkStart w:id="26" w:name="_Toc25"/>
      <w:r>
        <w:t xml:space="preserve">5 ESPECIFICAÇÃO E ANÁLISE DOS REQUISITOS</w:t>
      </w:r>
      <w:bookmarkEnd w:id="26"/>
      <w:r/>
      <w:r/>
    </w:p>
    <w:p w14:paraId="2378BB32" w14:textId="77777777">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14:paraId="69B24102" w14:textId="77777777">
      <w:pPr>
        <w:pBdr/>
        <w:spacing/>
        <w:ind/>
        <w:rPr/>
      </w:pPr>
      <w:r/>
      <w:r/>
    </w:p>
    <w:p w14:paraId="7674CD61" w14:textId="77777777">
      <w:pPr>
        <w:pStyle w:val="1635"/>
        <w:pBdr/>
        <w:spacing/>
        <w:ind/>
        <w:rPr/>
      </w:pPr>
      <w:r/>
      <w:bookmarkStart w:id="27" w:name="_Toc26"/>
      <w:r>
        <w:t xml:space="preserve">5.1 REQUISITOS DO SISTEMA DE SOFTWARE</w:t>
      </w:r>
      <w:bookmarkEnd w:id="27"/>
      <w:r/>
      <w:r/>
    </w:p>
    <w:p w14:paraId="79F7F267" w14:textId="77777777">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14:paraId="381B5679" w14:textId="77777777">
      <w:pPr>
        <w:pBdr/>
        <w:spacing/>
        <w:ind/>
        <w:rPr/>
      </w:pPr>
      <w:r/>
      <w:r/>
    </w:p>
    <w:p w14:paraId="0BD13FF2" w14:textId="77777777">
      <w:pPr>
        <w:pStyle w:val="1636"/>
        <w:pBdr/>
        <w:spacing/>
        <w:ind/>
        <w:rPr/>
      </w:pPr>
      <w:r/>
      <w:bookmarkStart w:id="28" w:name="_Toc27"/>
      <w:r>
        <w:t xml:space="preserve">5.1.1 Requisitos Funcionais</w:t>
      </w:r>
      <w:bookmarkEnd w:id="28"/>
      <w:r/>
      <w:r/>
    </w:p>
    <w:p w14:paraId="758ECE2C" w14:textId="77777777">
      <w:pPr>
        <w:pBdr/>
        <w:spacing/>
        <w:ind/>
        <w:rPr/>
      </w:pPr>
      <w:r>
        <w:t xml:space="preserve">RF01 – Cadastro de usuário</w:t>
      </w:r>
      <w:r/>
    </w:p>
    <w:p w14:paraId="02887516" w14:textId="77777777">
      <w:pPr>
        <w:pBdr/>
        <w:spacing/>
        <w:ind/>
        <w:rPr/>
      </w:pPr>
      <w:r>
        <w:t xml:space="preserve">Descrição: o sistema deverá permitir que o usuário com perfil de Cidadão realize seu cadastro informando nome, e-mail, senha, data de nascimento e o município de residência. </w:t>
      </w:r>
      <w:r/>
    </w:p>
    <w:p w14:paraId="48006D49" w14:textId="77777777">
      <w:pPr>
        <w:pBdr/>
        <w:spacing/>
        <w:ind/>
        <w:rPr>
          <w:b/>
          <w:bCs/>
          <w:color w:val="000000"/>
          <w:szCs w:val="24"/>
        </w:rPr>
      </w:pPr>
      <w:r>
        <w:t xml:space="preserve">O sistema </w:t>
      </w:r>
      <w:r>
        <w:t xml:space="preserve">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p>
    <w:p w14:paraId="536D6E60" w14:textId="77777777">
      <w:pPr>
        <w:pBdr/>
        <w:spacing/>
        <w:ind/>
        <w:rPr/>
      </w:pPr>
      <w:r>
        <w:t xml:space="preserve">Prioridade: essencial.</w:t>
      </w:r>
      <w:r/>
    </w:p>
    <w:p w14:paraId="28303616" w14:textId="77777777">
      <w:pPr>
        <w:pBdr/>
        <w:spacing/>
        <w:ind/>
        <w:rPr/>
      </w:pPr>
      <w:r>
        <w:t xml:space="preserve">RF02 – Aceite dos termos de uso e privacidade</w:t>
      </w:r>
      <w:r/>
    </w:p>
    <w:p w14:paraId="5C97C255" w14:textId="77777777">
      <w:pPr>
        <w:pBdr/>
        <w:spacing/>
        <w:ind/>
        <w:rPr/>
      </w:pPr>
      <w:r>
        <w:t xml:space="preserve">Descrição: o sistema deverá solicitar que o usuário confirme o aceite aos termos de </w:t>
      </w:r>
      <w:r>
        <w:t xml:space="preserve">de</w:t>
      </w:r>
      <w:r>
        <w:t xml:space="preserve"> uso por meio de um </w:t>
      </w:r>
      <w:r>
        <w:t xml:space="preserve">check</w:t>
      </w:r>
      <w:r>
        <w:t xml:space="preserve"> box e à política de privacidade (em conformidade com a LGPD) antes de concluir o cadastro.</w:t>
      </w:r>
      <w:r/>
    </w:p>
    <w:p w14:paraId="450716A3" w14:textId="77777777">
      <w:pPr>
        <w:pBdr/>
        <w:spacing/>
        <w:ind/>
        <w:rPr/>
      </w:pPr>
      <w:r>
        <w:t xml:space="preserve">Prioridade: essencial.</w:t>
      </w:r>
      <w:r/>
    </w:p>
    <w:p w14:paraId="3BFC4A4D" w14:textId="77777777">
      <w:pPr>
        <w:pBdr/>
        <w:spacing/>
        <w:ind/>
        <w:rPr/>
      </w:pPr>
      <w:r>
        <w:t xml:space="preserve">RF03 – Autenticação de usuário</w:t>
      </w:r>
      <w:r/>
    </w:p>
    <w:p w14:paraId="58BB32B4" w14:textId="77777777">
      <w:pPr>
        <w:pBdr/>
        <w:spacing/>
        <w:ind/>
        <w:rPr/>
      </w:pPr>
      <w:r>
        <w:t xml:space="preserve">Descrição: o sistema deverá permitir o acesso seguro de usuários cadastrados mediante validação de e-mail e senha.</w:t>
      </w:r>
      <w:r/>
    </w:p>
    <w:p w14:paraId="20950F37" w14:textId="77777777">
      <w:pPr>
        <w:pBdr/>
        <w:spacing/>
        <w:ind/>
        <w:rPr/>
      </w:pPr>
      <w:r>
        <w:t xml:space="preserve">Prioridade: essencial.</w:t>
      </w:r>
      <w:r/>
    </w:p>
    <w:p w14:paraId="11757312" w14:textId="77777777">
      <w:pPr>
        <w:pBdr/>
        <w:spacing/>
        <w:ind/>
        <w:rPr/>
      </w:pPr>
      <w:r>
        <w:t xml:space="preserve">RF04 – Atualização de dados cadastrais</w:t>
      </w:r>
      <w:r/>
    </w:p>
    <w:p w14:paraId="61CC34F5" w14:textId="77777777">
      <w:pPr>
        <w:pBdr/>
        <w:spacing/>
        <w:ind/>
        <w:rPr/>
      </w:pPr>
      <w:r>
        <w:t xml:space="preserve">Descrição: o sistema deverá permitir que o usuário autenticado altere seus dados de perfil e configure suas opções de privacidade.</w:t>
      </w:r>
      <w:r/>
    </w:p>
    <w:p w14:paraId="7218766A" w14:textId="77777777">
      <w:pPr>
        <w:pBdr/>
        <w:spacing/>
        <w:ind/>
        <w:rPr/>
      </w:pPr>
      <w:r>
        <w:t xml:space="preserve">Prioridade: essencial.</w:t>
      </w:r>
      <w:r/>
    </w:p>
    <w:p w14:paraId="2F83B16D" w14:textId="77777777">
      <w:pPr>
        <w:pBdr/>
        <w:spacing/>
        <w:ind/>
        <w:rPr/>
      </w:pPr>
      <w:r>
        <w:t xml:space="preserve">RF05 – Recuperação de senha</w:t>
      </w:r>
      <w:r/>
    </w:p>
    <w:p w14:paraId="6A3A723F" w14:textId="77777777">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r/>
    </w:p>
    <w:p w14:paraId="5F3DB7F2" w14:textId="77777777">
      <w:pPr>
        <w:pBdr/>
        <w:spacing/>
        <w:ind/>
        <w:rPr/>
      </w:pPr>
      <w:r>
        <w:t xml:space="preserve">Prioridade: essencial.</w:t>
      </w:r>
      <w:r/>
    </w:p>
    <w:p w14:paraId="5DC6AFAE" w14:textId="77777777">
      <w:pPr>
        <w:pBdr/>
        <w:spacing/>
        <w:ind/>
        <w:rPr/>
      </w:pPr>
      <w:r>
        <w:t xml:space="preserve">RF06 – Exclusão definitiva de conta </w:t>
      </w:r>
      <w:r/>
    </w:p>
    <w:p w14:paraId="2A4E8E37" w14:textId="77777777">
      <w:pPr>
        <w:pBdr/>
        <w:spacing/>
        <w:ind/>
        <w:rPr/>
      </w:pPr>
      <w:r>
        <w:t xml:space="preserve">Descrição: o sistema deverá disponibilizar ao usuário a opção de encerrar sua conta, realizando a exclusão definitiva ou anonimização de seus dados pessoais em conformidade com a LGPD.</w:t>
      </w:r>
      <w:r/>
    </w:p>
    <w:p w14:paraId="22B28BF4" w14:textId="77777777">
      <w:pPr>
        <w:pBdr/>
        <w:spacing/>
        <w:ind/>
        <w:rPr/>
      </w:pPr>
      <w:r>
        <w:t xml:space="preserve">Prioridade: essencial.</w:t>
      </w:r>
      <w:r/>
    </w:p>
    <w:p w14:paraId="36AFDD6B" w14:textId="77777777">
      <w:pPr>
        <w:pBdr/>
        <w:spacing/>
        <w:ind/>
        <w:rPr/>
      </w:pPr>
      <w:r>
        <w:t xml:space="preserve">RF07 – Registro de ocorrência identificada</w:t>
      </w:r>
      <w:r/>
    </w:p>
    <w:p w14:paraId="13CE1A2E" w14:textId="77777777">
      <w:pPr>
        <w:pBdr/>
        <w:spacing/>
        <w:ind/>
        <w:rPr/>
      </w:pPr>
      <w:r>
        <w:t xml:space="preserve">Descrição: o sistema deverá permitir que um usuário autenticado registre a ocorrência contendo: título, descrição detalhada, categoria, nível de prioridade, foto(s) anexa(s), </w:t>
      </w:r>
      <w:r>
        <w:t xml:space="preserve">endereço e localização precisa</w:t>
      </w:r>
      <w:r>
        <w:t xml:space="preserve">. O sistema gerará automaticamente a data de registro, data de atualização e um número de protocolo único para acompanhamento.</w:t>
      </w:r>
      <w:r/>
    </w:p>
    <w:p w14:paraId="64CF150D" w14:textId="77777777">
      <w:pPr>
        <w:pBdr/>
        <w:spacing/>
        <w:ind/>
        <w:rPr/>
      </w:pPr>
      <w:r>
        <w:t xml:space="preserve">Prioridade: essencial.</w:t>
      </w:r>
      <w:r/>
    </w:p>
    <w:p w14:paraId="7767725B" w14:textId="77777777">
      <w:pPr>
        <w:pBdr/>
        <w:spacing/>
        <w:ind/>
        <w:rPr/>
      </w:pPr>
      <w:r>
        <w:t xml:space="preserve">RF08 – Ocorrência anônima</w:t>
      </w:r>
      <w:r/>
    </w:p>
    <w:p w14:paraId="569AF6B5" w14:textId="77777777">
      <w:pPr>
        <w:pBdr/>
        <w:spacing/>
        <w:ind/>
        <w:rPr/>
      </w:pPr>
      <w:r>
        <w:t xml:space="preserve">Descrição: o sistema deverá permitir o envio de ocorrência sem autenticação. Será solicitado apenas os dados da ocorrência (título, descrição, endereço e foto(s)), sem coletar dados identificáveis do cidadão que informará a ocorrência.</w:t>
      </w:r>
      <w:r/>
    </w:p>
    <w:p w14:paraId="11F75C17" w14:textId="77777777">
      <w:pPr>
        <w:pBdr/>
        <w:spacing/>
        <w:ind/>
        <w:rPr/>
      </w:pPr>
      <w:r>
        <w:t xml:space="preserve">O sistema limitará o envio a 3 (três) ocorrências anônimas por dispositivo por dia, identificadas por endereço IP, a fim de evitar o envio massivo e garantir a qualidade dos registros.</w:t>
      </w:r>
      <w:r/>
    </w:p>
    <w:p w14:paraId="5994AC21" w14:textId="77777777">
      <w:pPr>
        <w:pBdr/>
        <w:spacing/>
        <w:ind/>
        <w:rPr/>
      </w:pPr>
      <w:r>
        <w:t xml:space="preserve">Prioridade: essencial.</w:t>
      </w:r>
      <w:r/>
    </w:p>
    <w:p w14:paraId="379C5CA9" w14:textId="77777777">
      <w:pPr>
        <w:pBdr>
          <w:top w:val="none" w:color="000000" w:sz="4" w:space="0"/>
          <w:left w:val="none" w:color="000000" w:sz="4" w:space="0"/>
          <w:bottom w:val="none" w:color="000000" w:sz="4" w:space="0"/>
          <w:right w:val="none" w:color="000000" w:sz="4" w:space="0"/>
        </w:pBdr>
        <w:spacing/>
        <w:ind/>
        <w:rPr/>
      </w:pPr>
      <w:r>
        <w:t xml:space="preserve">RF09 – Geolocalização e mapeamento</w:t>
      </w:r>
      <w:r/>
    </w:p>
    <w:p w14:paraId="049B7DBD" w14:textId="77777777">
      <w:pPr>
        <w:pBdr>
          <w:top w:val="none" w:color="000000" w:sz="4" w:space="0"/>
          <w:left w:val="none" w:color="000000" w:sz="4" w:space="0"/>
          <w:bottom w:val="none" w:color="000000" w:sz="4" w:space="0"/>
          <w:right w:val="none" w:color="000000" w:sz="4" w:space="0"/>
        </w:pBdr>
        <w:spacing/>
        <w:ind/>
        <w:rPr/>
      </w:pPr>
      <w:r>
        <w:t xml:space="preserve">Descrição: o sistem</w:t>
      </w:r>
      <w:r>
        <w:t xml:space="preserve">a deverá solicitar autorização para capturar a localização atual via API de Geolocalização. Caso o usuário negue ou o recurso esteja indisponível, o sistema deverá exigir o preenchimento manual do endereço completo (logradouro, número, bairro e município).</w:t>
      </w:r>
      <w:r/>
    </w:p>
    <w:p w14:paraId="5C3373EE" w14:textId="77777777">
      <w:pPr>
        <w:pBdr/>
        <w:spacing/>
        <w:ind/>
        <w:rPr/>
      </w:pPr>
      <w:r>
        <w:t xml:space="preserve">Prioridade: essencial.</w:t>
      </w:r>
      <w:r/>
    </w:p>
    <w:p w14:paraId="3CF35B1C" w14:textId="77777777">
      <w:pPr>
        <w:pBdr/>
        <w:spacing/>
        <w:ind/>
        <w:rPr/>
      </w:pPr>
      <w:r>
        <w:t xml:space="preserve">RF10 – Classificação e priorização</w:t>
      </w:r>
      <w:r/>
    </w:p>
    <w:p w14:paraId="5EFB1F5B" w14:textId="77777777">
      <w:pPr>
        <w:pBdr/>
        <w:spacing/>
        <w:ind/>
        <w:rPr/>
      </w:pPr>
      <w:r>
        <w:t xml:space="preserve">Descrição: o sistema deverá permitir que o cidadão classifique a ocorrência em categorias de zeladoria urbana (</w:t>
      </w:r>
      <w:r>
        <w:t xml:space="preserve">ex</w:t>
      </w:r>
      <w:r>
        <w:t xml:space="preserve">: Infraestrutura, Iluminação Pública, Limpeza Urbana). A definição do nível de </w:t>
      </w:r>
      <w:r>
        <w:t xml:space="preserve">prioridade (baixa, média ou alta) será atribuída automaticamente pelo sistema com base na categoria selecionada no ato do registro, seguindo regras de negócio pré-definidas para otimizar o fluxo de atendimento pelos responsáveis pela administração pública.</w:t>
      </w:r>
      <w:r/>
    </w:p>
    <w:p w14:paraId="62EECC42" w14:textId="77777777">
      <w:pPr>
        <w:pBdr/>
        <w:spacing/>
        <w:ind/>
        <w:rPr/>
      </w:pPr>
      <w:r>
        <w:t xml:space="preserve">Prioridade: importante.</w:t>
      </w:r>
      <w:r/>
    </w:p>
    <w:p w14:paraId="7E1EF6E2" w14:textId="77777777">
      <w:pPr>
        <w:pBdr/>
        <w:spacing/>
        <w:ind/>
        <w:rPr/>
      </w:pPr>
      <w:r>
        <w:t xml:space="preserve">RF11 – Acompanhamento de protocolo </w:t>
      </w:r>
      <w:r/>
    </w:p>
    <w:p w14:paraId="04F2466C" w14:textId="77777777">
      <w:pPr>
        <w:pBdr/>
        <w:spacing/>
        <w:ind/>
        <w:rPr/>
      </w:pPr>
      <w:r>
        <w:t xml:space="preserve">De</w:t>
      </w:r>
      <w:r>
        <w:t xml:space="preserve">scrição: o sistema deverá permitir a consulta do status da ocorrência (“Pendente”, “Em análise”, “Resolvido” ou “Indeferida”, com apresentação da respectiva justificativa quando aplicável,) mediante a inserção do número de protocolo gerado no RF07 ou RF08.</w:t>
      </w:r>
      <w:r/>
    </w:p>
    <w:p w14:paraId="5D845CB2" w14:textId="77777777">
      <w:pPr>
        <w:pBdr/>
        <w:spacing/>
        <w:ind/>
        <w:rPr/>
      </w:pPr>
      <w:r>
        <w:t xml:space="preserve">Prioridade: essencial.</w:t>
      </w:r>
      <w:r/>
    </w:p>
    <w:p w14:paraId="39E51319" w14:textId="77777777">
      <w:pPr>
        <w:pBdr/>
        <w:spacing/>
        <w:ind/>
        <w:rPr/>
      </w:pPr>
      <w:r>
        <w:t xml:space="preserve">RF12 – Painel administrativo para atualização</w:t>
      </w:r>
      <w:r/>
    </w:p>
    <w:p w14:paraId="241A7848" w14:textId="77777777">
      <w:pPr>
        <w:pBdr/>
        <w:spacing/>
        <w:ind/>
        <w:rPr/>
      </w:pPr>
      <w:r>
        <w:t xml:space="preserve">Descrição: o sistema deverá prover os dados para os administradores gerenciarem as ocorrências, permitindo a alteração de status e inserção de observações técnicas, com registro automático de data e hora de cada mudança. </w:t>
      </w:r>
      <w:r/>
    </w:p>
    <w:p w14:paraId="26851F99" w14:textId="77777777">
      <w:pPr>
        <w:pBdr/>
        <w:spacing/>
        <w:ind/>
        <w:rPr/>
      </w:pPr>
      <w:r>
        <w:t xml:space="preserve">O painel administrativo também deverá apresentar o encadeamento de ocorrências similares: quando o algoritmo de detecção de duplicidade (RF16) identificar ocorrências com localização </w:t>
      </w:r>
      <w:r>
        <w:t xml:space="preserve">geográfica dentro do raio de 50 metros e mesma categoria, o sistema as agrupará automaticamente em um únic</w:t>
      </w:r>
      <w:r>
        <w:t xml:space="preserve">o protocolo consolidado. O administrador visualizará o histórico unificado de todas as ocorrências encadeadas, podendo atualizar o status do grupo de forma coletiva ou individualmente, com registro automático de data, hora e responsável por cada alteração.</w:t>
      </w:r>
      <w:r/>
    </w:p>
    <w:p w14:paraId="5C1A0852" w14:textId="77777777">
      <w:pPr>
        <w:pBdr/>
        <w:spacing/>
        <w:ind/>
        <w:rPr/>
      </w:pPr>
      <w:r>
        <w:t xml:space="preserve">O acesso aos dados pessoais sensíveis da ocorrência — como nome completo, </w:t>
      </w:r>
      <w:r>
        <w:t xml:space="preserve">e-mail e demais informações de identificação do denunciante — é restrito. No painel administrativo, esses dados serão exibidos apenas para perfis Funcionário e Administrador. O próprio cidadão que registrou a ocorrência poderá visualizar seus próprios dado</w:t>
      </w:r>
      <w:r>
        <w:t xml:space="preserve">s ao consultar o protocolo via RF11. Usuários sem autenticação ou cidadãos consultando ocorrências de terceiros não terão acesso a nenhuma informação de identificação pessoal, sendo exibido apenas o protocolo, categoria, localização e status da ocorrência.</w:t>
      </w:r>
      <w:r/>
    </w:p>
    <w:p w14:paraId="6DBE2686" w14:textId="77777777">
      <w:pPr>
        <w:pBdr/>
        <w:spacing/>
        <w:ind/>
        <w:rPr>
          <w:color w:val="ff0000"/>
        </w:rPr>
      </w:pPr>
      <w:r>
        <w:t xml:space="preserve">Prioridade: essencial.</w:t>
      </w:r>
      <w:r>
        <w:rPr>
          <w:color w:val="ff0000"/>
        </w:rPr>
      </w:r>
    </w:p>
    <w:p w14:paraId="32D8E2BC" w14:textId="77777777">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p>
    <w:p w14:paraId="457F0A1B" w14:textId="77777777">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w:t>
      </w:r>
      <w:r>
        <w:t xml:space="preserve">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p>
    <w:p w14:paraId="35B39669"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14:paraId="459E0380" w14:textId="77777777">
      <w:pPr>
        <w:pBdr/>
        <w:spacing/>
        <w:ind/>
        <w:rPr>
          <w:color w:val="000000"/>
          <w:szCs w:val="24"/>
        </w:rPr>
      </w:pPr>
      <w:r>
        <w:rPr>
          <w:color w:val="000000"/>
        </w:rPr>
        <w:t xml:space="preserve">RF14 – </w:t>
      </w:r>
      <w:r>
        <w:t xml:space="preserve">Perfis de acesso e permissões</w:t>
      </w:r>
      <w:r>
        <w:rPr>
          <w:color w:val="000000"/>
          <w:szCs w:val="24"/>
        </w:rPr>
      </w:r>
    </w:p>
    <w:p w14:paraId="59F918AB" w14:textId="77777777">
      <w:pPr>
        <w:pBdr/>
        <w:spacing/>
        <w:ind/>
        <w:rPr/>
      </w:pPr>
      <w:r>
        <w:rPr>
          <w:color w:val="000000"/>
        </w:rPr>
        <w:t xml:space="preserve">Descrição: </w:t>
      </w:r>
      <w:r>
        <w:t xml:space="preserve">o sistema deverá implementar o controle de acesso baseado em perfis (</w:t>
      </w:r>
      <w:r>
        <w:rPr>
          <w:i/>
        </w:rPr>
        <w:t xml:space="preserve">Role-</w:t>
      </w:r>
      <w:r>
        <w:rPr>
          <w:i/>
        </w:rPr>
        <w:t xml:space="preserve">Based</w:t>
      </w:r>
      <w:r>
        <w:rPr>
          <w:i/>
        </w:rPr>
        <w:t xml:space="preserve"> Access </w:t>
      </w:r>
      <w:r>
        <w:rPr>
          <w:i/>
        </w:rPr>
        <w:t xml:space="preserve">Control</w:t>
      </w:r>
      <w:r>
        <w:rPr>
          <w:i/>
        </w:rPr>
        <w:t xml:space="preserve">)</w:t>
      </w:r>
      <w:r>
        <w:t xml:space="preserve">, garantindo que as funcionalidades sejam restritas conforme o nível de autorização. </w:t>
      </w:r>
      <w:r/>
    </w:p>
    <w:p w14:paraId="443449CA" w14:textId="77777777">
      <w:pPr>
        <w:pBdr/>
        <w:spacing/>
        <w:ind/>
        <w:rPr/>
      </w:pPr>
      <w:r>
        <w:t xml:space="preserve">O sistema distinguirá três perfis, conforme a seguir:</w:t>
      </w:r>
      <w:r/>
    </w:p>
    <w:p w14:paraId="24FF92EA" w14:textId="77777777">
      <w:pPr>
        <w:pStyle w:val="1844"/>
        <w:numPr>
          <w:ilvl w:val="0"/>
          <w:numId w:val="42"/>
        </w:numPr>
        <w:pBdr/>
        <w:spacing/>
        <w:ind/>
        <w:rPr>
          <w:b/>
          <w:bCs/>
          <w:color w:val="000000"/>
          <w:szCs w:val="24"/>
        </w:rPr>
      </w:pPr>
      <w:r>
        <w:t xml:space="preserve">Cidadão: acesso às funções de registro e consulta de protocolos próprios; </w:t>
      </w:r>
      <w:r>
        <w:rPr>
          <w:b/>
          <w:bCs/>
          <w:color w:val="000000"/>
          <w:szCs w:val="24"/>
        </w:rPr>
      </w:r>
    </w:p>
    <w:p w14:paraId="7BB3EE40" w14:textId="77777777">
      <w:pPr>
        <w:pStyle w:val="1844"/>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p>
    <w:p w14:paraId="40C805E3" w14:textId="77777777">
      <w:pPr>
        <w:pStyle w:val="1844"/>
        <w:numPr>
          <w:ilvl w:val="0"/>
          <w:numId w:val="42"/>
        </w:numPr>
        <w:pBdr/>
        <w:spacing/>
        <w:ind/>
        <w:rPr>
          <w:b/>
          <w:bCs/>
          <w:color w:val="000000"/>
          <w:szCs w:val="24"/>
        </w:rPr>
      </w:pPr>
      <w:r>
        <w:t xml:space="preserve">Administrador do sistema: acesso total, incluindo a criação de contas (e-mail/senha) para novos funcionários da prefeitura, gestão de usuários e extração de relatórios gerenciais e </w:t>
      </w:r>
      <w:r>
        <w:rPr>
          <w:i/>
        </w:rPr>
        <w:t xml:space="preserve">dashboard</w:t>
      </w:r>
      <w:r>
        <w:t xml:space="preserve">s.</w:t>
      </w:r>
      <w:r>
        <w:rPr>
          <w:b/>
          <w:bCs/>
          <w:color w:val="000000"/>
          <w:szCs w:val="24"/>
        </w:rPr>
      </w:r>
    </w:p>
    <w:p w14:paraId="54969A06"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14:paraId="309FB9BD" w14:textId="77777777">
      <w:pPr>
        <w:pBdr/>
        <w:spacing/>
        <w:ind/>
        <w:rPr>
          <w:color w:val="000000"/>
          <w:szCs w:val="24"/>
        </w:rPr>
      </w:pPr>
      <w:r>
        <w:rPr>
          <w:color w:val="000000"/>
        </w:rPr>
        <w:t xml:space="preserve">RF15 – </w:t>
      </w:r>
      <w:r>
        <w:t xml:space="preserve">Gerenciamento de usuários</w:t>
      </w:r>
      <w:r>
        <w:rPr>
          <w:color w:val="000000"/>
          <w:szCs w:val="24"/>
        </w:rPr>
      </w:r>
    </w:p>
    <w:p w14:paraId="7AA54E2A" w14:textId="77777777">
      <w:pPr>
        <w:pBdr/>
        <w:spacing/>
        <w:ind/>
        <w:rPr>
          <w:b/>
          <w:bCs/>
          <w:color w:val="000000"/>
          <w:szCs w:val="24"/>
        </w:rPr>
      </w:pPr>
      <w:r>
        <w:rPr>
          <w:color w:val="000000"/>
        </w:rPr>
        <w:t xml:space="preserve">Descrição: </w:t>
      </w:r>
      <w:r>
        <w:t xml:space="preserve">o sistema deverá permitir qu</w:t>
      </w:r>
      <w:r>
        <w:t xml:space="preserve">e o perfil “Administrador” realize a manutenção dos usuários cadastrados. Isso incluirá a criação de contas para funcionários da gestão pública, bem como a visualização, edição de dados básicos ou inativação de contas, conforme as diretrizes de governança.</w:t>
      </w:r>
      <w:r>
        <w:rPr>
          <w:b/>
          <w:bCs/>
          <w:color w:val="000000"/>
          <w:szCs w:val="24"/>
        </w:rPr>
      </w:r>
    </w:p>
    <w:p w14:paraId="32B49E8A"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14:paraId="5632E295" w14:textId="77777777">
      <w:pPr>
        <w:pBdr/>
        <w:spacing/>
        <w:ind/>
        <w:rPr>
          <w:color w:val="000000"/>
          <w:szCs w:val="24"/>
        </w:rPr>
      </w:pPr>
      <w:r>
        <w:rPr>
          <w:color w:val="000000"/>
        </w:rPr>
        <w:t xml:space="preserve">RF16 – </w:t>
      </w:r>
      <w:r>
        <w:t xml:space="preserve">Alerta de duplicidade de ocorrência </w:t>
      </w:r>
      <w:r>
        <w:rPr>
          <w:color w:val="000000"/>
          <w:szCs w:val="24"/>
        </w:rPr>
      </w:r>
    </w:p>
    <w:p w14:paraId="792B4EC9" w14:textId="77777777">
      <w:pPr>
        <w:pBdr/>
        <w:spacing/>
        <w:ind/>
        <w:rPr>
          <w:b/>
          <w:bCs/>
          <w:color w:val="000000"/>
          <w:szCs w:val="24"/>
        </w:rPr>
      </w:pPr>
      <w:r>
        <w:rPr>
          <w:color w:val="000000"/>
        </w:rPr>
        <w:t xml:space="preserve">Descrição: </w:t>
      </w:r>
      <w:r>
        <w:t xml:space="preserve">o sistema deverá verificar automaticamente, no ato do registro de um chamado, </w:t>
      </w:r>
      <w:r>
        <w:t xml:space="preserve">a existência de ocorrências ativas similares em um raio de 50 metros. Caso detectada a similaridade, o sistema emitirá um alerta e disponibilizará a opção para o cidadão apoiar (reforçar) a ocorrência existente em vez de gerar um novo protocolo redundante.</w:t>
      </w:r>
      <w:r>
        <w:rPr>
          <w:b/>
          <w:bCs/>
          <w:color w:val="000000"/>
          <w:szCs w:val="24"/>
        </w:rPr>
      </w:r>
    </w:p>
    <w:p w14:paraId="0D7A5B00"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14:paraId="2A01CAB8" w14:textId="77777777">
      <w:pPr>
        <w:pBdr/>
        <w:spacing/>
        <w:ind/>
        <w:rPr/>
      </w:pPr>
      <w:r>
        <w:t xml:space="preserve">RF17 – Contato com os administradores do sistema</w:t>
      </w:r>
      <w:r/>
    </w:p>
    <w:p w14:paraId="21CAC5C5" w14:textId="77777777">
      <w:pPr>
        <w:pBdr/>
        <w:spacing/>
        <w:ind/>
        <w:rPr/>
      </w:pPr>
      <w:r>
        <w:t xml:space="preserve">Descrição: o sistema deverá permitir que os usuários entre em contato com os administradores do sistema por meio do preenchimento de um formulário disponível na página de Contatos para registro de dúvidas, sugestões ou reclamações.</w:t>
      </w:r>
      <w:r/>
    </w:p>
    <w:p w14:paraId="7B11D0A2" w14:textId="77777777">
      <w:pPr>
        <w:pBdr/>
        <w:spacing/>
        <w:ind/>
        <w:rPr/>
      </w:pPr>
      <w:r>
        <w:t xml:space="preserve">Prioridade: essencial.</w:t>
      </w:r>
      <w:r/>
    </w:p>
    <w:p w14:paraId="757DCE49" w14:textId="77777777">
      <w:pPr>
        <w:pBdr/>
        <w:spacing/>
        <w:ind/>
        <w:rPr/>
      </w:pPr>
      <w:r>
        <w:t xml:space="preserve">RF18 – Acessibilidade </w:t>
      </w:r>
      <w:r/>
    </w:p>
    <w:p w14:paraId="765FB509" w14:textId="77777777">
      <w:pPr>
        <w:pBdr/>
        <w:spacing/>
        <w:ind/>
        <w:rPr>
          <w:shd w:val="clear" w:color="auto" w:fill="ffffff"/>
        </w:rPr>
      </w:pPr>
      <w:r>
        <w:t xml:space="preserve">Descrição: </w:t>
      </w:r>
      <w:r>
        <w:rPr>
          <w:shd w:val="clear" w:color="auto" w:fill="ffffff"/>
        </w:rPr>
        <w:t xml:space="preserve">o sistema deverá incorporar recursos de acessibilidade para ajudar usuários com deficiências, incluindo configurações de acessibilidade para mudança da cor de fundo (entre cor clara e escura) e ampliação de tamanho de fontes.</w:t>
      </w:r>
      <w:r>
        <w:rPr>
          <w:shd w:val="clear" w:color="auto" w:fill="ffffff"/>
        </w:rPr>
      </w:r>
    </w:p>
    <w:p w14:paraId="50B11779" w14:textId="77777777">
      <w:pPr>
        <w:pBdr/>
        <w:spacing/>
        <w:ind/>
        <w:rPr/>
      </w:pPr>
      <w:r>
        <w:t xml:space="preserve">Prioridade: essencial.</w:t>
      </w:r>
      <w:r/>
    </w:p>
    <w:p w14:paraId="34DE6AE1" w14:textId="77777777">
      <w:pPr>
        <w:pBdr>
          <w:top w:val="none" w:color="000000" w:sz="4" w:space="0"/>
          <w:left w:val="none" w:color="000000" w:sz="4" w:space="0"/>
          <w:bottom w:val="none" w:color="000000" w:sz="4" w:space="0"/>
          <w:right w:val="none" w:color="000000" w:sz="4" w:space="0"/>
        </w:pBdr>
        <w:spacing/>
        <w:ind/>
        <w:rPr/>
      </w:pPr>
      <w:r>
        <w:t xml:space="preserve">RF19 – Cadastro de funcionários</w:t>
      </w:r>
      <w:r/>
    </w:p>
    <w:p w14:paraId="53B6FF1F" w14:textId="77777777">
      <w:pPr>
        <w:pBdr>
          <w:top w:val="none" w:color="000000" w:sz="4" w:space="0"/>
          <w:left w:val="none" w:color="000000" w:sz="4" w:space="0"/>
          <w:bottom w:val="none" w:color="000000" w:sz="4" w:space="0"/>
          <w:right w:val="none" w:color="000000" w:sz="4" w:space="0"/>
        </w:pBdr>
        <w:spacing/>
        <w:ind/>
        <w:rPr/>
      </w:pPr>
      <w:r>
        <w:t xml:space="preserve">Descrição: O sistema deverá permitir que o perfil Administrador realize o cadastro de funcionários da administração municipal.</w:t>
      </w:r>
      <w:r/>
    </w:p>
    <w:p w14:paraId="2E6629BF"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05C43EE" w14:textId="77777777">
      <w:pPr>
        <w:pBdr/>
        <w:spacing/>
        <w:ind/>
        <w:rPr/>
      </w:pPr>
      <w:r>
        <w:rPr>
          <w:highlight w:val="white"/>
        </w:rPr>
        <w:t xml:space="preserve">RF20 – Desfoque de imagens para preservação da privacidade</w:t>
      </w:r>
      <w:r>
        <w:t xml:space="preserve"> (</w:t>
      </w:r>
      <w:r>
        <w:t xml:space="preserve">Claudinary</w:t>
      </w:r>
      <w:r>
        <w:t xml:space="preserve">)</w:t>
      </w:r>
      <w:r/>
    </w:p>
    <w:p w14:paraId="0EA6B624" w14:textId="77777777">
      <w:pPr>
        <w:pBdr/>
        <w:spacing/>
        <w:ind/>
        <w:rPr>
          <w:ins w:id="4" w:author="Rodrigo Romano" w:date="2026-06-19T00:00:00Z"/>
        </w:rPr>
      </w:pPr>
      <w:r>
        <w:t xml:space="preserve">Descrição: o sistema deverá aplicar automaticamente o desfoque (</w:t>
      </w:r>
      <w:r>
        <w:t xml:space="preserve">blur</w:t>
      </w:r>
      <w:r>
        <w:t xml:space="preserve">) em regiões das imagens que possam identificar pessoas, rostos ou placas de veículos, por meio da API </w:t>
      </w:r>
      <w:r>
        <w:t xml:space="preserve">Cloudinary</w:t>
      </w:r>
      <w:r>
        <w:t xml:space="preserve">, antes de armazenar e exibir as fotos anexadas às ocorrências. O objetivo é preservar a privacidade dos envolvidos em conformidade com a LGPD.</w:t>
      </w:r>
      <w:ins w:id="5" w:author="Rodrigo Romano" w:date="2026-06-19T00:00:00Z">
        <w:r/>
      </w:ins>
    </w:p>
    <w:p w14:paraId="2CA62ACB" w14:textId="77777777">
      <w:pPr>
        <w:pBdr/>
        <w:spacing/>
        <w:ind/>
        <w:rPr/>
      </w:pPr>
      <w:r>
        <w:t xml:space="preserve">Prioridade: importante.</w:t>
      </w:r>
      <w:r/>
    </w:p>
    <w:p w14:paraId="7DC46B8F" w14:textId="77777777">
      <w:pPr>
        <w:pBdr/>
        <w:spacing/>
        <w:ind/>
        <w:rPr>
          <w:highlight w:val="white"/>
        </w:rPr>
      </w:pPr>
      <w:r>
        <w:rPr>
          <w:highlight w:val="white"/>
        </w:rPr>
        <w:t xml:space="preserve">RF21 – Visualização de ocorrências no mapa geográfico</w:t>
      </w:r>
      <w:r>
        <w:rPr>
          <w:highlight w:val="white"/>
        </w:rPr>
      </w:r>
    </w:p>
    <w:p w14:paraId="735F4787" w14:textId="77777777">
      <w:pPr>
        <w:pBdr/>
        <w:spacing/>
        <w:ind/>
        <w:rPr>
          <w:ins w:id="6" w:author="Rodrigo Romano" w:date="2026-06-19T00:00:00Z"/>
        </w:rPr>
      </w:pPr>
      <w:r>
        <w:t xml:space="preserve">Descrição: o sistema deverá exibir as ocorrências registradas em um mapa geográfico interativo, utilizando a API </w:t>
      </w:r>
      <w:r>
        <w:t xml:space="preserve">do  </w:t>
      </w:r>
      <w:r>
        <w:t xml:space="preserve">OpenStreetMap</w:t>
      </w:r>
      <w:r>
        <w:t xml:space="preserve">, permitindo que administradores e funcionários visualizem a distribuição espacial dos problemas urbanos por bairro, categoria e status. O ciclo de vida da ocorr</w:t>
      </w:r>
      <w:r>
        <w:t xml:space="preserve">ência no mapa segue os seguintes estados: (1) Pendente — ocorrência recém-registrada, exibida em vermelho no mapa; (2) Em análise — ocorrência em triagem pela secretaria responsável, exibida em amarelo; (3) Resolvida — intervenção concluída, exibida em ver</w:t>
      </w:r>
      <w:r>
        <w:t xml:space="preserve">de; (4) Indeferida — ocorrência não atendida com justificativa, exibida em cinza. A transição entre estados é realizada pelos perfis Funcionário ou Administrador via painel administrativo (RF12), com atualização automática da representação gráfica no mapa.</w:t>
      </w:r>
      <w:ins w:id="7" w:author="Rodrigo Romano" w:date="2026-06-19T00:00:00Z">
        <w:r/>
      </w:ins>
    </w:p>
    <w:p w14:paraId="29480C8A" w14:textId="77777777">
      <w:pPr>
        <w:pBdr/>
        <w:spacing/>
        <w:ind/>
        <w:rPr/>
      </w:pPr>
      <w:r>
        <w:t xml:space="preserve">Prioridade: importante.</w:t>
      </w:r>
      <w:r/>
    </w:p>
    <w:p w14:paraId="4C15E5C5" w14:textId="77777777">
      <w:pPr>
        <w:pBdr/>
        <w:spacing/>
        <w:ind/>
        <w:rPr/>
      </w:pPr>
      <w:r/>
      <w:r/>
    </w:p>
    <w:p w14:paraId="7F1C9606" w14:textId="77777777">
      <w:pPr>
        <w:pStyle w:val="1636"/>
        <w:pBdr/>
        <w:spacing/>
        <w:ind/>
        <w:rPr/>
      </w:pPr>
      <w:r/>
      <w:bookmarkStart w:id="31" w:name="_Toc28"/>
      <w:r>
        <w:t xml:space="preserve">5.1.2 Requisitos </w:t>
      </w:r>
      <w:r>
        <w:t xml:space="preserve">não Funcionais</w:t>
      </w:r>
      <w:bookmarkEnd w:id="31"/>
      <w:r/>
      <w:r/>
    </w:p>
    <w:p w14:paraId="06B44DC2" w14:textId="77777777">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w:t>
      </w:r>
      <w:r>
        <w:rPr>
          <w:color w:val="000000"/>
        </w:rPr>
        <w:t xml:space="preserve">Sommerville</w:t>
      </w:r>
      <w:r>
        <w:rPr>
          <w:color w:val="000000"/>
        </w:rPr>
        <w:t xml:space="preserve"> (2018).</w:t>
      </w:r>
      <w:r/>
    </w:p>
    <w:p w14:paraId="4E17BC67" w14:textId="77777777">
      <w:pPr>
        <w:pBdr/>
        <w:spacing/>
        <w:ind/>
        <w:rPr/>
      </w:pPr>
      <w:r>
        <w:t xml:space="preserve">5.1.2.1 Requisitos de Produto</w:t>
      </w:r>
      <w:r/>
    </w:p>
    <w:p w14:paraId="7FA3ACB5" w14:textId="77777777">
      <w:pPr>
        <w:pBdr/>
        <w:spacing/>
        <w:ind/>
        <w:rPr/>
      </w:pPr>
      <w:r>
        <w:t xml:space="preserve">a) Requisitos de Eficiência</w:t>
      </w:r>
      <w:r/>
    </w:p>
    <w:p w14:paraId="45258E2B" w14:textId="77777777">
      <w:pPr>
        <w:pBdr/>
        <w:spacing/>
        <w:ind/>
        <w:rPr/>
      </w:pPr>
      <w:r>
        <w:t xml:space="preserve">RNF01 – Tempo de resposta</w:t>
      </w:r>
      <w:r/>
    </w:p>
    <w:p w14:paraId="4CCBEF8C" w14:textId="77777777">
      <w:pPr>
        <w:pBdr/>
        <w:spacing/>
        <w:ind/>
        <w:rPr/>
      </w:pPr>
      <w:r>
        <w:t xml:space="preserve">Descrição: o sistema deverá processar e responder às requisições do usuário (como o envio de formulários de ocorrência) em tempo inferior a 3 segundos sob condições normais de tráfego de rede.</w:t>
      </w:r>
      <w:r/>
    </w:p>
    <w:p w14:paraId="46B1A53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81C73F8" w14:textId="77777777">
      <w:pPr>
        <w:pBdr/>
        <w:spacing/>
        <w:ind/>
        <w:rPr/>
      </w:pPr>
      <w:r>
        <w:t xml:space="preserve">b) Requisitos de Portabilidade</w:t>
      </w:r>
      <w:r/>
    </w:p>
    <w:p w14:paraId="6699B906" w14:textId="77777777">
      <w:pPr>
        <w:pBdr/>
        <w:spacing/>
        <w:ind/>
        <w:rPr/>
      </w:pPr>
      <w:r>
        <w:t xml:space="preserve">RNF02 – Compatibilidade com navegadores</w:t>
      </w:r>
      <w:r/>
    </w:p>
    <w:p w14:paraId="325C0368" w14:textId="77777777">
      <w:pPr>
        <w:pBdr/>
        <w:spacing/>
        <w:ind/>
        <w:rPr/>
      </w:pPr>
      <w:r>
        <w:t xml:space="preserve">Descrição: o sistema deve ser totalmente funcional nas versões mais atualizadas dos navegadores: Google Chrome (v.110+), Mozilla Firefox (v.108+) e Microsoft Edge (v.110+).</w:t>
      </w:r>
      <w:r/>
    </w:p>
    <w:p w14:paraId="0EFB79A9"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607709CE" w14:textId="77777777">
      <w:pPr>
        <w:pBdr/>
        <w:spacing/>
        <w:ind/>
        <w:rPr/>
      </w:pPr>
      <w:r>
        <w:t xml:space="preserve">RNF03 – Tecnologias para o código do </w:t>
      </w:r>
      <w:r>
        <w:rPr>
          <w:i/>
        </w:rPr>
        <w:t xml:space="preserve">front-</w:t>
      </w:r>
      <w:r>
        <w:rPr>
          <w:i/>
        </w:rPr>
        <w:t xml:space="preserve">end</w:t>
      </w:r>
      <w:r>
        <w:t xml:space="preserve"> e responsividade</w:t>
      </w:r>
      <w:r/>
    </w:p>
    <w:p w14:paraId="51C013A1" w14:textId="77777777">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w:t>
      </w:r>
      <w:r/>
    </w:p>
    <w:p w14:paraId="50BDE1A0"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F85A4AC" w14:textId="77777777">
      <w:pPr>
        <w:pBdr/>
        <w:spacing/>
        <w:ind/>
        <w:rPr/>
      </w:pPr>
      <w:r>
        <w:t xml:space="preserve">c) Requisitos de Usabilidade</w:t>
      </w:r>
      <w:r/>
    </w:p>
    <w:p w14:paraId="650B2363" w14:textId="77777777">
      <w:pPr>
        <w:pBdr/>
        <w:spacing/>
        <w:ind/>
        <w:rPr/>
      </w:pPr>
      <w:r>
        <w:t xml:space="preserve">RNF04 – Facilidade de uso (Interface Intuitiva)</w:t>
      </w:r>
      <w:r/>
    </w:p>
    <w:p w14:paraId="7759830C" w14:textId="77777777">
      <w:pPr>
        <w:pBdr/>
        <w:spacing/>
        <w:ind/>
        <w:rPr/>
      </w:pPr>
      <w:r>
        <w:t xml:space="preserve">Descrição: a interface deve seguir padrões modernos de experiência do usuário, permitindo que um cidadão realize o registro de uma ocorrência em no máximo quatro interações principais (cliques ou toques).</w:t>
      </w:r>
      <w:r/>
    </w:p>
    <w:p w14:paraId="40056DC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B504B79" w14:textId="77777777">
      <w:pPr>
        <w:pBdr/>
        <w:spacing/>
        <w:ind/>
        <w:rPr/>
      </w:pPr>
      <w:r>
        <w:t xml:space="preserve">RNF05 – Facilidade de aprendizado</w:t>
      </w:r>
      <w:r/>
    </w:p>
    <w:p w14:paraId="426C29F0" w14:textId="77777777">
      <w:pPr>
        <w:pBdr/>
        <w:spacing/>
        <w:ind/>
        <w:rPr/>
      </w:pPr>
      <w:r>
        <w:t xml:space="preserve">Descrição: o sistema deverá utilizar linguagem simples, ícones autoexplicativos e alto contraste, facilitando o uso por pessoas com diferentes níveis de letramento digital.</w:t>
      </w:r>
      <w:r/>
    </w:p>
    <w:p w14:paraId="4A91B2E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28841A5" w14:textId="77777777">
      <w:pPr>
        <w:pBdr/>
        <w:spacing/>
        <w:ind/>
        <w:rPr/>
      </w:pPr>
      <w:r>
        <w:t xml:space="preserve">RNF06 – Responsividade da interface de usuário</w:t>
      </w:r>
      <w:r/>
    </w:p>
    <w:p w14:paraId="504B43F6" w14:textId="77777777">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r/>
    </w:p>
    <w:p w14:paraId="727B193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78365E9" w14:textId="77777777">
      <w:pPr>
        <w:pBdr/>
        <w:spacing/>
        <w:ind/>
        <w:rPr/>
      </w:pPr>
      <w:r>
        <w:t xml:space="preserve">5.1.2.2 Requisitos Organizacionais </w:t>
      </w:r>
      <w:r/>
    </w:p>
    <w:p w14:paraId="06E9A37E" w14:textId="77777777">
      <w:pPr>
        <w:pBdr>
          <w:top w:val="none" w:color="000000" w:sz="4" w:space="0"/>
          <w:left w:val="none" w:color="000000" w:sz="4" w:space="0"/>
          <w:bottom w:val="none" w:color="000000" w:sz="4" w:space="0"/>
          <w:right w:val="none" w:color="000000" w:sz="4" w:space="0"/>
        </w:pBdr>
        <w:spacing/>
        <w:ind/>
        <w:rPr/>
      </w:pPr>
      <w:r>
        <w:t xml:space="preserve">RNF07 – Padrão de API</w:t>
      </w:r>
      <w:r/>
    </w:p>
    <w:p w14:paraId="4C31D863" w14:textId="77777777">
      <w:pPr>
        <w:pBdr/>
        <w:spacing/>
        <w:ind/>
        <w:rPr/>
      </w:pPr>
      <w:r>
        <w:t xml:space="preserve">Descrição: o código-fonte do </w:t>
      </w:r>
      <w:r>
        <w:rPr>
          <w:i/>
        </w:rPr>
        <w:t xml:space="preserve">back-end</w:t>
      </w:r>
      <w:r>
        <w:t xml:space="preserve"> deverá ser implementado seguindo o padrão </w:t>
      </w:r>
      <w:r>
        <w:t xml:space="preserve">RESTful</w:t>
      </w:r>
      <w:r>
        <w:t xml:space="preserve">.</w:t>
      </w:r>
      <w:r/>
    </w:p>
    <w:p w14:paraId="2F472FF9" w14:textId="77777777">
      <w:pPr>
        <w:pBdr/>
        <w:spacing/>
        <w:ind/>
        <w:rPr/>
      </w:pPr>
      <w:r>
        <w:t xml:space="preserve">Prioridade: essencial.</w:t>
      </w:r>
      <w:r/>
    </w:p>
    <w:p w14:paraId="59082D69" w14:textId="77777777">
      <w:pPr>
        <w:pBdr/>
        <w:spacing/>
        <w:ind/>
        <w:rPr/>
      </w:pPr>
      <w:r>
        <w:t xml:space="preserve">RNF08 – Tecnologias de Programação</w:t>
      </w:r>
      <w:r/>
    </w:p>
    <w:p w14:paraId="29C2F9B3" w14:textId="77777777">
      <w:pPr>
        <w:pBdr/>
        <w:spacing/>
        <w:ind/>
        <w:rPr/>
      </w:pPr>
      <w:r>
        <w:t xml:space="preserve">Descrição: o </w:t>
      </w:r>
      <w:r>
        <w:rPr>
          <w:i/>
          <w:iCs/>
        </w:rPr>
        <w:t xml:space="preserve">back-end</w:t>
      </w:r>
      <w:r>
        <w:rPr>
          <w:i/>
          <w:iCs/>
        </w:rPr>
        <w:t xml:space="preserve"> </w:t>
      </w:r>
      <w:r>
        <w:t xml:space="preserve">será desenvolvido com a Linguagem Java 21 com </w:t>
      </w:r>
      <w:r>
        <w:rPr>
          <w:i/>
          <w:iCs/>
        </w:rPr>
        <w:t xml:space="preserve">Spring Boot</w:t>
      </w:r>
      <w:r>
        <w:t xml:space="preserve"> (utilizando </w:t>
      </w:r>
      <w:r>
        <w:rPr>
          <w:i/>
        </w:rPr>
        <w:t xml:space="preserve">Spring Security </w:t>
      </w:r>
      <w:r>
        <w:t xml:space="preserve">para gestão de JWT e MFA); o </w:t>
      </w:r>
      <w:r>
        <w:rPr>
          <w:i/>
        </w:rPr>
        <w:t xml:space="preserve">front-</w:t>
      </w:r>
      <w:r>
        <w:rPr>
          <w:i/>
        </w:rPr>
        <w:t xml:space="preserve">en</w:t>
      </w:r>
      <w:r>
        <w:t xml:space="preserve">d</w:t>
      </w:r>
      <w:r>
        <w:t xml:space="preserve"> utilizará o </w:t>
      </w:r>
      <w:r>
        <w:rPr>
          <w:i/>
        </w:rPr>
        <w:t xml:space="preserve">framework </w:t>
      </w:r>
      <w:r>
        <w:t xml:space="preserve">Angular 21 e </w:t>
      </w:r>
      <w:r>
        <w:rPr>
          <w:highlight w:val="white"/>
        </w:rPr>
        <w:t xml:space="preserve">Node.js (v.2.15.0 LTS).</w:t>
      </w:r>
      <w:r/>
    </w:p>
    <w:p w14:paraId="37F218B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DAB6319" w14:textId="77777777">
      <w:pPr>
        <w:pBdr/>
        <w:spacing/>
        <w:ind/>
        <w:rPr/>
      </w:pPr>
      <w:r>
        <w:t xml:space="preserve">RNF09 – Documentação do sistema de software</w:t>
      </w:r>
      <w:r/>
    </w:p>
    <w:p w14:paraId="13059385" w14:textId="77777777">
      <w:pPr>
        <w:pBdr/>
        <w:spacing/>
        <w:ind/>
        <w:rPr/>
      </w:pPr>
      <w:r>
        <w:t xml:space="preserve">Descrição: o sistema deverá possuir documentação técnica e manuais de orientação ao usuário atualizados.</w:t>
      </w:r>
      <w:r/>
    </w:p>
    <w:p w14:paraId="57F91C33"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0ABBA3ED" w14:textId="77777777">
      <w:pPr>
        <w:pBdr/>
        <w:spacing/>
        <w:ind/>
        <w:rPr/>
      </w:pPr>
      <w:r>
        <w:t xml:space="preserve">5.1.2.3 Requisitos Externos</w:t>
      </w:r>
      <w:r/>
    </w:p>
    <w:p w14:paraId="5B8C74F1" w14:textId="77777777">
      <w:pPr>
        <w:pBdr/>
        <w:spacing/>
        <w:ind/>
        <w:rPr/>
      </w:pPr>
      <w:r>
        <w:t xml:space="preserve">a) Requisitos de Interoperabilidade (hardware, software, comunicações)</w:t>
      </w:r>
      <w:r/>
    </w:p>
    <w:p w14:paraId="366F2415" w14:textId="77777777">
      <w:pPr>
        <w:pBdr/>
        <w:spacing/>
        <w:ind/>
        <w:rPr/>
      </w:pPr>
      <w:r>
        <w:t xml:space="preserve">RNF10 – Integração com API de mapas</w:t>
      </w:r>
      <w:r/>
    </w:p>
    <w:p w14:paraId="60C80DFF" w14:textId="77777777">
      <w:pPr>
        <w:pBdr/>
        <w:spacing/>
        <w:ind/>
        <w:rPr/>
      </w:pPr>
      <w:r>
        <w:t xml:space="preserve">Descrição: o sistema deverá integrar-se ao serviço externo de mapas da plataforma </w:t>
      </w:r>
      <w:r>
        <w:rPr>
          <w:highlight w:val="white"/>
        </w:rPr>
        <w:t xml:space="preserve">OpenFreeMap</w:t>
      </w:r>
      <w:r>
        <w:t xml:space="preserve">  para</w:t>
      </w:r>
      <w:r>
        <w:t xml:space="preserve"> a renderização cartográfica de ocorrências e captura de coordenadas sem custos operacionais de licenciamento corporativo.</w:t>
      </w:r>
      <w:r/>
    </w:p>
    <w:p w14:paraId="75CDDDB4"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5BF3C12" w14:textId="77777777">
      <w:pPr>
        <w:pBdr/>
        <w:spacing/>
        <w:ind/>
        <w:rPr/>
      </w:pPr>
      <w:r>
        <w:t xml:space="preserve">RNF11 – Comunicação criptografada </w:t>
      </w:r>
      <w:r/>
    </w:p>
    <w:p w14:paraId="44707E24" w14:textId="77777777">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SSL/TLS atualizados, impedindo ataques de interceptação de dados (conhecido por </w:t>
      </w:r>
      <w:r>
        <w:rPr>
          <w:i/>
          <w:color w:val="000000"/>
        </w:rPr>
        <w:t xml:space="preserve">Man-in-</w:t>
      </w:r>
      <w:r>
        <w:rPr>
          <w:i/>
          <w:color w:val="000000"/>
        </w:rPr>
        <w:t xml:space="preserve">the</w:t>
      </w:r>
      <w:r>
        <w:rPr>
          <w:i/>
          <w:color w:val="000000"/>
        </w:rPr>
        <w:t xml:space="preserve">-Middle</w:t>
      </w:r>
      <w:r>
        <w:rPr>
          <w:color w:val="000000"/>
        </w:rPr>
        <w:t xml:space="preserve">).</w:t>
      </w:r>
      <w:r/>
    </w:p>
    <w:p w14:paraId="2AA411CE"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34BE6CC" w14:textId="77777777">
      <w:pPr>
        <w:pBdr/>
        <w:spacing/>
        <w:ind/>
        <w:rPr/>
      </w:pPr>
      <w:r>
        <w:t xml:space="preserve">RNF12 – Serviços de Comunicação Externa</w:t>
      </w:r>
      <w:r/>
    </w:p>
    <w:p w14:paraId="41E20D94" w14:textId="77777777">
      <w:pPr>
        <w:pBdr/>
        <w:spacing/>
        <w:ind/>
        <w:rPr/>
      </w:pPr>
      <w:r>
        <w:t xml:space="preserve">Descrição: para o envio de e-mails de recuperação de senha e confirmação de cadastro, o sistema integrará um servidor SMTP (como </w:t>
      </w:r>
      <w:r>
        <w:rPr>
          <w:highlight w:val="white"/>
        </w:rPr>
        <w:t xml:space="preserve">Gmail SMTP).</w:t>
      </w:r>
      <w:r>
        <w:t xml:space="preserve"> </w:t>
      </w:r>
      <w:r/>
    </w:p>
    <w:p w14:paraId="182FCF25"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D2A72E3"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r/>
    </w:p>
    <w:p w14:paraId="6086745C"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r/>
    </w:p>
    <w:p w14:paraId="212ADE0B"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p>
    <w:p w14:paraId="0494FFB3" w14:textId="77777777">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14:paraId="6322363D"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w:t>
      </w:r>
      <w:r>
        <w:t xml:space="preserve">o: o sistema deverá integrar uma API de processamento de imagens para aplicar automaticamente técnicas de proteção visual (desfoque de regiões sensíveis como rostos e placas) nas imagens anexadas às ocorrências antes de seu armazenamento e exibição. A API </w:t>
      </w:r>
      <w:r>
        <w:t xml:space="preserve">Cloudinary</w:t>
      </w:r>
      <w:r>
        <w:t xml:space="preserve"> é a solução planejada para essa funcionalidade, por oferecer tran</w:t>
      </w:r>
      <w:r>
        <w:t xml:space="preserve">sformações de imagem em tempo real via URL parametrizada, sem necessidade de processamento local no servidor. Toda imagem enviada ao sistema passará obrigatoriamente por esse tratamento antes de ser disponibilizada publicamente, em conformidade com a LGPD.</w:t>
      </w:r>
      <w:r/>
    </w:p>
    <w:p w14:paraId="3287B58D"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B4CB193" w14:textId="77777777">
      <w:pPr>
        <w:pBdr/>
        <w:spacing/>
        <w:ind/>
        <w:rPr/>
      </w:pPr>
      <w:r>
        <w:t xml:space="preserve">b) Requisitos Éticos</w:t>
      </w:r>
      <w:r/>
    </w:p>
    <w:p w14:paraId="68451596" w14:textId="77777777">
      <w:pPr>
        <w:pBdr/>
        <w:spacing/>
        <w:ind/>
        <w:rPr/>
      </w:pPr>
      <w:r>
        <w:t xml:space="preserve">RNF15 – Uso responsável do sistema</w:t>
      </w:r>
      <w:r/>
    </w:p>
    <w:p w14:paraId="3D5A1CBE" w14:textId="77777777">
      <w:pPr>
        <w:pBdr/>
        <w:spacing/>
        <w:ind/>
        <w:rPr/>
      </w:pPr>
      <w:r>
        <w:t xml:space="preserve">Descrição: o sistema deverá apresentar os termos de uso e de privacidade ao usuário e requisitar o aceite antes de autorizar o seu acesso.</w:t>
      </w:r>
      <w:r/>
    </w:p>
    <w:p w14:paraId="450D8B86"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33AE801A" w14:textId="77777777">
      <w:pPr>
        <w:pBdr/>
        <w:spacing/>
        <w:ind/>
        <w:rPr/>
      </w:pPr>
      <w:r>
        <w:t xml:space="preserve">5.1.2.4 Requisitos de Segurança da Informação</w:t>
      </w:r>
      <w:r/>
    </w:p>
    <w:p w14:paraId="487538EA" w14:textId="77777777">
      <w:pPr>
        <w:pBdr/>
        <w:spacing/>
        <w:ind/>
        <w:rPr/>
      </w:pPr>
      <w:r>
        <w:t xml:space="preserve">a) Requisitos de Segurança (confiabilidade, disponibilidade, autenticidade e integridade)</w:t>
      </w:r>
      <w:r/>
    </w:p>
    <w:p w14:paraId="5415502F" w14:textId="77777777">
      <w:pPr>
        <w:pBdr/>
        <w:spacing/>
        <w:ind/>
        <w:rPr/>
      </w:pPr>
      <w:r>
        <w:t xml:space="preserve">RNF16 – Autenticação de usuário robusta </w:t>
      </w:r>
      <w:r/>
    </w:p>
    <w:p w14:paraId="50B1F97C" w14:textId="77777777">
      <w:pPr>
        <w:pBdr/>
        <w:spacing/>
        <w:ind/>
        <w:rPr/>
      </w:pPr>
      <w:r>
        <w:t xml:space="preserve">Descrição: o sistema deverá garantir a autenticidade dos usuários por meio da criptografia de senhas utilizando o algoritmo </w:t>
      </w:r>
      <w:r>
        <w:rPr>
          <w:i/>
          <w:iCs/>
        </w:rPr>
        <w:t xml:space="preserve">BCrypt</w:t>
      </w:r>
      <w:r>
        <w:rPr>
          <w:i/>
          <w:iCs/>
        </w:rPr>
        <w:t xml:space="preserve"> </w:t>
      </w:r>
      <w:r>
        <w:t xml:space="preserve">no </w:t>
      </w:r>
      <w:r>
        <w:rPr>
          <w:i/>
          <w:iCs/>
        </w:rPr>
        <w:t xml:space="preserve">backend</w:t>
      </w:r>
      <w:r>
        <w:rPr>
          <w:i/>
          <w:iCs/>
        </w:rPr>
        <w:t xml:space="preserve"> </w:t>
      </w:r>
      <w:r>
        <w:t xml:space="preserve">Java. O gerenciamento de sessões será realizado via tokens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14:paraId="56BCDECA" w14:textId="77777777">
      <w:pPr>
        <w:pBdr/>
        <w:spacing/>
        <w:ind/>
        <w:rPr/>
      </w:pPr>
      <w:r>
        <w:t xml:space="preserve">Prioridade: essencial</w:t>
      </w:r>
      <w:r/>
    </w:p>
    <w:p w14:paraId="26BBD5EF" w14:textId="77777777">
      <w:pPr>
        <w:pBdr/>
        <w:spacing/>
        <w:ind/>
        <w:rPr/>
      </w:pPr>
      <w:r>
        <w:t xml:space="preserve">RNF17 – Integridade e proteção dos dados</w:t>
      </w:r>
      <w:r/>
    </w:p>
    <w:p w14:paraId="0F0AF08B" w14:textId="77777777">
      <w:pPr>
        <w:pBdr/>
        <w:spacing/>
        <w:ind/>
        <w:rPr/>
      </w:pPr>
      <w:r>
        <w:t xml:space="preserve">Descrição: a integridade dos dados armazenados no banco de dados PostgreSQL (versão 18) deverá ser assegurada por políticas de restrição de acesso e integridade referencial. A proteção durante o tráfego de dados entre o </w:t>
      </w:r>
      <w:r>
        <w:rPr>
          <w:i/>
          <w:iCs/>
        </w:rPr>
        <w:t xml:space="preserve">front-</w:t>
      </w:r>
      <w:r>
        <w:rPr>
          <w:i/>
          <w:iCs/>
        </w:rPr>
        <w:t xml:space="preserve">end</w:t>
      </w:r>
      <w:r>
        <w:t xml:space="preserve"> desenvolvido em Angular (versão 21) e o </w:t>
      </w:r>
      <w:r>
        <w:rPr>
          <w:i/>
        </w:rPr>
        <w:t xml:space="preserve">back-end</w:t>
      </w:r>
      <w:r>
        <w:rPr>
          <w:i/>
        </w:rPr>
        <w:t xml:space="preserve"> </w:t>
      </w:r>
      <w:r>
        <w:t xml:space="preserve">será garantida pelo uso mandatório de protocolos de comunicação criptografados sob o padrão TLS/SSL (HTTPS).</w:t>
      </w:r>
      <w:r/>
    </w:p>
    <w:p w14:paraId="31BAB93F" w14:textId="77777777">
      <w:pPr>
        <w:pBdr/>
        <w:spacing/>
        <w:ind/>
        <w:rPr/>
      </w:pPr>
      <w:r>
        <w:t xml:space="preserve">Prioridade: essencial</w:t>
      </w:r>
      <w:r/>
    </w:p>
    <w:p w14:paraId="63617AEE" w14:textId="77777777">
      <w:pPr>
        <w:pBdr/>
        <w:spacing/>
        <w:ind/>
        <w:rPr/>
      </w:pPr>
      <w:r>
        <w:t xml:space="preserve">RNF18 – Disponibilidade do sistema</w:t>
      </w:r>
      <w:r/>
    </w:p>
    <w:p w14:paraId="2DB5DC85" w14:textId="77777777">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14:paraId="34D9AEE9" w14:textId="77777777">
      <w:pPr>
        <w:pBdr/>
        <w:spacing/>
        <w:ind/>
        <w:rPr/>
      </w:pPr>
      <w:r>
        <w:t xml:space="preserve">Prioridade: essencial</w:t>
      </w:r>
      <w:r/>
    </w:p>
    <w:p w14:paraId="1E17FD42" w14:textId="77777777">
      <w:pPr>
        <w:pBdr/>
        <w:spacing/>
        <w:ind/>
        <w:rPr/>
      </w:pPr>
      <w:r>
        <w:t xml:space="preserve">b) Requisitos Legais</w:t>
      </w:r>
      <w:r/>
    </w:p>
    <w:p w14:paraId="195B93F0" w14:textId="77777777">
      <w:pPr>
        <w:pBdr/>
        <w:spacing/>
        <w:ind/>
        <w:rPr/>
      </w:pPr>
      <w:r>
        <w:t xml:space="preserve">RNF19 – Termos de uso e políticas de acesso</w:t>
      </w:r>
      <w:r/>
    </w:p>
    <w:p w14:paraId="6947122F" w14:textId="77777777">
      <w:pPr>
        <w:pBdr/>
        <w:spacing/>
        <w:ind/>
        <w:rPr/>
      </w:pPr>
      <w:r>
        <w:t xml:space="preserve">Descrição: </w:t>
      </w:r>
      <w:r>
        <w:rPr>
          <w:color w:val="000000"/>
        </w:rPr>
        <w:t xml:space="preserve">o sistema deve implementar termos de uso e políticas de privacidade aceitos obrigatoriamente no cadastro, conforme a LGPD. As senhas devem seguir uma política de complexidade mínima de 8 caracteres, incluindo letras, números e caracteres especiais.</w:t>
      </w:r>
      <w:r/>
    </w:p>
    <w:p w14:paraId="66919786" w14:textId="77777777">
      <w:pPr>
        <w:pBdr/>
        <w:spacing/>
        <w:ind/>
        <w:rPr/>
      </w:pPr>
      <w:r>
        <w:t xml:space="preserve">RNF20 – Conformidade com a LGPD</w:t>
      </w:r>
      <w:r/>
    </w:p>
    <w:p w14:paraId="7A6ED295" w14:textId="77777777">
      <w:pPr>
        <w:pBdr/>
        <w:spacing/>
        <w:ind/>
        <w:rPr/>
      </w:pPr>
      <w:r>
        <w:t xml:space="preserve">Descrição: o tratamento de dados pessoais e de geolocalização deverá seguir rigorosamente a LGPD (Lei nº 13.709/2018), garantindo o direito à exclusão de dados, anonimização e a segurança dos dados sensíveis.</w:t>
      </w:r>
      <w:r/>
    </w:p>
    <w:p w14:paraId="0891955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41B0425" w14:textId="77777777">
      <w:pPr>
        <w:pBdr/>
        <w:spacing/>
        <w:ind/>
        <w:rPr/>
      </w:pPr>
      <w:r/>
      <w:r/>
    </w:p>
    <w:p w14:paraId="2B7ADB9B" w14:textId="77777777">
      <w:pPr>
        <w:pBdr/>
        <w:spacing/>
        <w:ind/>
        <w:rPr/>
      </w:pPr>
      <w:r>
        <w:t xml:space="preserve">5.1.3 Principais Regras de Negócio</w:t>
      </w:r>
      <w:r/>
    </w:p>
    <w:p w14:paraId="23478CD2" w14:textId="77777777">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 a integridade dos processos de zeladoria urbana.</w:t>
      </w:r>
      <w:r/>
    </w:p>
    <w:p w14:paraId="0AF22105" w14:textId="77777777">
      <w:pPr>
        <w:pBdr/>
        <w:spacing/>
        <w:ind/>
        <w:rPr/>
      </w:pPr>
      <w:r>
        <w:t xml:space="preserve">RN01 – Validação de cadastro e dados obrigatórios</w:t>
      </w:r>
      <w:r/>
    </w:p>
    <w:p w14:paraId="05E9704C" w14:textId="77777777">
      <w:pPr>
        <w:pBdr/>
        <w:spacing/>
        <w:ind/>
        <w:rPr/>
      </w:pPr>
      <w:r>
        <w:t xml:space="preserve">Para o perfil Cidadão, a informação do município de residência será obrigatória para fins de estratificação de dados. </w:t>
      </w:r>
      <w:r/>
    </w:p>
    <w:p w14:paraId="6785BEEA" w14:textId="77777777">
      <w:pPr>
        <w:pBdr/>
        <w:spacing/>
        <w:ind/>
        <w:rPr/>
      </w:pPr>
      <w:r>
        <w:t xml:space="preserve">Relacionado aos requisitos: RF01.</w:t>
      </w:r>
      <w:r/>
    </w:p>
    <w:p w14:paraId="10FA16C4" w14:textId="77777777">
      <w:pPr>
        <w:pBdr/>
        <w:spacing/>
        <w:ind/>
        <w:rPr/>
      </w:pPr>
      <w:r>
        <w:t xml:space="preserve">RN02 – Geração automática de protocolo</w:t>
      </w:r>
      <w:r/>
    </w:p>
    <w:p w14:paraId="65480510" w14:textId="77777777">
      <w:pPr>
        <w:pBdr/>
        <w:spacing/>
        <w:ind/>
        <w:rPr/>
      </w:pPr>
      <w:r>
        <w:t xml:space="preserve">No ato da submissão bem-sucedida de qualquer ocorrência (identificada ou anônima), o sistema deverá gerar um identificador alfanumérico único e imutável. Este código deve ser exibido ao usuário e registrado com a data e horário da criação.</w:t>
      </w:r>
      <w:r/>
    </w:p>
    <w:p w14:paraId="16F728EE" w14:textId="77777777">
      <w:pPr>
        <w:pBdr/>
        <w:spacing/>
        <w:ind/>
        <w:rPr/>
      </w:pPr>
      <w:r>
        <w:t xml:space="preserve">Relacionado aos requisitos: RF07, RF08 e RF11.</w:t>
      </w:r>
      <w:r/>
    </w:p>
    <w:p w14:paraId="22E9FE71" w14:textId="77777777">
      <w:pPr>
        <w:pBdr/>
        <w:spacing/>
        <w:ind/>
        <w:rPr/>
      </w:pPr>
      <w:r>
        <w:t xml:space="preserve">RN03 – Hierarquia de alteração de status do protocolo</w:t>
      </w:r>
      <w:r/>
    </w:p>
    <w:p w14:paraId="05D2EF93" w14:textId="77777777">
      <w:pPr>
        <w:pBdr/>
        <w:spacing/>
        <w:ind/>
        <w:rPr/>
      </w:pPr>
      <w:r>
        <w:t xml:space="preserve">A transição de status da ocorrência (Pendente → Em Análise → Resolvido) é permitida exclusivamente ao perfil “Funcionário da administração pública”. O sistema registrará qual usuário realizou a alteração e em qual data e horário.</w:t>
      </w:r>
      <w:r/>
    </w:p>
    <w:p w14:paraId="083D8890" w14:textId="77777777">
      <w:pPr>
        <w:pBdr/>
        <w:spacing/>
        <w:ind/>
        <w:rPr/>
      </w:pPr>
      <w:r>
        <w:t xml:space="preserve">Relacionados aos requisitos: RF12 e RF14.</w:t>
      </w:r>
      <w:r/>
    </w:p>
    <w:p w14:paraId="3BACAB98" w14:textId="77777777">
      <w:pPr>
        <w:pBdr/>
        <w:spacing/>
        <w:ind/>
        <w:rPr/>
      </w:pPr>
      <w:r>
        <w:t xml:space="preserve">RN04 – Definição de prioridade por categoria</w:t>
      </w:r>
      <w:r/>
    </w:p>
    <w:p w14:paraId="6A3FB14B" w14:textId="77777777">
      <w:pPr>
        <w:pBdr/>
        <w:spacing/>
        <w:ind/>
        <w:rPr/>
      </w:pPr>
      <w:r>
        <w:t xml:space="preserve">O nível de prioridade (baixa, média ou alta) não será modificado pelo cidadão. O sistema deve rá atribuir o peso com base na categoria selecionada pelo cidadão (</w:t>
      </w:r>
      <w:r>
        <w:t xml:space="preserve">Ex</w:t>
      </w:r>
      <w:r>
        <w:t xml:space="preserve">: "Fios de alta tensão caídos" = Alta; "Poda de árvore em praça" = Baixa).</w:t>
      </w:r>
      <w:r/>
    </w:p>
    <w:p w14:paraId="28818A9A" w14:textId="77777777">
      <w:pPr>
        <w:pBdr/>
        <w:spacing/>
        <w:ind/>
        <w:rPr/>
      </w:pPr>
      <w:r>
        <w:t xml:space="preserve">Relacionado ao requisito: RF10.</w:t>
      </w:r>
      <w:r/>
    </w:p>
    <w:p w14:paraId="0CAEEF32" w14:textId="77777777">
      <w:pPr>
        <w:pBdr/>
        <w:spacing/>
        <w:ind/>
        <w:rPr/>
      </w:pPr>
      <w:r>
        <w:t xml:space="preserve">RN05 – Restrição de exposição de dados (LGPD)</w:t>
      </w:r>
      <w:r/>
    </w:p>
    <w:p w14:paraId="2E1AFBF3" w14:textId="77777777">
      <w:pPr>
        <w:pBdr/>
        <w:spacing/>
        <w:ind/>
        <w:rPr/>
      </w:pPr>
      <w:r>
        <w:t xml:space="preserve">Em ocorrências anônimas, o sistema deverá omitir qualquer vínculo com o endereço IP ou metadados que possam identificar o autor. Para ocorrências identificadas, os dados do cidadão ficarão visíveis apenas para o perfil Administrador.</w:t>
      </w:r>
      <w:r/>
    </w:p>
    <w:p w14:paraId="5C406840" w14:textId="77777777">
      <w:pPr>
        <w:pBdr/>
        <w:spacing/>
        <w:ind/>
        <w:rPr/>
      </w:pPr>
      <w:r>
        <w:t xml:space="preserve">Relacionado ao requisito: RF02, RF06, RF08 e RF14.</w:t>
      </w:r>
      <w:r/>
    </w:p>
    <w:p w14:paraId="2DEC4A53" w14:textId="77777777">
      <w:pPr>
        <w:pBdr/>
        <w:spacing/>
        <w:ind/>
        <w:rPr/>
      </w:pPr>
      <w:r>
        <w:t xml:space="preserve">RN06 – Detecção de duplicidade de ocorrência por local geográfico</w:t>
      </w:r>
      <w:r/>
    </w:p>
    <w:p w14:paraId="5CEC1B48" w14:textId="77777777">
      <w:pPr>
        <w:pBdr/>
        <w:spacing/>
        <w:ind/>
        <w:rPr/>
      </w:pPr>
      <w:r>
        <w:t xml:space="preserve">Ao iniciar um novo registro, o sistema verificará se já existe uma ocorrência ativa da mesma categoria em um raio de 50 metros. Caso positivo, o sistema emitirá um alerta ao usuário, permitindo que ele apenas "reforce" o protocolo existente em vez de </w:t>
      </w:r>
      <w:r>
        <w:t xml:space="preserve">criar um novo</w:t>
      </w:r>
      <w:r>
        <w:t xml:space="preserve">. </w:t>
      </w:r>
      <w:r/>
    </w:p>
    <w:p w14:paraId="68DF7DC8" w14:textId="77777777">
      <w:pPr>
        <w:pBdr/>
        <w:spacing/>
        <w:ind/>
        <w:rPr>
          <w:color w:val="000000"/>
        </w:rPr>
      </w:pPr>
      <w:r>
        <w:t xml:space="preserve">Relacionado ao requisito: RF09, RF11 e RF16</w:t>
      </w:r>
      <w:r>
        <w:rPr>
          <w:color w:val="000000"/>
        </w:rPr>
        <w:t xml:space="preserve">.</w:t>
      </w:r>
      <w:r>
        <w:rPr>
          <w:color w:val="000000"/>
        </w:rPr>
      </w:r>
    </w:p>
    <w:p w14:paraId="60E95FAF" w14:textId="77777777">
      <w:pPr>
        <w:pBdr/>
        <w:spacing/>
        <w:ind/>
        <w:rPr/>
      </w:pPr>
      <w:r/>
      <w:r/>
    </w:p>
    <w:p w14:paraId="7408AA57" w14:textId="77777777">
      <w:pPr>
        <w:pStyle w:val="1635"/>
        <w:pBdr/>
        <w:spacing/>
        <w:ind/>
        <w:rPr/>
      </w:pPr>
      <w:r/>
      <w:bookmarkStart w:id="32" w:name="_Toc29"/>
      <w:r>
        <w:t xml:space="preserve">5.2 ANÁLISE DOS REQUISITOS</w:t>
      </w:r>
      <w:bookmarkEnd w:id="32"/>
      <w:r/>
      <w:r/>
    </w:p>
    <w:p w14:paraId="0B7BCFC8" w14:textId="77777777">
      <w:pPr>
        <w:pStyle w:val="1636"/>
        <w:pBdr/>
        <w:spacing/>
        <w:ind/>
        <w:rPr>
          <w:color w:val="00b050"/>
        </w:rPr>
      </w:pPr>
      <w:r/>
      <w:bookmarkStart w:id="33" w:name="_Toc30"/>
      <w:r>
        <w:t xml:space="preserve">5.2.1 Visão Funcional</w:t>
      </w:r>
      <w:bookmarkEnd w:id="33"/>
      <w:r/>
      <w:r>
        <w:rPr>
          <w:color w:val="00b050"/>
        </w:rPr>
      </w:r>
    </w:p>
    <w:p w14:paraId="27DEEF05" w14:textId="77777777">
      <w:pPr>
        <w:pBdr>
          <w:top w:val="none" w:color="000000" w:sz="4" w:space="0"/>
          <w:left w:val="none" w:color="000000" w:sz="4" w:space="0"/>
          <w:bottom w:val="none" w:color="000000" w:sz="4" w:space="0"/>
          <w:right w:val="none" w:color="000000" w:sz="4" w:space="0"/>
        </w:pBdr>
        <w:spacing/>
        <w:ind/>
        <w:rPr/>
      </w:pPr>
      <w:r>
        <w:t xml:space="preserve">A visã</w:t>
      </w:r>
      <w:r>
        <w:t xml:space="preserve">o funcional do sistema será representada por meio de Diagramas de Casos de Uso, que descrevem as interações entre os atores e o sistema. Esses diagramas permitem visualizar o escopo das funcionalidades e os limites de acesso de cada papel de ator esperado.</w:t>
      </w:r>
      <w:r/>
    </w:p>
    <w:p w14:paraId="2E84519C" w14:textId="77777777">
      <w:pPr>
        <w:pBdr/>
        <w:spacing/>
        <w:ind/>
        <w:rPr/>
      </w:pPr>
      <w:r>
        <w:t xml:space="preserve">Os diagramas de casos de uso e suas respectivas descrições detalhadas (</w:t>
      </w:r>
      <w:r>
        <w:t xml:space="preserve">cenários principal</w:t>
      </w:r>
      <w:r>
        <w:t xml:space="preserve"> e alternativos) encontram-se no Apêndice C.</w:t>
      </w:r>
      <w:r/>
    </w:p>
    <w:p w14:paraId="253B8964" w14:textId="77777777">
      <w:pPr>
        <w:pStyle w:val="1636"/>
        <w:pBdr/>
        <w:spacing/>
        <w:ind/>
        <w:rPr/>
      </w:pPr>
      <w:r/>
      <w:r/>
    </w:p>
    <w:p w14:paraId="7812923F" w14:textId="77777777">
      <w:pPr>
        <w:pStyle w:val="1636"/>
        <w:pBdr/>
        <w:spacing/>
        <w:ind/>
        <w:rPr/>
      </w:pPr>
      <w:r/>
      <w:bookmarkStart w:id="34" w:name="_Toc31"/>
      <w:r>
        <w:t xml:space="preserve">5.2.2 Modelo Conceitual dos Dados</w:t>
      </w:r>
      <w:bookmarkEnd w:id="34"/>
      <w:r/>
      <w:r/>
    </w:p>
    <w:p w14:paraId="7B8181AE" w14:textId="77777777">
      <w:pPr>
        <w:pBdr>
          <w:top w:val="none" w:color="000000" w:sz="4" w:space="0"/>
          <w:left w:val="none" w:color="000000" w:sz="4" w:space="0"/>
          <w:bottom w:val="none" w:color="000000" w:sz="4" w:space="0"/>
          <w:right w:val="none" w:color="000000" w:sz="4" w:space="0"/>
        </w:pBdr>
        <w:spacing/>
        <w:ind/>
        <w:rPr/>
      </w:pPr>
      <w:r>
        <w:t xml:space="preserve">O modelo conceitual do sistema "F</w:t>
      </w:r>
      <w:r>
        <w:t xml:space="preserve">ala, Cidade!" está estruturado para refletir com precisão as regras de negócio e os fluxos de zeladoria urbana necessários. A modelagem adota o modelo entidade-relacionamento (MER), com entidades, atributos e relacionamentos do domínio de dados do sistema.</w:t>
      </w:r>
      <w:r/>
    </w:p>
    <w:p w14:paraId="3258E7B9" w14:textId="77777777">
      <w:pPr>
        <w:pBdr/>
        <w:spacing/>
        <w:ind/>
        <w:rPr/>
      </w:pPr>
      <w:r>
        <w:t xml:space="preserve">As principais entidades e seus relacionamentos encontram-se estruturadas da seguinte forma:</w:t>
      </w:r>
      <w:r/>
    </w:p>
    <w:p w14:paraId="17BE7342" w14:textId="77777777">
      <w:pPr>
        <w:pBdr/>
        <w:spacing/>
        <w:ind/>
        <w:rPr/>
      </w:pPr>
      <w:r>
        <w:t xml:space="preserve">a) a entidade </w:t>
      </w:r>
      <w:r>
        <w:rPr>
          <w:i/>
          <w:iCs/>
        </w:rPr>
        <w:t xml:space="preserve">User</w:t>
      </w:r>
      <w:r>
        <w:rPr>
          <w:i/>
          <w:iCs/>
        </w:rPr>
        <w:t xml:space="preserve"> é </w:t>
      </w:r>
      <w:r>
        <w:rPr>
          <w:iCs/>
        </w:rPr>
        <w:t xml:space="preserve">uma </w:t>
      </w:r>
      <w:r>
        <w:t xml:space="preserve"> entidade</w:t>
      </w:r>
      <w:r>
        <w:t xml:space="preserve"> que representa as credenciais de autenticação e os metadados de auditoria (como </w:t>
      </w:r>
      <w:r>
        <w:rPr>
          <w:i/>
          <w:iCs/>
        </w:rPr>
        <w:t xml:space="preserve">created_at</w:t>
      </w:r>
      <w:r>
        <w:t xml:space="preserve"> e </w:t>
      </w:r>
      <w:r>
        <w:rPr>
          <w:i/>
          <w:iCs/>
        </w:rPr>
        <w:t xml:space="preserve">is_active</w:t>
      </w:r>
      <w:r>
        <w:t xml:space="preserve">). Dela derivam as especializações </w:t>
      </w:r>
      <w:r>
        <w:rPr>
          <w:i/>
          <w:iCs/>
        </w:rPr>
        <w:t xml:space="preserve">Administrator</w:t>
      </w:r>
      <w:r>
        <w:t xml:space="preserve">, </w:t>
      </w:r>
      <w:r>
        <w:rPr>
          <w:i/>
          <w:iCs/>
        </w:rPr>
        <w:t xml:space="preserve">Employee</w:t>
      </w:r>
      <w:r>
        <w:rPr>
          <w:i/>
          <w:iCs/>
        </w:rPr>
        <w:t xml:space="preserve"> </w:t>
      </w:r>
      <w:r>
        <w:t xml:space="preserve">e </w:t>
      </w:r>
      <w:r>
        <w:rPr>
          <w:i/>
          <w:iCs/>
        </w:rPr>
        <w:t xml:space="preserve">Citizen </w:t>
      </w:r>
      <w:r>
        <w:t xml:space="preserve">por meio de um vínculo de herança, garantindo que cada papel possua atributos específicos e permissões restritas conforme o nível de acesso;</w:t>
      </w:r>
      <w:r/>
    </w:p>
    <w:p w14:paraId="005876A9" w14:textId="77777777">
      <w:pPr>
        <w:pBdr/>
        <w:spacing/>
        <w:ind/>
        <w:rPr/>
      </w:pPr>
      <w:r>
        <w:rPr>
          <w:highlight w:val="white"/>
        </w:rPr>
        <w:t xml:space="preserve">b) </w:t>
      </w:r>
      <w:r>
        <w:t xml:space="preserve">a entidade </w:t>
      </w:r>
      <w:r>
        <w:rPr>
          <w:i/>
          <w:iCs/>
        </w:rPr>
        <w:t xml:space="preserve">Occurrence</w:t>
      </w:r>
      <w:r>
        <w:rPr>
          <w:i/>
          <w:iCs/>
        </w:rPr>
        <w:t xml:space="preserve"> </w:t>
      </w:r>
      <w:r>
        <w:t xml:space="preserve">é entidade que representa um evento, notificação ou necessidade do usuário, incluindo o atributo </w:t>
      </w:r>
      <w:r>
        <w:rPr>
          <w:i/>
          <w:iCs/>
        </w:rPr>
        <w:t xml:space="preserve">protocol_number</w:t>
      </w:r>
      <w:r>
        <w:t xml:space="preserve"> gerado de forma automática e imutável. Esta entidade associa-se à </w:t>
      </w:r>
      <w:r>
        <w:rPr>
          <w:i/>
          <w:iCs/>
        </w:rPr>
        <w:t xml:space="preserve">Classification</w:t>
      </w:r>
      <w:r>
        <w:rPr>
          <w:i/>
          <w:iCs/>
        </w:rPr>
        <w:t xml:space="preserve"> </w:t>
      </w:r>
      <w:r>
        <w:t xml:space="preserve">para a definição automatizada da prioridade do atendimento e relaciona-se com </w:t>
      </w:r>
      <w:r>
        <w:rPr>
          <w:i/>
          <w:iCs/>
        </w:rPr>
        <w:t xml:space="preserve">Media</w:t>
      </w:r>
      <w:r>
        <w:rPr>
          <w:i/>
          <w:iCs/>
        </w:rPr>
        <w:t xml:space="preserve"> </w:t>
      </w:r>
      <w:r>
        <w:t xml:space="preserve">para o armazenamento e vínculo das mídias anexadas como evidência visual pelo cidadão;</w:t>
      </w:r>
      <w:r/>
    </w:p>
    <w:p w14:paraId="5CCCD00A" w14:textId="77777777">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r/>
    </w:p>
    <w:p w14:paraId="3855F4A3" w14:textId="77777777">
      <w:pPr>
        <w:pBdr/>
        <w:spacing/>
        <w:ind/>
        <w:rPr>
          <w:color w:val="000000"/>
        </w:rPr>
      </w:pPr>
      <w:r>
        <w:rPr>
          <w:color w:val="000000"/>
        </w:rPr>
        <w:t xml:space="preserve">d) o modelo reflete o trâmite administrativo urbano por meio do relacionamento entre as entidades </w:t>
      </w:r>
      <w:r>
        <w:rPr>
          <w:i/>
          <w:iCs/>
          <w:color w:val="000000"/>
        </w:rPr>
        <w:t xml:space="preserve">Occurrence</w:t>
      </w:r>
      <w:r>
        <w:rPr>
          <w:i/>
          <w:iCs/>
          <w:color w:val="000000"/>
        </w:rPr>
        <w:t xml:space="preserve"> </w:t>
      </w:r>
      <w:r>
        <w:rPr>
          <w:color w:val="000000"/>
        </w:rPr>
        <w:t xml:space="preserve">e </w:t>
      </w:r>
      <w:r>
        <w:rPr>
          <w:i/>
          <w:iCs/>
          <w:color w:val="000000"/>
        </w:rPr>
        <w:t xml:space="preserve">Department</w:t>
      </w:r>
      <w:r>
        <w:rPr>
          <w:color w:val="000000"/>
        </w:rPr>
        <w:t xml:space="preserve">, assegurando o encaminhamento correto da demanda ao setor competente;</w:t>
      </w:r>
      <w:r>
        <w:rPr>
          <w:color w:val="000000"/>
        </w:rPr>
      </w:r>
    </w:p>
    <w:p w14:paraId="5496F3BF" w14:textId="77777777">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w:t>
      </w:r>
      <w:r>
        <w:rPr>
          <w:i/>
          <w:color w:val="000000"/>
        </w:rPr>
        <w:t xml:space="preserve">status</w:t>
      </w:r>
      <w:r>
        <w:rPr>
          <w:color w:val="000000"/>
        </w:rPr>
        <w:t xml:space="preserve">.</w:t>
      </w:r>
      <w:r/>
    </w:p>
    <w:p w14:paraId="3E11BAC2" w14:textId="77777777">
      <w:pPr>
        <w:pBdr/>
        <w:spacing/>
        <w:ind/>
        <w:rPr/>
      </w:pPr>
      <w:r>
        <w:t xml:space="preserve">O Diagrama Entidade-Relacionamento (DER) completo encontra-se no Apêndice D.</w:t>
      </w:r>
      <w:r/>
    </w:p>
    <w:p w14:paraId="49366C2F" w14:textId="77777777">
      <w:pPr>
        <w:pBdr/>
        <w:spacing/>
        <w:ind/>
        <w:rPr/>
      </w:pPr>
      <w:r/>
      <w:r/>
    </w:p>
    <w:p w14:paraId="47E11A65" w14:textId="77777777">
      <w:pPr>
        <w:pStyle w:val="1636"/>
        <w:pBdr/>
        <w:spacing/>
        <w:ind/>
        <w:rPr/>
      </w:pPr>
      <w:r/>
      <w:bookmarkStart w:id="35" w:name="_Toc32"/>
      <w:r>
        <w:t xml:space="preserve">5.2.3 Modelo Inicial da Interface de Usuário</w:t>
      </w:r>
      <w:bookmarkEnd w:id="35"/>
      <w:r/>
      <w:r/>
    </w:p>
    <w:p w14:paraId="21BE6DEF" w14:textId="77777777">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w:t>
      </w:r>
      <w:r>
        <w:rPr>
          <w:i/>
        </w:rPr>
        <w:t xml:space="preserve"> Experience</w:t>
      </w:r>
      <w:r>
        <w:t xml:space="preserve"> (UX) e </w:t>
      </w:r>
      <w:r>
        <w:rPr>
          <w:i/>
        </w:rPr>
        <w:t xml:space="preserve">User</w:t>
      </w:r>
      <w:r>
        <w:rPr>
          <w:i/>
        </w:rPr>
        <w:t xml:space="preserve"> Interface</w:t>
      </w:r>
      <w:r>
        <w:t xml:space="preserve"> (UI), com enfoque em uma navegação intuitiva e minimalista para reduzir a carga cognitiva do cidadão. Os protótipos contemplam o fluxo principal do sistema, incluindo:</w:t>
      </w:r>
      <w:r/>
    </w:p>
    <w:p w14:paraId="218C2A1D" w14:textId="77777777">
      <w:pPr>
        <w:pBdr/>
        <w:spacing/>
        <w:ind/>
        <w:rPr/>
      </w:pPr>
      <w:r>
        <w:t xml:space="preserve">a) páginas de autenticação e cadastro: interfaces simplificadas que incorporam o aceite aos termos de uso e privacidade;</w:t>
      </w:r>
      <w:r/>
    </w:p>
    <w:p w14:paraId="19386E88" w14:textId="77777777">
      <w:pPr>
        <w:pBdr/>
        <w:spacing/>
        <w:ind/>
        <w:rPr/>
      </w:pPr>
      <w:r>
        <w:t xml:space="preserve">b) fluxo de registro de ocorrência: formulário dinâmico com suporte a anexos e integração visual com mapas para geolocalização;</w:t>
      </w:r>
      <w:r/>
    </w:p>
    <w:p w14:paraId="24F522A3" w14:textId="77777777">
      <w:pPr>
        <w:pBdr/>
        <w:spacing/>
        <w:ind/>
        <w:rPr/>
      </w:pPr>
      <w:r>
        <w:t xml:space="preserve">c) área do cidadão: painel para acompanhamento de protocolos e histórico de notificações;</w:t>
      </w:r>
      <w:r/>
    </w:p>
    <w:p w14:paraId="6B3E88C6" w14:textId="77777777">
      <w:pPr>
        <w:pBdr/>
        <w:spacing/>
        <w:ind/>
        <w:rPr/>
      </w:pPr>
      <w:r>
        <w:t xml:space="preserve">d) painel administrativo (com </w:t>
      </w:r>
      <w:r>
        <w:rPr>
          <w:i/>
        </w:rPr>
        <w:t xml:space="preserve">dashboard</w:t>
      </w:r>
      <w:r>
        <w:t xml:space="preserve">): visualização analítica destinada aos perfis de Funcionário e Administrador para gestão de demandas.</w:t>
      </w:r>
      <w:r/>
    </w:p>
    <w:p w14:paraId="591211A8" w14:textId="77777777">
      <w:pPr>
        <w:pBdr/>
        <w:spacing/>
        <w:ind/>
        <w:rPr/>
      </w:pPr>
      <w:r>
        <w:t xml:space="preserve">Os protótipos de baixa fidelidade, simulando elementos gráficos rudimentares, encontram-se no Apêndice E.</w:t>
      </w:r>
      <w:r/>
    </w:p>
    <w:p w14:paraId="253C5271" w14:textId="77777777">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r>
        <w:rPr>
          <w:rFonts w:ascii="Tahoma" w:hAnsi="Tahoma" w:cs="Tahoma"/>
          <w:color w:val="073763"/>
          <w:szCs w:val="24"/>
        </w:rPr>
      </w:r>
    </w:p>
    <w:p w14:paraId="16338EEC" w14:textId="77777777">
      <w:pPr>
        <w:pBdr/>
        <w:spacing/>
        <w:ind/>
        <w:rPr/>
      </w:pPr>
      <w:r/>
      <w:r/>
    </w:p>
    <w:p w14:paraId="52FEAD5A" w14:textId="77777777">
      <w:pPr>
        <w:pBdr/>
        <w:spacing w:after="0" w:line="240" w:lineRule="auto"/>
        <w:ind/>
        <w:jc w:val="left"/>
        <w:rPr/>
      </w:pPr>
      <w:r>
        <w:br w:type="page" w:clear="all"/>
      </w:r>
      <w:r/>
    </w:p>
    <w:p w14:paraId="0F4D49B0" w14:textId="77777777">
      <w:pPr>
        <w:pStyle w:val="1634"/>
        <w:pBdr/>
        <w:spacing/>
        <w:ind/>
        <w:rPr/>
      </w:pPr>
      <w:r/>
      <w:bookmarkStart w:id="36" w:name="_Toc33"/>
      <w:r>
        <w:t xml:space="preserve">6 ARQUITETURA E PROJETO DO SISTEMA DE SOFTWARE</w:t>
      </w:r>
      <w:bookmarkEnd w:id="36"/>
      <w:r/>
      <w:r/>
    </w:p>
    <w:p w14:paraId="23109F4F" w14:textId="77777777">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w:t>
      </w:r>
      <w:r>
        <w:rPr>
          <w:color w:val="000000"/>
        </w:rPr>
        <w:t xml:space="preserve">dade!", apresentando a tradução dos requisitos levantados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p>
    <w:p w14:paraId="4FBC6048" w14:textId="77777777">
      <w:pPr>
        <w:pBdr/>
        <w:spacing/>
        <w:ind/>
        <w:rPr/>
      </w:pPr>
      <w:r/>
      <w:r/>
    </w:p>
    <w:p w14:paraId="08C6880C" w14:textId="77777777">
      <w:pPr>
        <w:pStyle w:val="1635"/>
        <w:pBdr/>
        <w:spacing/>
        <w:ind/>
        <w:rPr/>
      </w:pPr>
      <w:r/>
      <w:bookmarkStart w:id="37" w:name="_Toc34"/>
      <w:r>
        <w:t xml:space="preserve">6.1 VISÃO ESTRUTURAL</w:t>
      </w:r>
      <w:bookmarkEnd w:id="37"/>
      <w:r/>
      <w:r/>
    </w:p>
    <w:p w14:paraId="435DD853"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w:t>
      </w:r>
      <w:r>
        <w:rPr>
          <w:color w:val="000000"/>
        </w:rPr>
        <w:t xml:space="preserve"> a organização estática do sistema, decompondo o software em módulos lógicos e definindo a hierarquia de seus componentes. Esta seção detalha como as responsabilidades são distribuídas para garantir a manutenção e a extensibilidade do sistema de software. </w:t>
      </w:r>
      <w:r>
        <w:rPr>
          <w:color w:val="000000"/>
        </w:rPr>
      </w:r>
    </w:p>
    <w:p w14:paraId="0240C930" w14:textId="77777777">
      <w:pPr>
        <w:pBdr/>
        <w:spacing/>
        <w:ind/>
        <w:rPr/>
      </w:pPr>
      <w:r/>
      <w:r/>
    </w:p>
    <w:p w14:paraId="0A72F289" w14:textId="77777777">
      <w:pPr>
        <w:pStyle w:val="1636"/>
        <w:pBdr/>
        <w:spacing/>
        <w:ind/>
        <w:rPr/>
      </w:pPr>
      <w:r/>
      <w:bookmarkStart w:id="38" w:name="_Toc35"/>
      <w:r>
        <w:t xml:space="preserve">6.1.1 Diagrama de Pacotes</w:t>
      </w:r>
      <w:bookmarkEnd w:id="38"/>
      <w:r/>
      <w:r/>
    </w:p>
    <w:p w14:paraId="76CF18CE" w14:textId="77777777">
      <w:pPr>
        <w:pBdr>
          <w:top w:val="none" w:color="000000" w:sz="4" w:space="0"/>
          <w:left w:val="none" w:color="000000" w:sz="4" w:space="0"/>
          <w:bottom w:val="none" w:color="000000" w:sz="4" w:space="0"/>
          <w:right w:val="none" w:color="000000" w:sz="4" w:space="0"/>
        </w:pBdr>
        <w:spacing/>
        <w:ind/>
        <w:rPr/>
      </w:pPr>
      <w:r>
        <w:t xml:space="preserve">O sistema está estruturado seguindo o padrão de arquitetura </w:t>
      </w:r>
      <w:r>
        <w:rPr>
          <w:i/>
        </w:rPr>
        <w:t xml:space="preserve">Model, </w:t>
      </w:r>
      <w:r>
        <w:rPr>
          <w:i/>
        </w:rPr>
        <w:t xml:space="preserve">View</w:t>
      </w:r>
      <w:r>
        <w:rPr>
          <w:i/>
        </w:rPr>
        <w:t xml:space="preserve"> e </w:t>
      </w:r>
      <w:r>
        <w:rPr>
          <w:i/>
        </w:rPr>
        <w:t xml:space="preserve">Control</w:t>
      </w:r>
      <w:r>
        <w:t xml:space="preserve"> (MVC) em camadas, visando a separação de responsabilidades e a facilidade de manutenção do código-fonte. Os pacotes identificados são:</w:t>
      </w:r>
      <w:r/>
    </w:p>
    <w:p w14:paraId="01F7A006" w14:textId="77777777">
      <w:pPr>
        <w:pBdr>
          <w:top w:val="none" w:color="000000" w:sz="4" w:space="0"/>
          <w:left w:val="none" w:color="000000" w:sz="4" w:space="0"/>
          <w:bottom w:val="none" w:color="000000" w:sz="4" w:space="0"/>
          <w:right w:val="none" w:color="000000" w:sz="4" w:space="0"/>
        </w:pBdr>
        <w:spacing/>
        <w:ind/>
        <w:rPr/>
      </w:pPr>
      <w:r>
        <w:rPr>
          <w:i/>
        </w:rPr>
        <w:t xml:space="preserve">Controller</w:t>
      </w:r>
      <w:r>
        <w:rPr>
          <w:i/>
        </w:rPr>
        <w:t xml:space="preserve">/</w:t>
      </w:r>
      <w:r>
        <w:rPr>
          <w:i/>
        </w:rPr>
        <w:t xml:space="preserve">Resources</w:t>
      </w:r>
      <w:r>
        <w:t xml:space="preserve">: responsável por expor os </w:t>
      </w:r>
      <w:r>
        <w:rPr>
          <w:i/>
        </w:rPr>
        <w:t xml:space="preserve">endpoints</w:t>
      </w:r>
      <w:r>
        <w:t xml:space="preserve"> da API REST e gerenciar as requisições HTTP.</w:t>
      </w:r>
      <w:r/>
    </w:p>
    <w:p w14:paraId="13C2C0DA" w14:textId="77777777">
      <w:pPr>
        <w:pBdr>
          <w:top w:val="none" w:color="000000" w:sz="4" w:space="0"/>
          <w:left w:val="none" w:color="000000" w:sz="4" w:space="0"/>
          <w:bottom w:val="none" w:color="000000" w:sz="4" w:space="0"/>
          <w:right w:val="none" w:color="000000" w:sz="4" w:space="0"/>
        </w:pBdr>
        <w:spacing/>
        <w:ind/>
        <w:rPr/>
      </w:pPr>
      <w:r>
        <w:rPr>
          <w:i/>
        </w:rPr>
        <w:t xml:space="preserve">Service</w:t>
      </w:r>
      <w:r>
        <w:t xml:space="preserve">: concentra as regras de negócio do sistema e a lógica de processamento.</w:t>
      </w:r>
      <w:r/>
    </w:p>
    <w:p w14:paraId="316D274B" w14:textId="77777777">
      <w:pPr>
        <w:pBdr>
          <w:top w:val="none" w:color="000000" w:sz="4" w:space="0"/>
          <w:left w:val="none" w:color="000000" w:sz="4" w:space="0"/>
          <w:bottom w:val="none" w:color="000000" w:sz="4" w:space="0"/>
          <w:right w:val="none" w:color="000000" w:sz="4" w:space="0"/>
        </w:pBdr>
        <w:spacing/>
        <w:ind/>
        <w:rPr>
          <w:color w:val="ff0000"/>
        </w:rPr>
      </w:pPr>
      <w:r>
        <w:rPr>
          <w:i/>
        </w:rPr>
        <w:t xml:space="preserve">Repository</w:t>
      </w:r>
      <w:r>
        <w:t xml:space="preserve">: camada de persistência que realiza a interface direta com o SGBD PostgreSQL 18.  </w:t>
      </w:r>
      <w:r>
        <w:rPr>
          <w:color w:val="ff0000"/>
        </w:rPr>
      </w:r>
    </w:p>
    <w:p w14:paraId="43892649" w14:textId="77777777">
      <w:pPr>
        <w:pBdr>
          <w:top w:val="none" w:color="000000" w:sz="4" w:space="0"/>
          <w:left w:val="none" w:color="000000" w:sz="4" w:space="0"/>
          <w:bottom w:val="none" w:color="000000" w:sz="4" w:space="0"/>
          <w:right w:val="none" w:color="000000" w:sz="4" w:space="0"/>
        </w:pBdr>
        <w:spacing/>
        <w:ind/>
        <w:rPr/>
      </w:pPr>
      <w:r>
        <w:rPr>
          <w:i/>
        </w:rPr>
        <w:t xml:space="preserve">Model/Entity:</w:t>
      </w:r>
      <w:r>
        <w:t xml:space="preserve"> contém as classes que representam as entidades do banco de dados e os objetos de domínio.</w:t>
      </w:r>
      <w:r/>
    </w:p>
    <w:p w14:paraId="7F8EA7A4" w14:textId="77777777">
      <w:pPr>
        <w:pBdr>
          <w:top w:val="none" w:color="000000" w:sz="4" w:space="0"/>
          <w:left w:val="none" w:color="000000" w:sz="4" w:space="0"/>
          <w:bottom w:val="none" w:color="000000" w:sz="4" w:space="0"/>
          <w:right w:val="none" w:color="000000" w:sz="4" w:space="0"/>
        </w:pBdr>
        <w:spacing/>
        <w:ind/>
        <w:rPr/>
      </w:pPr>
      <w:r>
        <w:rPr>
          <w:i/>
        </w:rPr>
        <w:t xml:space="preserve">Security/</w:t>
      </w:r>
      <w:r>
        <w:rPr>
          <w:i/>
        </w:rPr>
        <w:t xml:space="preserve">Auth</w:t>
      </w:r>
      <w:r>
        <w:rPr>
          <w:i/>
        </w:rPr>
        <w:t xml:space="preserve">:</w:t>
      </w:r>
      <w:r>
        <w:t xml:space="preserve"> pacote dedicado às configurações do </w:t>
      </w:r>
      <w:r>
        <w:rPr>
          <w:i/>
        </w:rPr>
        <w:t xml:space="preserve">Spring Security</w:t>
      </w:r>
      <w:r>
        <w:t xml:space="preserve">, filtros de autenticação JWT e validação de MFA.</w:t>
      </w:r>
      <w:r/>
    </w:p>
    <w:p w14:paraId="1EC238B7" w14:textId="77777777">
      <w:pPr>
        <w:pBdr>
          <w:top w:val="none" w:color="000000" w:sz="4" w:space="0"/>
          <w:left w:val="none" w:color="000000" w:sz="4" w:space="0"/>
          <w:bottom w:val="none" w:color="000000" w:sz="4" w:space="0"/>
          <w:right w:val="none" w:color="000000" w:sz="4" w:space="0"/>
        </w:pBdr>
        <w:spacing/>
        <w:ind/>
        <w:rPr/>
      </w:pPr>
      <w:r>
        <w:t xml:space="preserve">Os demais pacotes identificados na arquitetura são: DTO (Data </w:t>
      </w:r>
      <w:r>
        <w:t xml:space="preserve">Transfer</w:t>
      </w:r>
      <w:r>
        <w:t xml:space="preserve"> </w:t>
      </w:r>
      <w:r>
        <w:t xml:space="preserve">Object</w:t>
      </w:r>
      <w:r>
        <w:t xml:space="preserve">): contém as classes de transferência de dados utilizadas nas requisições e respostas da API REST, </w:t>
      </w:r>
      <w:r>
        <w:t xml:space="preserve">desacoplando a camada de persistência da camada de apresentação. </w:t>
      </w:r>
      <w:r>
        <w:t xml:space="preserve">Exception</w:t>
      </w:r>
      <w:r>
        <w:t xml:space="preserve">/</w:t>
      </w:r>
      <w:r>
        <w:t xml:space="preserve">Handler</w:t>
      </w:r>
      <w:r>
        <w:t xml:space="preserve">: centraliza o tratamento de exceções da aplicação, retornando respostas de erro padronizadas e consistentes para o cliente. </w:t>
      </w:r>
      <w:r>
        <w:t xml:space="preserve">Config</w:t>
      </w:r>
      <w:r>
        <w:t xml:space="preserve">: armazena as classes de configuração global da aplicação, incluindo CORS, </w:t>
      </w:r>
      <w:r>
        <w:t xml:space="preserve">beans</w:t>
      </w:r>
      <w:r>
        <w:t xml:space="preserve"> do Spring e configurações de serialização. </w:t>
      </w:r>
      <w:r>
        <w:t xml:space="preserve">Util</w:t>
      </w:r>
      <w:r>
        <w:t xml:space="preserve">: reúne classes utilitárias e </w:t>
      </w:r>
      <w:r>
        <w:t xml:space="preserve">helpers</w:t>
      </w:r>
      <w:r>
        <w:t xml:space="preserve"> reutilizáveis, como formatadores de data, geradores de protocolo e validadores genéricos. </w:t>
      </w:r>
      <w:r>
        <w:t xml:space="preserve">Geolocation</w:t>
      </w:r>
      <w:r>
        <w:t xml:space="preserve">: pacote responsável pela integração com serviços de geoprocessamento, encapsulando as chamadas às APIs de mapas e o cálculo de raio de proximidade para o algoritmo de detecção de duplicidade (RF16).</w:t>
      </w:r>
      <w:r/>
    </w:p>
    <w:p w14:paraId="1C067AF5"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pacotes encontram-se no Apêndice F.</w:t>
      </w:r>
      <w:r>
        <w:rPr>
          <w:color w:val="000000"/>
        </w:rPr>
      </w:r>
    </w:p>
    <w:p w14:paraId="3FA7BE81" w14:textId="77777777">
      <w:pPr>
        <w:pStyle w:val="1636"/>
        <w:pBdr/>
        <w:spacing/>
        <w:ind/>
        <w:rPr/>
      </w:pPr>
      <w:r/>
      <w:bookmarkStart w:id="39" w:name="_Toc36"/>
      <w:r>
        <w:t xml:space="preserve">6.1.2 Diagramas de Classes</w:t>
      </w:r>
      <w:bookmarkEnd w:id="39"/>
      <w:r/>
      <w:r/>
    </w:p>
    <w:p w14:paraId="214428D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detalham a estrutura interna dos pacotes mencionados na seção anterior. Eles especificam os atributos, métodos e os relacionamentos de associação e herança entre os objetos. Destacam-se as classes de domínio como </w:t>
      </w:r>
      <w:r>
        <w:rPr>
          <w:i/>
          <w:color w:val="000000"/>
        </w:rPr>
        <w:t xml:space="preserve">Occurrence</w:t>
      </w:r>
      <w:r>
        <w:rPr>
          <w:rFonts w:eastAsia="Courier New"/>
          <w:i/>
          <w:color w:val="000000"/>
          <w:szCs w:val="24"/>
        </w:rPr>
        <w:t xml:space="preserve"> </w:t>
      </w:r>
      <w:r>
        <w:rPr>
          <w:color w:val="000000"/>
          <w:szCs w:val="24"/>
        </w:rPr>
        <w:t xml:space="preserve">(Ocorrência) e a hierarquia de </w:t>
      </w:r>
      <w:r>
        <w:rPr>
          <w:rFonts w:eastAsia="Courier New"/>
          <w:i/>
          <w:color w:val="000000"/>
          <w:szCs w:val="24"/>
        </w:rPr>
        <w:t xml:space="preserve">User</w:t>
      </w:r>
      <w:r>
        <w:rPr>
          <w:i/>
          <w:color w:val="000000"/>
        </w:rPr>
        <w:t xml:space="preserve"> </w:t>
      </w:r>
      <w:r>
        <w:rPr>
          <w:color w:val="000000"/>
        </w:rPr>
        <w:t xml:space="preserve">(Cidadão, Funcionário e Administrador).</w:t>
      </w:r>
      <w:r>
        <w:rPr>
          <w:color w:val="000000"/>
        </w:rPr>
      </w:r>
    </w:p>
    <w:p w14:paraId="4EE0837F"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encontram-se no Apêndice F.</w:t>
      </w:r>
      <w:r>
        <w:rPr>
          <w:color w:val="000000"/>
        </w:rPr>
      </w:r>
    </w:p>
    <w:p w14:paraId="1621777B" w14:textId="77777777">
      <w:pPr>
        <w:pStyle w:val="1635"/>
        <w:pBdr/>
        <w:spacing/>
        <w:ind/>
        <w:rPr/>
      </w:pPr>
      <w:r/>
      <w:bookmarkStart w:id="40" w:name="_Toc37"/>
      <w:r>
        <w:t xml:space="preserve">6.2 VISÃO COMPORTAMENTAL</w:t>
      </w:r>
      <w:bookmarkEnd w:id="40"/>
      <w:r/>
      <w:r/>
    </w:p>
    <w:p w14:paraId="1CF16315" w14:textId="77777777">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14:paraId="7372D559" w14:textId="77777777">
      <w:pPr>
        <w:pBdr/>
        <w:spacing/>
        <w:ind/>
        <w:rPr/>
      </w:pPr>
      <w:r/>
      <w:r/>
    </w:p>
    <w:p w14:paraId="176FA46E" w14:textId="77777777">
      <w:pPr>
        <w:pStyle w:val="1636"/>
        <w:pBdr/>
        <w:spacing/>
        <w:ind/>
        <w:rPr/>
      </w:pPr>
      <w:r/>
      <w:bookmarkStart w:id="41" w:name="_Toc38"/>
      <w:r>
        <w:t xml:space="preserve">6.2.1 Projeto das Interações entre Objetos</w:t>
      </w:r>
      <w:bookmarkEnd w:id="41"/>
      <w:r/>
      <w:r/>
    </w:p>
    <w:p w14:paraId="3103D56C" w14:textId="77777777">
      <w:pPr>
        <w:pBdr/>
        <w:spacing/>
        <w:ind/>
        <w:rPr/>
      </w:pPr>
      <w:r/>
      <w:r/>
    </w:p>
    <w:p w14:paraId="7B1F5251" w14:textId="77777777">
      <w:pPr>
        <w:pBdr/>
        <w:spacing/>
        <w:ind/>
        <w:rPr/>
      </w:pPr>
      <w:r>
        <w:t xml:space="preserve">6.2.1.1 Diagramas de Sequência</w:t>
      </w:r>
      <w:r/>
    </w:p>
    <w:p w14:paraId="7BA5F59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w:t>
      </w:r>
      <w:r>
        <w:rPr>
          <w:color w:val="000000"/>
        </w:rPr>
        <w:t xml:space="preserve">lham o comportamento do sistema em cenários críticos, como o fluxo de registro de ocorrências e os processos de autenticação segura. Eles ilustram a cronologia das interações desde a interface do usuário até a confirmação de persistência no banco de dados.</w:t>
      </w:r>
      <w:r>
        <w:rPr>
          <w:color w:val="000000"/>
        </w:rPr>
      </w:r>
    </w:p>
    <w:p w14:paraId="28CABD87" w14:textId="77777777">
      <w:pPr>
        <w:pBdr>
          <w:top w:val="none" w:color="000000" w:sz="4" w:space="0"/>
          <w:left w:val="none" w:color="000000" w:sz="4" w:space="0"/>
          <w:bottom w:val="none" w:color="000000" w:sz="4" w:space="0"/>
          <w:right w:val="none" w:color="000000" w:sz="4" w:space="0"/>
        </w:pBdr>
        <w:spacing/>
        <w:ind/>
        <w:rPr/>
      </w:pPr>
      <w:r>
        <w:rPr>
          <w:color w:val="000000"/>
        </w:rPr>
        <w:t xml:space="preserve">Os diagramas de sequência encontram-se no Apêndice F.</w:t>
      </w:r>
      <w:r/>
    </w:p>
    <w:p w14:paraId="04D5B5A5" w14:textId="77777777">
      <w:pPr>
        <w:pStyle w:val="1635"/>
        <w:pBdr/>
        <w:spacing/>
        <w:ind/>
        <w:rPr/>
      </w:pPr>
      <w:r/>
      <w:bookmarkStart w:id="42" w:name="_Toc39"/>
      <w:r>
        <w:t xml:space="preserve">6.3 VISÃO DOS DADOS</w:t>
      </w:r>
      <w:bookmarkEnd w:id="42"/>
      <w:r/>
      <w:r/>
    </w:p>
    <w:p w14:paraId="15A6270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r>
        <w:rPr>
          <w:color w:val="000000"/>
        </w:rPr>
      </w:r>
    </w:p>
    <w:p w14:paraId="2232FD59"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14:paraId="192E0AB6" w14:textId="77777777">
      <w:pPr>
        <w:pStyle w:val="1636"/>
        <w:pBdr/>
        <w:spacing/>
        <w:ind/>
        <w:rPr/>
      </w:pPr>
      <w:r/>
      <w:bookmarkStart w:id="43" w:name="_Toc40"/>
      <w:r>
        <w:t xml:space="preserve">6.3.1 Modelo Lógico</w:t>
      </w:r>
      <w:bookmarkEnd w:id="43"/>
      <w:r/>
      <w:r/>
    </w:p>
    <w:p w14:paraId="165DB79E" w14:textId="77777777">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r/>
    </w:p>
    <w:p w14:paraId="2459F786"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reforço de ocorrências conforme a RN06.</w:t>
      </w:r>
      <w:r>
        <w:rPr>
          <w:color w:val="000000"/>
          <w:szCs w:val="24"/>
        </w:rPr>
      </w:r>
    </w:p>
    <w:p w14:paraId="2A79A254" w14:textId="77777777">
      <w:pPr>
        <w:pBdr/>
        <w:spacing/>
        <w:ind/>
        <w:rPr/>
      </w:pPr>
      <w:r>
        <w:t xml:space="preserve">O modelo reflete a consolidação dos dados de perfil e localização diretamente na tabela base </w:t>
      </w:r>
      <w:r>
        <w:rPr>
          <w:i/>
          <w:iCs/>
        </w:rPr>
        <w:t xml:space="preserve">User</w:t>
      </w:r>
      <w:r>
        <w:t xml:space="preserve">. Esta tabela centraliza tanto as credenciais de autenticação quanto os dados do cidadão (como </w:t>
      </w:r>
      <w:r>
        <w:rPr>
          <w:i/>
          <w:iCs/>
        </w:rPr>
        <w:t xml:space="preserve">address</w:t>
      </w:r>
      <w:r>
        <w:t xml:space="preserve">, </w:t>
      </w:r>
      <w:r>
        <w:rPr>
          <w:i/>
          <w:iCs/>
        </w:rPr>
        <w:t xml:space="preserve">neighborhood</w:t>
      </w:r>
      <w:r>
        <w:rPr>
          <w:i/>
          <w:iCs/>
        </w:rPr>
        <w:t xml:space="preserve"> </w:t>
      </w:r>
      <w:r>
        <w:t xml:space="preserve">e CEP), além de incluir o atributo discriminador </w:t>
      </w:r>
      <w:r>
        <w:rPr>
          <w:i/>
        </w:rPr>
        <w:t xml:space="preserve">role</w:t>
      </w:r>
      <w:r>
        <w:t xml:space="preserve"> (do tipo VARCHAR, tamanho 20), responsável por definir o nível de acesso do registro entre os perfis </w:t>
      </w:r>
      <w:r>
        <w:rPr>
          <w:i/>
          <w:iCs/>
        </w:rPr>
        <w:t xml:space="preserve">ADMINISTRATOR</w:t>
      </w:r>
      <w:r>
        <w:t xml:space="preserve">, </w:t>
      </w:r>
      <w:r>
        <w:rPr>
          <w:i/>
          <w:iCs/>
        </w:rPr>
        <w:t xml:space="preserve">EMPLOYEE </w:t>
      </w:r>
      <w:r>
        <w:t xml:space="preserve">ou </w:t>
      </w:r>
      <w:r>
        <w:rPr>
          <w:i/>
          <w:iCs/>
        </w:rPr>
        <w:t xml:space="preserve">CITIZEN</w:t>
      </w:r>
      <w:r>
        <w:t xml:space="preserve">. A partir dessa centralização, o modelo mostra o mapeamento das tabelas operacionais cruciais para as regras de negócio, sendo elas a </w:t>
      </w:r>
      <w:r>
        <w:rPr>
          <w:i/>
          <w:iCs/>
        </w:rPr>
        <w:t xml:space="preserve">Occurrence</w:t>
      </w:r>
      <w:r>
        <w:t xml:space="preserve"> e </w:t>
      </w:r>
      <w:r>
        <w:rPr>
          <w:i/>
        </w:rPr>
        <w:t xml:space="preserve">Occurrence</w:t>
      </w:r>
      <w:r>
        <w:rPr>
          <w:i/>
          <w:iCs/>
        </w:rPr>
        <w:t xml:space="preserve">_History</w:t>
      </w:r>
      <w:r>
        <w:t xml:space="preserve"> (responsável pelo armazenamento incremental e rastreabilidade de mudanças de status) e a </w:t>
      </w:r>
      <w:r>
        <w:rPr>
          <w:i/>
        </w:rPr>
        <w:t xml:space="preserve">Occurrence</w:t>
      </w:r>
      <w:r>
        <w:rPr>
          <w:i/>
          <w:iCs/>
        </w:rPr>
        <w:t xml:space="preserve">_Support</w:t>
      </w:r>
      <w:r>
        <w:rPr>
          <w:i/>
          <w:iCs/>
        </w:rPr>
        <w:t xml:space="preserve"> </w:t>
      </w:r>
      <w:r>
        <w:t xml:space="preserve">(tabela associativa que gerencia o relacionamento de muitos-para-muitos para o mecanismo de reforço comunitário de ocorrências). </w:t>
      </w:r>
      <w:r/>
    </w:p>
    <w:p w14:paraId="17553168"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detalhado encontra-se no Apêndice D.</w:t>
      </w:r>
      <w:r>
        <w:rPr>
          <w:color w:val="000000"/>
          <w:szCs w:val="24"/>
        </w:rPr>
      </w:r>
    </w:p>
    <w:p w14:paraId="3A5521CC"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14:paraId="6EFE5FBB" w14:textId="77777777">
      <w:pPr>
        <w:pStyle w:val="1636"/>
        <w:pBdr/>
        <w:spacing/>
        <w:ind/>
        <w:rPr/>
      </w:pPr>
      <w:r/>
      <w:bookmarkStart w:id="44" w:name="_Toc41"/>
      <w:r>
        <w:t xml:space="preserve">6.3.2 Dicionário de Dados do Modelo Lógico</w:t>
      </w:r>
      <w:bookmarkEnd w:id="44"/>
      <w:r/>
      <w:r/>
    </w:p>
    <w:p w14:paraId="2FAB73DC" w14:textId="77777777">
      <w:pPr>
        <w:pBdr/>
        <w:spacing/>
        <w:ind/>
        <w:rPr/>
      </w:pPr>
      <w:r>
        <w:t xml:space="preserve">O dicionário de dados complementa o modelo lógico, fornecendo a descrição técnica de cada campo, incluindo tipos de dados (</w:t>
      </w:r>
      <w:r>
        <w:t xml:space="preserve">ex</w:t>
      </w:r>
      <w:r>
        <w:t xml:space="preserve">: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t xml:space="preserve">(</w:t>
      </w:r>
      <w:r>
        <w:rPr>
          <w:i/>
          <w:iCs/>
        </w:rPr>
        <w:t xml:space="preserve">Not</w:t>
      </w:r>
      <w:r>
        <w:rPr>
          <w:i/>
          <w:iCs/>
        </w:rPr>
        <w:t xml:space="preserve"> </w:t>
      </w:r>
      <w:r>
        <w:rPr>
          <w:i/>
          <w:iCs/>
        </w:rPr>
        <w:t xml:space="preserve">Null</w:t>
      </w:r>
      <w:r>
        <w:t xml:space="preserve">, </w:t>
      </w:r>
      <w:r>
        <w:rPr>
          <w:i/>
          <w:iCs/>
        </w:rPr>
        <w:t xml:space="preserve">Unique</w:t>
      </w:r>
      <w:r>
        <w:t xml:space="preserve">) e tamanhos delimitados para os campos. Este documento serve como guia definitivo para a implementação da camada de persistência em banco de dados relacional.</w:t>
      </w:r>
      <w:r/>
    </w:p>
    <w:p w14:paraId="5F887A30" w14:textId="77777777">
      <w:pPr>
        <w:pBdr/>
        <w:spacing/>
        <w:ind/>
        <w:rPr/>
      </w:pPr>
      <w:r>
        <w:t xml:space="preserve">O dicionário de dados técnico completo, contendo a totalidade das tabelas, chaves e restrições de cada campo, encontra-se disponível no Apêndice D.</w:t>
      </w:r>
      <w:r/>
    </w:p>
    <w:p w14:paraId="11C47748" w14:textId="77777777">
      <w:pPr>
        <w:pStyle w:val="1635"/>
        <w:pBdr/>
        <w:spacing/>
        <w:ind/>
        <w:rPr/>
      </w:pPr>
      <w:r/>
      <w:bookmarkStart w:id="45" w:name="_Toc42"/>
      <w:r>
        <w:t xml:space="preserve">6.4 PROJETO DA INTERAÇÃO HUMANO-COMPUTADOR</w:t>
      </w:r>
      <w:bookmarkEnd w:id="45"/>
      <w:r/>
      <w:r/>
    </w:p>
    <w:p w14:paraId="3920B197" w14:textId="77777777">
      <w:pPr>
        <w:pBdr/>
        <w:spacing/>
        <w:ind/>
        <w:rPr/>
      </w:pPr>
      <w:r>
        <w:t xml:space="preserve">O projeto da Interação Humano-Computador </w:t>
      </w:r>
      <w:r>
        <w:t xml:space="preserve">(IHC) para o sistema “Fala, Cidade!” visa estabelecer uma comunicação eficaz entre o cidadão, a administração pública e o sistema, priorizando a usabilidade e a acessibilidade digital. O desenvolvimento da interface fundamenta-se em três pilares técnicos: </w:t>
      </w:r>
      <w:r/>
    </w:p>
    <w:p w14:paraId="3649BCAE" w14:textId="77777777">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r/>
    </w:p>
    <w:p w14:paraId="45D83C59" w14:textId="77777777">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r/>
    </w:p>
    <w:p w14:paraId="138FF3B5" w14:textId="77777777">
      <w:pPr>
        <w:pBdr/>
        <w:spacing/>
        <w:ind/>
        <w:rPr/>
      </w:pPr>
      <w:r>
        <w:t xml:space="preserve">c) aplicação das heurísticas de usabilidade: atenção às 10 heurísticas de Nielsen (1994), com ênfase na "visibilidade do status do sistema" (acompanhamento de protocolos) e "prevenção de erros" (verificação de duplicidade geográfica e campos obrigatórios).</w:t>
      </w:r>
      <w:r/>
    </w:p>
    <w:p w14:paraId="14852446" w14:textId="77777777">
      <w:pPr>
        <w:pBdr/>
        <w:spacing/>
        <w:ind/>
        <w:rPr/>
      </w:pPr>
      <w:r/>
      <w:r/>
    </w:p>
    <w:p w14:paraId="52CD49C6" w14:textId="77777777">
      <w:pPr>
        <w:pStyle w:val="1636"/>
        <w:pBdr/>
        <w:spacing/>
        <w:ind/>
        <w:rPr/>
      </w:pPr>
      <w:r/>
      <w:bookmarkStart w:id="46" w:name="_Toc43"/>
      <w:r>
        <w:t xml:space="preserve">6.4.1 Perfil de Usuário</w:t>
      </w:r>
      <w:bookmarkEnd w:id="46"/>
      <w:r/>
      <w:r/>
    </w:p>
    <w:p w14:paraId="2894218C" w14:textId="77777777">
      <w:pPr>
        <w:pBdr/>
        <w:spacing/>
        <w:ind/>
        <w:rPr/>
      </w:pPr>
      <w:r>
        <w:t xml:space="preserve">Os perfis de usuários esperados para o sistema são elencados a seguir.</w:t>
      </w:r>
      <w:r/>
    </w:p>
    <w:p w14:paraId="55D7D1EC" w14:textId="77777777">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r/>
    </w:p>
    <w:p w14:paraId="539D314F" w14:textId="77777777">
      <w:pPr>
        <w:pBdr/>
        <w:spacing/>
        <w:ind/>
        <w:rPr/>
      </w:pPr>
      <w:r>
        <w:t xml:space="preserve">b) </w:t>
      </w:r>
      <w:r>
        <w:rPr>
          <w:bCs/>
        </w:rPr>
        <w:t xml:space="preserve">Perfil Funcionário (servidor público municipal)</w:t>
      </w:r>
      <w:r>
        <w:t xml:space="preserve">: representa o corpo técnico das secretarias municipais. Atua no nível operacional, realizando a triagem de ocorrências, atualização de status e inserção de pareceres técnicos sobre as intervenções realizadas; </w:t>
      </w:r>
      <w:r/>
    </w:p>
    <w:p w14:paraId="50799717" w14:textId="77777777">
      <w:pPr>
        <w:pBdr/>
        <w:spacing/>
        <w:ind/>
        <w:rPr/>
      </w:pPr>
      <w:r>
        <w:t xml:space="preserve">c) </w:t>
      </w:r>
      <w:r>
        <w:rPr>
          <w:bCs/>
          <w:highlight w:val="white"/>
        </w:rPr>
        <w:t xml:space="preserve">Perfil Administrador</w:t>
      </w:r>
      <w:r>
        <w:rPr>
          <w:highlight w:val="white"/>
        </w:rPr>
        <w:t xml:space="preserve">: gestores públicos e responsáveis pela prefeitura. Focam na análise macro estratégica através de </w:t>
      </w:r>
      <w:r>
        <w:rPr>
          <w:i/>
          <w:highlight w:val="white"/>
        </w:rPr>
        <w:t xml:space="preserve">dashboards</w:t>
      </w:r>
      <w:r>
        <w:rPr>
          <w:highlight w:val="white"/>
        </w:rPr>
        <w:t xml:space="preserve"> e relatórios gerenciais para a tomada de decisão baseada em dados e alocação de recursos. </w:t>
      </w:r>
      <w:r>
        <w:t xml:space="preserve">Além da análise estratégica, o Administrador é responsável pelo gerenciamento operacio</w:t>
      </w:r>
      <w:r>
        <w:t xml:space="preserve">nal do sistema: cadastra e gerencia os perfis de funcionários (RF19) e supervisiona o painel administrativo de atualização de ocorrências (RF12). Assim, este perfil acumula tanto funções de gestão estratégica quanto de administração operacional do sistema.</w:t>
      </w:r>
      <w:r/>
    </w:p>
    <w:p w14:paraId="63A61CB4" w14:textId="77777777">
      <w:pPr>
        <w:pBdr/>
        <w:spacing/>
        <w:ind/>
        <w:rPr>
          <w:highlight w:val="yellow"/>
        </w:rPr>
      </w:pPr>
      <w:r>
        <w:t xml:space="preserve">A seguir são apresentados alguns gráficos retirados de uma pesquisa feita no período de 10 de </w:t>
      </w:r>
      <w:r>
        <w:t xml:space="preserve">Maio</w:t>
      </w:r>
      <w:r>
        <w:t xml:space="preserve"> de 2026 a 20 de </w:t>
      </w:r>
      <w:r>
        <w:t xml:space="preserve">Maio</w:t>
      </w:r>
      <w:r>
        <w:t xml:space="preserve"> de 2026 e encaminhada via o formulário do Google </w:t>
      </w:r>
      <w:r>
        <w:t xml:space="preserve">Forms</w:t>
      </w:r>
      <w:r>
        <w:t xml:space="preserve"> para as pessoas com faixa etária entre 20 e 35 anos.   </w:t>
      </w:r>
      <w:r>
        <w:rPr>
          <w:highlight w:val="yellow"/>
        </w:rPr>
      </w:r>
    </w:p>
    <w:p w14:paraId="76A80CF0" w14:textId="77777777">
      <w:pPr>
        <w:pBdr/>
        <w:spacing/>
        <w:ind/>
        <w:rPr>
          <w:szCs w:val="24"/>
        </w:rPr>
      </w:pPr>
      <w:r>
        <w:rPr>
          <w:bCs/>
          <w:szCs w:val="24"/>
        </w:rPr>
        <w:t xml:space="preserve">O gráfico da Figura 6</w:t>
      </w:r>
      <w:r>
        <w:rPr>
          <w:b/>
          <w:bCs/>
          <w:szCs w:val="24"/>
        </w:rPr>
        <w:t xml:space="preserve"> </w:t>
      </w:r>
      <w:r>
        <w:rPr>
          <w:szCs w:val="24"/>
        </w:rPr>
        <w:t xml:space="preserve">demonstra que a maior parte dos participantes da pesquisa (57,1%) se </w:t>
      </w:r>
      <w:r>
        <w:rPr>
          <w:szCs w:val="24"/>
        </w:rPr>
        <w:t xml:space="preserve">identifica como "Cidadão". Isso é bastante positivo, pois representa o usuário final principal do sistema. Além disso, a soma das categorias "Servidor público" (28,6%) e "Gestor público" (14,3%) revela que 42,9% dos respondentes estão diretamente ligados à</w:t>
      </w:r>
      <w:r>
        <w:rPr>
          <w:szCs w:val="24"/>
        </w:rPr>
        <w:t xml:space="preserve"> administração pública. Essa diversidade de perfis é enriquecedora, pois indica que o projeto "Fala, Cidade!" desperta o interesse tanto da população que relatará as ocorrências quanto dos profissionais que atuarão na recepção e gestão dessas solicitações.</w:t>
      </w:r>
      <w:r>
        <w:rPr>
          <w:szCs w:val="24"/>
        </w:rPr>
      </w:r>
    </w:p>
    <w:p w14:paraId="28055471" w14:textId="30F4B4A4">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d="f">
                <v:imagedata r:id="rId23" o:title=""/>
                <o:lock v:ext="edit" rotation="t"/>
              </v:shape>
            </w:pict>
          </mc:Fallback>
        </mc:AlternateContent>
      </w:r>
      <w:r/>
    </w:p>
    <w:p w14:paraId="6F853343" w14:textId="77777777">
      <w:pPr>
        <w:pStyle w:val="1845"/>
        <w:pBdr/>
        <w:spacing/>
        <w:ind/>
        <w:rPr/>
      </w:pPr>
      <w:r>
        <w:t xml:space="preserve">FIGURA </w:t>
      </w:r>
      <w:r>
        <w:fldChar w:fldCharType="begin"/>
      </w:r>
      <w:r>
        <w:instrText xml:space="preserve">SEQ FIGURA \* Arabic </w:instrText>
      </w:r>
      <w:r>
        <w:fldChar w:fldCharType="separate"/>
      </w:r>
      <w:r>
        <w:t xml:space="preserve">6</w:t>
      </w:r>
      <w:r>
        <w:fldChar w:fldCharType="end"/>
      </w:r>
      <w:r>
        <w:t xml:space="preserve"> </w:t>
      </w:r>
      <w:r>
        <w:t xml:space="preserve">-  Perfil</w:t>
      </w:r>
      <w:r>
        <w:t xml:space="preserve"> de usuário do respondente</w:t>
      </w:r>
      <w:r/>
    </w:p>
    <w:p w14:paraId="640C84BA" w14:textId="77777777">
      <w:pPr>
        <w:pBdr/>
        <w:spacing/>
        <w:ind/>
        <w:rPr/>
      </w:pPr>
      <w:r/>
      <w:r/>
    </w:p>
    <w:p w14:paraId="4F4CC948" w14:textId="77777777">
      <w:pPr>
        <w:pBdr/>
        <w:spacing/>
        <w:ind/>
        <w:rPr>
          <w:szCs w:val="24"/>
        </w:rPr>
      </w:pPr>
      <w:r>
        <w:rPr>
          <w:bCs/>
          <w:szCs w:val="24"/>
        </w:rPr>
        <w:t xml:space="preserve">O gráfico da Figura 7 mostra que a</w:t>
      </w:r>
      <w:r>
        <w:rPr>
          <w:szCs w:val="24"/>
        </w:rPr>
        <w:t xml:space="preserve"> maioria dos respondentes (71,4%) nunca utilizou um sistema focado no registro de problemas urbanos. Esse dado é fundamental para justificar o projeto, </w:t>
      </w:r>
      <w:r>
        <w:rPr>
          <w:szCs w:val="24"/>
        </w:rPr>
        <w:t xml:space="preserve">pois evidencia uma clara lacuna na comunicação digital entre a população e os órgãos públicos. O alto índice de respostas negativas </w:t>
      </w:r>
      <w:r>
        <w:rPr>
          <w:szCs w:val="24"/>
        </w:rPr>
        <w:t xml:space="preserve">valida</w:t>
      </w:r>
      <w:r>
        <w:rPr>
          <w:szCs w:val="24"/>
        </w:rPr>
        <w:t xml:space="preserve"> a necessidade, a relevância e o potencial de adoção de um sistema acessível e eficiente para facilitar o engajamento cívico.</w:t>
      </w:r>
      <w:r>
        <w:rPr>
          <w:szCs w:val="24"/>
        </w:rPr>
      </w:r>
    </w:p>
    <w:p w14:paraId="4FD2B6B5" w14:textId="77777777">
      <w:pPr>
        <w:pBdr/>
        <w:spacing/>
        <w:ind/>
        <w:rPr>
          <w:sz w:val="20"/>
          <w:szCs w:val="20"/>
        </w:rPr>
      </w:pPr>
      <w:r>
        <w:rPr>
          <w:sz w:val="20"/>
          <w:szCs w:val="20"/>
        </w:rPr>
      </w:r>
      <w:r>
        <w:rPr>
          <w:sz w:val="20"/>
          <w:szCs w:val="20"/>
        </w:rPr>
      </w:r>
    </w:p>
    <w:p w14:paraId="61B818A4" w14:textId="308FB658">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d="f">
                <v:imagedata r:id="rId24" o:title=""/>
                <o:lock v:ext="edit" rotation="t"/>
              </v:shape>
            </w:pict>
          </mc:Fallback>
        </mc:AlternateContent>
      </w:r>
      <w:r/>
    </w:p>
    <w:p w14:paraId="6E963214" w14:textId="77777777">
      <w:pPr>
        <w:pStyle w:val="1845"/>
        <w:pBdr/>
        <w:spacing/>
        <w:ind/>
        <w:rPr/>
      </w:pPr>
      <w:r>
        <w:t xml:space="preserve">FIGURA </w:t>
      </w:r>
      <w:r>
        <w:fldChar w:fldCharType="begin"/>
      </w:r>
      <w:r>
        <w:instrText xml:space="preserve">SEQ FIGURA \* Arabic </w:instrText>
      </w:r>
      <w:r>
        <w:fldChar w:fldCharType="separate"/>
      </w:r>
      <w:r>
        <w:t xml:space="preserve">7</w:t>
      </w:r>
      <w:r>
        <w:fldChar w:fldCharType="end"/>
      </w:r>
      <w:r>
        <w:t xml:space="preserve"> </w:t>
      </w:r>
      <w:r>
        <w:t xml:space="preserve">–  Experiência</w:t>
      </w:r>
      <w:r>
        <w:t xml:space="preserve"> com aplicativos para registro de problemas da cidade</w:t>
      </w:r>
      <w:r/>
    </w:p>
    <w:p w14:paraId="130C15B1" w14:textId="77777777">
      <w:pPr>
        <w:pBdr/>
        <w:spacing/>
        <w:ind/>
        <w:rPr/>
      </w:pPr>
      <w:r/>
      <w:r/>
    </w:p>
    <w:p w14:paraId="51A8D47B" w14:textId="77777777">
      <w:pPr>
        <w:pBdr/>
        <w:spacing/>
        <w:ind/>
        <w:rPr>
          <w:szCs w:val="24"/>
        </w:rPr>
      </w:pPr>
      <w:r>
        <w:rPr>
          <w:sz w:val="20"/>
          <w:szCs w:val="20"/>
        </w:rPr>
        <w:t xml:space="preserve"> </w:t>
      </w:r>
      <w:r>
        <w:rPr>
          <w:bCs/>
          <w:szCs w:val="24"/>
        </w:rPr>
        <w:t xml:space="preserve">O gráfico da Figura 8 mostra </w:t>
      </w:r>
      <w:r>
        <w:rPr>
          <w:szCs w:val="24"/>
        </w:rPr>
        <w:t xml:space="preserve">que um sistema como o “Fala, Cidade!” é positivo, pois cerca de 100% dos respondentes afirmaram que utilizariam um aplicativo voltado para o registro de ocorrências em seu município. Esta unanimidade comprova a alta aceitação deste tipo de pr</w:t>
      </w:r>
      <w:r>
        <w:rPr>
          <w:szCs w:val="24"/>
        </w:rPr>
        <w:t xml:space="preserve">ojeto e confirma que a iniciativa não apenas resolve um problema de comunicação existente, mas que há um engajamento real e uma disposição total do público de interesse em adotar ativamente a tecnologia para colaborar com as melhorias e a gestão municipal.</w:t>
      </w:r>
      <w:r>
        <w:rPr>
          <w:szCs w:val="24"/>
        </w:rPr>
      </w:r>
    </w:p>
    <w:p w14:paraId="54EC60D4" w14:textId="6BBD762A">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d="f">
                <v:imagedata r:id="rId25" o:title=""/>
                <o:lock v:ext="edit" rotation="t"/>
              </v:shape>
            </w:pict>
          </mc:Fallback>
        </mc:AlternateContent>
      </w:r>
      <w:r/>
    </w:p>
    <w:p w14:paraId="0B4B7F4F" w14:textId="77777777">
      <w:pPr>
        <w:pStyle w:val="1845"/>
        <w:pBdr/>
        <w:spacing/>
        <w:ind/>
        <w:rPr/>
      </w:pPr>
      <w:r>
        <w:t xml:space="preserve">FIGURA </w:t>
      </w:r>
      <w:r>
        <w:fldChar w:fldCharType="begin"/>
      </w:r>
      <w:r>
        <w:instrText xml:space="preserve">SEQ FIGURA \* Arabic </w:instrText>
      </w:r>
      <w:r>
        <w:fldChar w:fldCharType="separate"/>
      </w:r>
      <w:r>
        <w:t xml:space="preserve">8</w:t>
      </w:r>
      <w:r>
        <w:fldChar w:fldCharType="end"/>
      </w:r>
      <w:r>
        <w:t xml:space="preserve"> – Possibilidade de uso de um aplicativo para registrar ocorrências da cidade.</w:t>
      </w:r>
      <w:r/>
    </w:p>
    <w:p w14:paraId="6A5FA874" w14:textId="77777777">
      <w:pPr>
        <w:pBdr/>
        <w:spacing/>
        <w:ind/>
        <w:rPr/>
      </w:pPr>
      <w:r/>
      <w:r/>
    </w:p>
    <w:p w14:paraId="72CE512A" w14:textId="77777777">
      <w:pPr>
        <w:pBdr/>
        <w:spacing/>
        <w:ind/>
        <w:rPr/>
      </w:pPr>
      <w:r>
        <w:t xml:space="preserve">A pesquisa completa e os dados obtidos estão disponíveis no Apêndice G.</w:t>
      </w:r>
      <w:r/>
    </w:p>
    <w:p w14:paraId="700CAF17" w14:textId="77777777">
      <w:pPr>
        <w:pBdr/>
        <w:spacing/>
        <w:ind/>
        <w:rPr>
          <w:sz w:val="20"/>
          <w:szCs w:val="20"/>
        </w:rPr>
      </w:pPr>
      <w:r>
        <w:rPr>
          <w:sz w:val="20"/>
          <w:szCs w:val="20"/>
        </w:rPr>
        <w:t xml:space="preserve"> </w:t>
      </w:r>
      <w:r>
        <w:rPr>
          <w:sz w:val="20"/>
          <w:szCs w:val="20"/>
        </w:rPr>
      </w:r>
    </w:p>
    <w:p w14:paraId="31A608DB" w14:textId="77777777">
      <w:pPr>
        <w:pBdr/>
        <w:spacing w:after="0" w:line="240" w:lineRule="auto"/>
        <w:ind/>
        <w:jc w:val="left"/>
        <w:rPr>
          <w:sz w:val="20"/>
          <w:szCs w:val="20"/>
        </w:rPr>
      </w:pPr>
      <w:r>
        <w:rPr>
          <w:sz w:val="20"/>
          <w:szCs w:val="20"/>
        </w:rPr>
        <w:br w:type="page" w:clear="all"/>
      </w:r>
      <w:r>
        <w:rPr>
          <w:sz w:val="20"/>
          <w:szCs w:val="20"/>
        </w:rPr>
      </w:r>
    </w:p>
    <w:p w14:paraId="49AE8B01" w14:textId="77777777">
      <w:pPr>
        <w:pStyle w:val="1634"/>
        <w:pBdr/>
        <w:spacing/>
        <w:ind/>
        <w:rPr/>
      </w:pPr>
      <w:r/>
      <w:bookmarkStart w:id="47" w:name="_Toc44"/>
      <w:r>
        <w:t xml:space="preserve">7 CONCLUSÃO</w:t>
      </w:r>
      <w:bookmarkEnd w:id="47"/>
      <w:r/>
      <w:r/>
    </w:p>
    <w:p w14:paraId="48179036" w14:textId="77777777">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 solução tec</w:t>
      </w:r>
      <w:r>
        <w:t xml:space="preserve">nológica robusta voltada para a gestão participativa e zeladoria do espaço urbano. A trajetória percorrida ao longo das duas primeiras fases do ciclo de vida do projeto demonstra o amadurecimento da proposta, integrando rigor técnico com utilidade social. </w:t>
      </w:r>
      <w:r/>
    </w:p>
    <w:p w14:paraId="4B044235" w14:textId="77777777">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w:t>
      </w:r>
      <w:r>
        <w:t xml:space="preserve">sistema que não fosse apenas um canal de relatos de ocorrências, mas uma ferramenta de apoio à zeladoria pública do município. As pesquisas bibliográficas realizadas fundamentaram o projeto no conceito moderno de cidades inteligentes e governança digital. </w:t>
      </w:r>
      <w:r/>
    </w:p>
    <w:p w14:paraId="7D6CB5E1" w14:textId="77777777">
      <w:pPr>
        <w:pBdr>
          <w:top w:val="none" w:color="000000" w:sz="4" w:space="0"/>
          <w:left w:val="none" w:color="000000" w:sz="4" w:space="0"/>
          <w:bottom w:val="none" w:color="000000" w:sz="4" w:space="0"/>
          <w:right w:val="none" w:color="000000" w:sz="4" w:space="0"/>
        </w:pBdr>
        <w:spacing/>
        <w:ind/>
        <w:rPr/>
      </w:pPr>
      <w:r>
        <w:t xml:space="preserve">Na Fase 2, o foco esteve na arquitetura técni</w:t>
      </w:r>
      <w:r>
        <w:t xml:space="preserve">ca, nos requisitos de segurança da informação e na evolução arquitetural. A transposição do modelo conceitual para o modelo lógico e a criação dos diagramas de classes e de sequência permitiram prever o comportamento do sistema sob a arquitetura definida. </w:t>
      </w:r>
      <w:r/>
    </w:p>
    <w:p w14:paraId="4E8A75A5" w14:textId="77777777">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por meio do detalhamento de </w:t>
      </w:r>
      <w:r>
        <w:rPr>
          <w:highlight w:val="white"/>
        </w:rPr>
        <w:t xml:space="preserve">21 requisitos </w:t>
      </w:r>
      <w:r>
        <w:t xml:space="preserve">funcionais, com destaque para a especificação do alerta de duplicidade (R</w:t>
      </w:r>
      <w:r>
        <w:t xml:space="preserve">F16), que utiliza lógica de geolocalização e raio de 50 metros para otimizar a base de dados pública. Adicionalmente, o estrito atendimento aos requisitos de autenticação robusta via JWT e autenticação multifator, combinados à criptografia com o algoritmo </w:t>
      </w:r>
      <w:r>
        <w:t xml:space="preserve">BCrypt</w:t>
      </w:r>
      <w:r>
        <w:t xml:space="preserve"> e tráfego via TLS/SSL, garantirá a proteção necessária e a total conformidade com LGPD. O suporte comunitário a ocorrências já relatadas sem gerar redundâncias e permitindo o mecanismo de reforço de ocorrências ajudará a promover eficiência às decisões.</w:t>
      </w:r>
      <w:r/>
    </w:p>
    <w:p w14:paraId="30D00CFD" w14:textId="77777777">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w:t>
      </w:r>
      <w:r>
        <w:t xml:space="preserve">Entre elas, destaca-se a integração com uma inteligência artificial para a triagem e classificação automática de categorias com base nas imagens enviadas pelos cidadãos.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w:t>
      </w:r>
      <w:r>
        <w:rPr>
          <w:i/>
        </w:rPr>
        <w:t xml:space="preserve">end</w:t>
      </w:r>
      <w:r>
        <w:t xml:space="preserve"> para um PWA de alta fidelidade com suporte a mapas e registros em modo </w:t>
      </w:r>
      <w:r>
        <w:rPr>
          <w:i/>
        </w:rPr>
        <w:t xml:space="preserve">offline</w:t>
      </w:r>
      <w:r>
        <w:t xml:space="preserve">.  A segurança </w:t>
      </w:r>
      <w:r>
        <w:t xml:space="preserve">do sistema também será ampliada com melhores mecanismos de privacidade e aumento da disponibilidade do sistema.</w:t>
      </w:r>
      <w:r/>
    </w:p>
    <w:p w14:paraId="388F1BC7" w14:textId="77777777">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 xml:space="preserve">Ocucrrence_History</w:t>
      </w:r>
      <w:r>
        <w:t xml:space="preserve"> — poderiam comprometer toda a futura implementação estrutural do software. </w:t>
      </w:r>
      <w:r/>
    </w:p>
    <w:p w14:paraId="65298146" w14:textId="77777777">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r/>
    </w:p>
    <w:p w14:paraId="04514E6C" w14:textId="77777777">
      <w:pPr>
        <w:pBdr>
          <w:top w:val="none" w:color="000000" w:sz="4" w:space="0"/>
          <w:left w:val="none" w:color="000000" w:sz="4" w:space="0"/>
          <w:bottom w:val="none" w:color="000000" w:sz="4" w:space="0"/>
          <w:right w:val="none" w:color="000000" w:sz="4" w:space="0"/>
        </w:pBdr>
        <w:spacing/>
        <w:ind/>
        <w:rPr/>
      </w:pPr>
      <w:r>
        <w:t xml:space="preserve">Este projeto será continuado no segundo semestre de 2026.</w:t>
      </w:r>
      <w:r/>
    </w:p>
    <w:p w14:paraId="3E3A3F9B" w14:textId="77777777">
      <w:pPr>
        <w:pBdr>
          <w:top w:val="none" w:color="000000" w:sz="4" w:space="0"/>
          <w:left w:val="none" w:color="000000" w:sz="4" w:space="0"/>
          <w:bottom w:val="none" w:color="000000" w:sz="4" w:space="0"/>
          <w:right w:val="none" w:color="000000" w:sz="4" w:space="0"/>
        </w:pBdr>
        <w:spacing/>
        <w:ind/>
        <w:rPr/>
      </w:pPr>
      <w:r/>
      <w:r/>
    </w:p>
    <w:p w14:paraId="5BA6E3E4" w14:textId="77777777">
      <w:pPr>
        <w:pBdr/>
        <w:spacing/>
        <w:ind/>
        <w:rPr>
          <w:rFonts w:cs="Arial"/>
          <w:b/>
          <w:bCs/>
          <w:caps/>
        </w:rPr>
      </w:pPr>
      <w:r>
        <w:br w:type="page" w:clear="all"/>
      </w:r>
      <w:r>
        <w:rPr>
          <w:rFonts w:cs="Arial"/>
          <w:b/>
          <w:bCs/>
          <w:caps/>
        </w:rPr>
      </w:r>
    </w:p>
    <w:p w14:paraId="2C817FB7" w14:textId="77777777">
      <w:pPr>
        <w:pStyle w:val="1634"/>
        <w:pBdr/>
        <w:spacing/>
        <w:ind/>
        <w:rPr/>
      </w:pPr>
      <w:r/>
      <w:bookmarkStart w:id="48" w:name="_Toc45"/>
      <w:r>
        <w:t xml:space="preserve">REFERÊNCIAS</w:t>
      </w:r>
      <w:bookmarkEnd w:id="48"/>
      <w:r/>
      <w:r/>
    </w:p>
    <w:p w14:paraId="7F0D59CE"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BERNARDI, J.; BRUDEKI, A. S. </w:t>
      </w:r>
      <w:r>
        <w:rPr>
          <w:b/>
          <w:color w:val="000000"/>
        </w:rPr>
        <w:t xml:space="preserve">Zeladoria Urbana</w:t>
      </w:r>
      <w:r>
        <w:rPr>
          <w:color w:val="000000"/>
        </w:rPr>
        <w:t xml:space="preserve">: a importância da manutenção preventiva e corretiva nos espaços públicos. Curitiba: Editora Acadêmica, 2013.</w:t>
      </w:r>
      <w:r/>
    </w:p>
    <w:p w14:paraId="3E3B3B3B" w14:textId="77777777">
      <w:pPr>
        <w:pBdr/>
        <w:spacing w:before="240" w:line="276" w:lineRule="auto"/>
        <w:ind/>
        <w:jc w:val="left"/>
        <w:rPr>
          <w:sz w:val="23"/>
          <w:szCs w:val="23"/>
        </w:rPr>
      </w:pPr>
      <w:r>
        <w:rPr>
          <w:sz w:val="23"/>
          <w:szCs w:val="23"/>
        </w:rPr>
        <w:t xml:space="preserve">BRASIL. Lei n.º 13.709, de 14 de agosto de 2018. Lei Geral de Proteção de Dados Pessoais (LGPD). </w:t>
      </w:r>
      <w:r>
        <w:rPr>
          <w:b/>
          <w:bCs/>
          <w:sz w:val="23"/>
          <w:szCs w:val="23"/>
        </w:rPr>
        <w:t xml:space="preserve">Diário Oficial [da] União</w:t>
      </w:r>
      <w:r>
        <w:rPr>
          <w:sz w:val="23"/>
          <w:szCs w:val="23"/>
        </w:rPr>
        <w:t xml:space="preserve">: seção 1, Brasília, DF, 15 ago. 2018. Disponível em: https://www.planalto.gov.br/ccivil_03/_ato2015-2018/2018/lei/l13709.htm. </w:t>
      </w:r>
      <w:r>
        <w:rPr>
          <w:sz w:val="23"/>
          <w:szCs w:val="23"/>
        </w:rPr>
      </w:r>
    </w:p>
    <w:p w14:paraId="015C28F8"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DEITEL, P. J.; DEITEL, H. M. </w:t>
      </w:r>
      <w:r>
        <w:rPr>
          <w:b/>
          <w:color w:val="000000"/>
        </w:rPr>
        <w:t xml:space="preserve">Java</w:t>
      </w:r>
      <w:r>
        <w:rPr>
          <w:color w:val="000000"/>
        </w:rPr>
        <w:t xml:space="preserve">: como programar. 10. ed. São Paulo: Pearson </w:t>
      </w:r>
      <w:r>
        <w:rPr>
          <w:color w:val="000000"/>
        </w:rPr>
        <w:t xml:space="preserve">Education</w:t>
      </w:r>
      <w:r>
        <w:rPr>
          <w:color w:val="000000"/>
        </w:rPr>
        <w:t xml:space="preserve"> do Brasil, 2017. </w:t>
      </w:r>
      <w:r>
        <w:rPr>
          <w:color w:val="000000"/>
        </w:rPr>
      </w:r>
    </w:p>
    <w:p w14:paraId="479C6019" w14:textId="77777777">
      <w:pPr>
        <w:pBdr>
          <w:top w:val="none" w:color="000000" w:sz="4" w:space="0"/>
          <w:left w:val="none" w:color="000000" w:sz="4" w:space="0"/>
          <w:bottom w:val="none" w:color="000000" w:sz="4" w:space="0"/>
          <w:right w:val="none" w:color="000000" w:sz="4" w:space="0"/>
        </w:pBdr>
        <w:spacing/>
        <w:ind/>
        <w:jc w:val="left"/>
        <w:rPr>
          <w:sz w:val="32"/>
          <w:szCs w:val="28"/>
          <w:lang w:val="en-US"/>
        </w:rPr>
      </w:pPr>
      <w:r>
        <w:rPr>
          <w:color w:val="000000"/>
          <w:szCs w:val="28"/>
        </w:rPr>
        <w:t xml:space="preserve">E-OUVE. </w:t>
      </w:r>
      <w:r>
        <w:rPr>
          <w:b/>
          <w:bCs/>
          <w:color w:val="000000"/>
          <w:szCs w:val="28"/>
        </w:rPr>
        <w:t xml:space="preserve">Sistema de Atendimento ao Cidadão</w:t>
      </w:r>
      <w:r>
        <w:rPr>
          <w:color w:val="000000"/>
          <w:szCs w:val="28"/>
        </w:rPr>
        <w:t xml:space="preserve">. Desenvolvido por </w:t>
      </w:r>
      <w:r>
        <w:rPr>
          <w:color w:val="000000"/>
          <w:szCs w:val="28"/>
        </w:rPr>
        <w:t xml:space="preserve">WebNets</w:t>
      </w:r>
      <w:r>
        <w:rPr>
          <w:color w:val="000000"/>
          <w:szCs w:val="28"/>
        </w:rPr>
        <w:t xml:space="preserve"> Soluções. Disponível em: https://eouve.com.br/. </w:t>
      </w:r>
      <w:r>
        <w:rPr>
          <w:color w:val="000000"/>
          <w:szCs w:val="28"/>
          <w:lang w:val="en-US"/>
        </w:rPr>
        <w:t xml:space="preserve">Acesso</w:t>
      </w:r>
      <w:r>
        <w:rPr>
          <w:color w:val="000000"/>
          <w:szCs w:val="28"/>
          <w:lang w:val="en-US"/>
        </w:rPr>
        <w:t xml:space="preserve"> </w:t>
      </w:r>
      <w:r>
        <w:rPr>
          <w:color w:val="000000"/>
          <w:szCs w:val="28"/>
          <w:lang w:val="en-US"/>
        </w:rPr>
        <w:t xml:space="preserve">em</w:t>
      </w:r>
      <w:r>
        <w:rPr>
          <w:color w:val="000000"/>
          <w:szCs w:val="28"/>
          <w:lang w:val="en-US"/>
        </w:rPr>
        <w:t xml:space="preserve">: 20 </w:t>
      </w:r>
      <w:r>
        <w:rPr>
          <w:color w:val="000000"/>
          <w:szCs w:val="28"/>
          <w:lang w:val="en-US"/>
        </w:rPr>
        <w:t xml:space="preserve">mai</w:t>
      </w:r>
      <w:r>
        <w:rPr>
          <w:color w:val="000000"/>
          <w:szCs w:val="28"/>
          <w:lang w:val="en-US"/>
        </w:rPr>
        <w:t xml:space="preserve">. 2026.</w:t>
      </w:r>
      <w:r>
        <w:rPr>
          <w:sz w:val="32"/>
          <w:szCs w:val="28"/>
          <w:lang w:val="en-US"/>
        </w:rPr>
      </w:r>
    </w:p>
    <w:p w14:paraId="551F8D27" w14:textId="77777777">
      <w:pPr>
        <w:pBdr>
          <w:top w:val="none" w:color="000000" w:sz="4" w:space="0"/>
          <w:left w:val="none" w:color="000000" w:sz="4" w:space="0"/>
          <w:bottom w:val="none" w:color="000000" w:sz="4" w:space="0"/>
          <w:right w:val="none" w:color="000000" w:sz="4" w:space="0"/>
        </w:pBdr>
        <w:spacing/>
        <w:ind/>
        <w:jc w:val="left"/>
        <w:rPr/>
      </w:pPr>
      <w:r>
        <w:rPr>
          <w:color w:val="000000"/>
          <w:lang w:val="en-US"/>
        </w:rPr>
        <w:t xml:space="preserve">FIELDING, R. T. </w:t>
      </w:r>
      <w:r>
        <w:rPr>
          <w:b/>
          <w:i/>
          <w:color w:val="000000"/>
          <w:lang w:val="en-US"/>
        </w:rPr>
        <w:t xml:space="preserve">Architectural Styles and the Design of Network-based Software Architectures</w:t>
      </w:r>
      <w:r>
        <w:rPr>
          <w:color w:val="000000"/>
          <w:lang w:val="en-US"/>
        </w:rPr>
        <w:t xml:space="preserve">. </w:t>
      </w:r>
      <w:r>
        <w:rPr>
          <w:color w:val="000000"/>
        </w:rPr>
        <w:t xml:space="preserve">2000. Tese (Doutorado em Ciência da Computação) </w:t>
      </w:r>
      <w:r>
        <w:rPr>
          <w:color w:val="000000"/>
        </w:rPr>
        <w:t xml:space="preserve">–  Universidade</w:t>
      </w:r>
      <w:r>
        <w:rPr>
          <w:color w:val="000000"/>
        </w:rPr>
        <w:t xml:space="preserve"> da Califórnia, Irvine, Estados Unidos, 2000.</w:t>
      </w:r>
      <w:r/>
    </w:p>
    <w:p w14:paraId="3676EFF4" w14:textId="77777777">
      <w:pPr>
        <w:pBdr>
          <w:top w:val="none" w:color="000000" w:sz="4" w:space="0"/>
          <w:left w:val="none" w:color="000000" w:sz="4" w:space="0"/>
          <w:bottom w:val="none" w:color="000000" w:sz="4" w:space="0"/>
          <w:right w:val="none" w:color="000000" w:sz="4" w:space="0"/>
        </w:pBdr>
        <w:spacing/>
        <w:ind/>
        <w:jc w:val="left"/>
        <w:rPr/>
      </w:pPr>
      <w:r>
        <w:rPr>
          <w:color w:val="000000"/>
          <w:lang w:val="en-US"/>
        </w:rPr>
        <w:t xml:space="preserve">HEEKS, R. </w:t>
      </w:r>
      <w:r>
        <w:rPr>
          <w:b/>
          <w:i/>
          <w:color w:val="000000"/>
          <w:lang w:val="en-US"/>
        </w:rPr>
        <w:t xml:space="preserve">Implementing and managing eGovernment</w:t>
      </w:r>
      <w:r>
        <w:rPr>
          <w:color w:val="000000"/>
          <w:lang w:val="en-US"/>
        </w:rPr>
        <w:t xml:space="preserve">: an international text. </w:t>
      </w:r>
      <w:r>
        <w:rPr>
          <w:color w:val="000000"/>
        </w:rPr>
        <w:t xml:space="preserve">Londres: SAGE </w:t>
      </w:r>
      <w:r>
        <w:rPr>
          <w:color w:val="000000"/>
        </w:rPr>
        <w:t xml:space="preserve">Publications</w:t>
      </w:r>
      <w:r>
        <w:rPr>
          <w:color w:val="000000"/>
        </w:rPr>
        <w:t xml:space="preserve">, 2006.</w:t>
      </w:r>
      <w:r/>
    </w:p>
    <w:p w14:paraId="0BE034DE"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LEMOS, A. </w:t>
      </w:r>
      <w:r>
        <w:rPr>
          <w:b/>
          <w:color w:val="000000"/>
        </w:rPr>
        <w:t xml:space="preserve">A Cidade e as Redes</w:t>
      </w:r>
      <w:r>
        <w:rPr>
          <w:color w:val="000000"/>
        </w:rPr>
        <w:t xml:space="preserve">: os novos desafios da gestão urbana na era digital. 2. ed. Salvador: </w:t>
      </w:r>
      <w:r>
        <w:rPr>
          <w:color w:val="000000"/>
        </w:rPr>
        <w:t xml:space="preserve">Edufba</w:t>
      </w:r>
      <w:r>
        <w:rPr>
          <w:color w:val="000000"/>
        </w:rPr>
        <w:t xml:space="preserve">, 2015.</w:t>
      </w:r>
      <w:r>
        <w:rPr>
          <w:color w:val="000000"/>
        </w:rPr>
      </w:r>
    </w:p>
    <w:p w14:paraId="3358D83B" w14:textId="77777777">
      <w:pPr>
        <w:pBdr>
          <w:top w:val="none" w:color="000000" w:sz="4" w:space="0"/>
          <w:left w:val="none" w:color="000000" w:sz="4" w:space="0"/>
          <w:bottom w:val="none" w:color="000000" w:sz="4" w:space="0"/>
          <w:right w:val="none" w:color="000000" w:sz="4" w:space="0"/>
        </w:pBdr>
        <w:spacing/>
        <w:ind/>
        <w:jc w:val="left"/>
        <w:rPr>
          <w:lang w:val="pl-PL"/>
        </w:rPr>
      </w:pPr>
      <w:r>
        <w:rPr>
          <w:lang w:val="pl-PL"/>
        </w:rPr>
        <w:t xml:space="preserve">NIELSEN, Jakob. </w:t>
      </w:r>
      <w:r>
        <w:rPr>
          <w:b/>
          <w:bCs/>
          <w:i/>
          <w:lang w:val="pl-PL"/>
        </w:rPr>
        <w:t xml:space="preserve">Usability Engineering</w:t>
      </w:r>
      <w:r>
        <w:rPr>
          <w:lang w:val="pl-PL"/>
        </w:rPr>
        <w:t xml:space="preserve">. San Diego: Academic Press, 1994.</w:t>
      </w:r>
      <w:r>
        <w:rPr>
          <w:lang w:val="pl-PL"/>
        </w:rPr>
      </w:r>
    </w:p>
    <w:p w14:paraId="726C1005"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OLIVEIRA, J. Participação social e tecnologia: impactos das plataformas digitais na gestão pública. In: CONFERÊNCIA DE TECNOLOGIA E CIDADANIA, 2020. </w:t>
      </w:r>
      <w:r>
        <w:rPr>
          <w:b/>
          <w:color w:val="000000"/>
        </w:rPr>
        <w:t xml:space="preserve">Anais [...]</w:t>
      </w:r>
      <w:r>
        <w:rPr>
          <w:color w:val="000000"/>
        </w:rPr>
        <w:t xml:space="preserve">. [S. l.: s. n.], 2020.</w:t>
      </w:r>
      <w:r>
        <w:rPr>
          <w:color w:val="000000"/>
        </w:rPr>
      </w:r>
    </w:p>
    <w:p w14:paraId="36AF7FAF"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ORGANIZAÇÃO DAS NAÇÕES UNIDAS (ONU). </w:t>
      </w:r>
      <w:r>
        <w:rPr>
          <w:b/>
          <w:color w:val="000000"/>
        </w:rPr>
        <w:t xml:space="preserve">Nações Unidas sobre Cidades Resilientes e </w:t>
      </w:r>
      <w:r>
        <w:rPr>
          <w:b/>
          <w:bCs/>
          <w:color w:val="000000"/>
        </w:rPr>
        <w:t xml:space="preserve">Desenvolvimento Sustentável. </w:t>
      </w:r>
      <w:r>
        <w:rPr>
          <w:bCs/>
          <w:color w:val="000000"/>
        </w:rPr>
        <w:t xml:space="preserve">Nova York: ONU</w:t>
      </w:r>
      <w:r>
        <w:rPr>
          <w:color w:val="000000"/>
        </w:rPr>
        <w:t xml:space="preserve">, 2020.</w:t>
      </w:r>
      <w:r/>
    </w:p>
    <w:p w14:paraId="05C23DC3"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PIRES, A. Aplicativos de participação cidadã e sua influência na gestão pública. </w:t>
      </w:r>
      <w:r>
        <w:rPr>
          <w:b/>
          <w:color w:val="000000"/>
        </w:rPr>
        <w:t xml:space="preserve">Revista de Tecnologia Urbana</w:t>
      </w:r>
      <w:r>
        <w:rPr>
          <w:color w:val="000000"/>
        </w:rPr>
        <w:t xml:space="preserve">, [S. l.], 2019.</w:t>
      </w:r>
      <w:r/>
    </w:p>
    <w:p w14:paraId="07C80582"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PRESSMAN, R. S.; MAXIM, B. R. </w:t>
      </w:r>
      <w:r>
        <w:rPr>
          <w:b/>
          <w:color w:val="000000"/>
        </w:rPr>
        <w:t xml:space="preserve">Engenharia de Software</w:t>
      </w:r>
      <w:r>
        <w:rPr>
          <w:color w:val="000000"/>
        </w:rPr>
        <w:t xml:space="preserve">: uma abordagem profissional. 9. ed. Porto Alegre: AMGH, 2021.</w:t>
      </w:r>
      <w:r>
        <w:rPr>
          <w:color w:val="000000"/>
        </w:rPr>
      </w:r>
    </w:p>
    <w:p w14:paraId="1F881163"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REZENDE, D. A. </w:t>
      </w:r>
      <w:r>
        <w:rPr>
          <w:b/>
          <w:color w:val="000000"/>
        </w:rPr>
        <w:t xml:space="preserve">Planejamento de Estratégias e Informações de Cidades Digitais</w:t>
      </w:r>
      <w:r>
        <w:rPr>
          <w:color w:val="000000"/>
        </w:rPr>
        <w:t xml:space="preserve">: orientações para prefeituras e municípios. São Paulo: Atlas, 2012.</w:t>
      </w:r>
      <w:r/>
    </w:p>
    <w:p w14:paraId="420FCF8B"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SANTOS, C. Sistemas de ouvidoria digital no Brasil: avanços e desafios. </w:t>
      </w:r>
      <w:r>
        <w:rPr>
          <w:b/>
          <w:color w:val="000000"/>
        </w:rPr>
        <w:t xml:space="preserve">Revista de Administração Pública</w:t>
      </w:r>
      <w:r>
        <w:rPr>
          <w:color w:val="000000"/>
        </w:rPr>
        <w:t xml:space="preserve">, [S. l.], 2020.</w:t>
      </w:r>
      <w:r>
        <w:rPr>
          <w:color w:val="000000"/>
        </w:rPr>
      </w:r>
    </w:p>
    <w:p w14:paraId="7399D365"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SCHWABER, K.; SUTHERLAND, J. </w:t>
      </w:r>
      <w:r>
        <w:rPr>
          <w:b/>
          <w:color w:val="000000"/>
        </w:rPr>
        <w:t xml:space="preserve">O Guia do Scrum</w:t>
      </w:r>
      <w:r>
        <w:rPr>
          <w:color w:val="000000"/>
        </w:rPr>
        <w:t xml:space="preserve">: as regras do jogo. [S. l.: s. n.], 2020. Disponível em: </w:t>
      </w:r>
      <w:hyperlink r:id="rId26" w:tooltip="https://scrumguides.org/" w:history="1">
        <w:r>
          <w:rPr>
            <w:rStyle w:val="1827"/>
            <w:color w:val="0000ee"/>
          </w:rPr>
          <w:t xml:space="preserve">https://scrumguides.org</w:t>
        </w:r>
      </w:hyperlink>
      <w:r>
        <w:rPr>
          <w:color w:val="000000"/>
        </w:rPr>
        <w:t xml:space="preserve">. Acesso em: 15 abr. 2026.</w:t>
      </w:r>
      <w:r>
        <w:rPr>
          <w:color w:val="000000"/>
        </w:rPr>
      </w:r>
    </w:p>
    <w:p w14:paraId="6F4FC9F7"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SILVA, F. Cidades inteligentes e tecnologia: uma nova abordagem para gestão pública. </w:t>
      </w:r>
      <w:r>
        <w:rPr>
          <w:b/>
          <w:color w:val="000000"/>
        </w:rPr>
        <w:t xml:space="preserve">Revista Brasileira de Administração Pública</w:t>
      </w:r>
      <w:r>
        <w:rPr>
          <w:color w:val="000000"/>
        </w:rPr>
        <w:t xml:space="preserve">, [S. l.], 2021.</w:t>
      </w:r>
      <w:r>
        <w:rPr>
          <w:color w:val="000000"/>
        </w:rPr>
      </w:r>
    </w:p>
    <w:p w14:paraId="630407BB"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SOMMERVILLE, I. </w:t>
      </w:r>
      <w:r>
        <w:rPr>
          <w:b/>
          <w:color w:val="000000"/>
        </w:rPr>
        <w:t xml:space="preserve">Engenharia de Software</w:t>
      </w:r>
      <w:r>
        <w:rPr>
          <w:color w:val="000000"/>
        </w:rPr>
        <w:t xml:space="preserve">. 10. ed. São Paulo: Pearson, 2018.</w:t>
      </w:r>
      <w:r>
        <w:rPr>
          <w:color w:val="000000"/>
        </w:rPr>
      </w:r>
    </w:p>
    <w:p w14:paraId="2CA98CA4" w14:textId="77777777">
      <w:pPr>
        <w:pBdr>
          <w:top w:val="none" w:color="000000" w:sz="4" w:space="0"/>
          <w:left w:val="none" w:color="000000" w:sz="4" w:space="0"/>
          <w:bottom w:val="none" w:color="000000" w:sz="4" w:space="0"/>
          <w:right w:val="none" w:color="000000" w:sz="4" w:space="0"/>
        </w:pBdr>
        <w:spacing/>
        <w:ind/>
        <w:rPr/>
      </w:pPr>
      <w:r/>
      <w:r/>
    </w:p>
    <w:p w14:paraId="7F854525" w14:textId="77777777">
      <w:pPr>
        <w:pStyle w:val="1634"/>
        <w:pBdr/>
        <w:spacing/>
        <w:ind/>
        <w:rPr/>
      </w:pPr>
      <w:r/>
      <w:bookmarkStart w:id="49" w:name="_Toc46"/>
      <w:r>
        <w:br w:type="page" w:clear="all"/>
      </w:r>
      <w:r>
        <w:t xml:space="preserve">OBRAS CONSULTADAS </w:t>
      </w:r>
      <w:bookmarkEnd w:id="49"/>
      <w:r/>
      <w:r/>
    </w:p>
    <w:p w14:paraId="36BA86EA" w14:textId="77777777">
      <w:pPr>
        <w:pBdr>
          <w:top w:val="none" w:color="000000" w:sz="4" w:space="0"/>
          <w:left w:val="none" w:color="000000" w:sz="4" w:space="0"/>
          <w:bottom w:val="none" w:color="000000" w:sz="4" w:space="0"/>
          <w:right w:val="none" w:color="000000" w:sz="4" w:space="0"/>
        </w:pBdr>
        <w:spacing/>
        <w:ind/>
        <w:jc w:val="left"/>
        <w:rPr>
          <w:lang w:val="en-US"/>
        </w:rPr>
      </w:pPr>
      <w:r>
        <w:rPr>
          <w:color w:val="000000"/>
        </w:rPr>
        <w:t xml:space="preserve">ANDERSON, D. J. </w:t>
      </w:r>
      <w:r>
        <w:rPr>
          <w:b/>
          <w:i/>
          <w:color w:val="000000"/>
        </w:rPr>
        <w:t xml:space="preserve">Kanban</w:t>
      </w:r>
      <w:r>
        <w:rPr>
          <w:b/>
          <w:i/>
          <w:color w:val="000000"/>
        </w:rPr>
        <w:t xml:space="preserve">:</w:t>
      </w:r>
      <w:r>
        <w:rPr>
          <w:b/>
          <w:color w:val="000000"/>
        </w:rPr>
        <w:t xml:space="preserve"> </w:t>
      </w:r>
      <w:r>
        <w:rPr>
          <w:color w:val="000000"/>
        </w:rPr>
        <w:t xml:space="preserve">mudança evolutiva de sucesso para seu negócio de tecnologia. </w:t>
      </w:r>
      <w:r>
        <w:rPr>
          <w:color w:val="000000"/>
          <w:lang w:val="en-US"/>
        </w:rPr>
        <w:t xml:space="preserve">São Paulo: Blue Hole Press, 2011.</w:t>
      </w:r>
      <w:r>
        <w:rPr>
          <w:lang w:val="en-US"/>
        </w:rPr>
      </w:r>
    </w:p>
    <w:p w14:paraId="2CD69D32" w14:textId="77777777">
      <w:pPr>
        <w:pBdr>
          <w:top w:val="none" w:color="000000" w:sz="4" w:space="0"/>
          <w:left w:val="none" w:color="000000" w:sz="4" w:space="0"/>
          <w:bottom w:val="none" w:color="000000" w:sz="4" w:space="0"/>
          <w:right w:val="none" w:color="000000" w:sz="4" w:space="0"/>
        </w:pBdr>
        <w:spacing/>
        <w:ind/>
        <w:jc w:val="left"/>
        <w:rPr/>
      </w:pPr>
      <w:r>
        <w:rPr>
          <w:color w:val="000000"/>
          <w:lang w:val="en-US"/>
        </w:rPr>
        <w:t xml:space="preserve">CHACON, S.; STRAUB, B. </w:t>
      </w:r>
      <w:r>
        <w:rPr>
          <w:b/>
          <w:color w:val="000000"/>
          <w:lang w:val="en-US"/>
        </w:rPr>
        <w:t xml:space="preserve">Pro Git</w:t>
      </w:r>
      <w:r>
        <w:rPr>
          <w:color w:val="000000"/>
          <w:lang w:val="en-US"/>
        </w:rPr>
        <w:t xml:space="preserve">. 2. ed. </w:t>
      </w:r>
      <w:r>
        <w:rPr>
          <w:color w:val="000000"/>
        </w:rPr>
        <w:t xml:space="preserve">Nova Iorque: </w:t>
      </w:r>
      <w:r>
        <w:rPr>
          <w:color w:val="000000"/>
        </w:rPr>
        <w:t xml:space="preserve">Apress</w:t>
      </w:r>
      <w:r>
        <w:rPr>
          <w:color w:val="000000"/>
        </w:rPr>
        <w:t xml:space="preserve">, 2014. Disponível em: </w:t>
      </w:r>
      <w:hyperlink r:id="rId27" w:tooltip="https://git-scm.com/book/en/v2" w:history="1">
        <w:r>
          <w:rPr>
            <w:rStyle w:val="1827"/>
            <w:color w:val="0000ee"/>
          </w:rPr>
          <w:t xml:space="preserve">https://git-scm.com/book/en/v2</w:t>
        </w:r>
      </w:hyperlink>
      <w:r>
        <w:rPr>
          <w:color w:val="000000"/>
        </w:rPr>
        <w:t xml:space="preserve">. Acesso em: 20 abr. 2026.</w:t>
      </w:r>
      <w:r/>
    </w:p>
    <w:p w14:paraId="40594701"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lang w:val="en-US"/>
        </w:rPr>
        <w:t xml:space="preserve">FREEMAN, E.; ROBSON, E. </w:t>
      </w:r>
      <w:r>
        <w:rPr>
          <w:b/>
          <w:color w:val="000000"/>
          <w:lang w:val="en-US"/>
        </w:rPr>
        <w:t xml:space="preserve">Use a Cabeça! </w:t>
      </w:r>
      <w:r>
        <w:rPr>
          <w:b/>
          <w:color w:val="000000"/>
        </w:rPr>
        <w:t xml:space="preserve">Programação em HTML5</w:t>
      </w:r>
      <w:r>
        <w:rPr>
          <w:color w:val="000000"/>
        </w:rPr>
        <w:t xml:space="preserve">. Rio de Janeiro: Alta Books, 2014.</w:t>
      </w:r>
      <w:r>
        <w:rPr>
          <w:color w:val="000000"/>
        </w:rPr>
      </w:r>
    </w:p>
    <w:p w14:paraId="3C05C1E9" w14:textId="77777777">
      <w:pPr>
        <w:pBdr/>
        <w:spacing/>
        <w:ind/>
        <w:rPr/>
      </w:pPr>
      <w:r>
        <w:rPr>
          <w:sz w:val="23"/>
          <w:szCs w:val="23"/>
          <w:lang w:val="en-US"/>
        </w:rPr>
        <w:t xml:space="preserve">OBJECT MANAGEMENT GROUP. </w:t>
      </w:r>
      <w:r>
        <w:rPr>
          <w:b/>
          <w:bCs/>
          <w:i/>
          <w:iCs/>
          <w:sz w:val="23"/>
          <w:szCs w:val="23"/>
          <w:lang w:val="en-US"/>
        </w:rPr>
        <w:t xml:space="preserve">Unified Modeling Language</w:t>
      </w:r>
      <w:r>
        <w:rPr>
          <w:sz w:val="23"/>
          <w:szCs w:val="23"/>
          <w:lang w:val="en-US"/>
        </w:rPr>
        <w:t xml:space="preserve">: OMG UML. 2.5.1. ed. </w:t>
      </w:r>
      <w:r>
        <w:rPr>
          <w:sz w:val="23"/>
          <w:szCs w:val="23"/>
        </w:rPr>
        <w:t xml:space="preserve">USA: OMG, 2017. </w:t>
      </w:r>
      <w:r>
        <w:rPr>
          <w:i/>
          <w:iCs/>
          <w:sz w:val="23"/>
          <w:szCs w:val="23"/>
        </w:rPr>
        <w:t xml:space="preserve">E-book. </w:t>
      </w:r>
      <w:r>
        <w:rPr>
          <w:sz w:val="23"/>
          <w:szCs w:val="23"/>
        </w:rPr>
        <w:t xml:space="preserve">Disponível em: http://www.omg.org/spec/UML/2.5.1/.</w:t>
      </w:r>
      <w:r/>
    </w:p>
    <w:p w14:paraId="43ECEB99" w14:textId="77777777">
      <w:pPr>
        <w:pBdr>
          <w:top w:val="none" w:color="000000" w:sz="4" w:space="0"/>
          <w:left w:val="none" w:color="000000" w:sz="4" w:space="0"/>
          <w:bottom w:val="none" w:color="000000" w:sz="4" w:space="0"/>
          <w:right w:val="none" w:color="000000" w:sz="4" w:space="0"/>
        </w:pBdr>
        <w:spacing/>
        <w:ind/>
        <w:jc w:val="left"/>
        <w:rPr>
          <w:lang w:val="en-US"/>
        </w:rPr>
      </w:pPr>
      <w:r>
        <w:rPr>
          <w:lang w:val="en-US"/>
        </w:rPr>
        <w:t xml:space="preserve">SCHWABER, K.; BEEDLE, M. </w:t>
      </w:r>
      <w:r>
        <w:rPr>
          <w:b/>
          <w:bCs/>
          <w:i/>
          <w:lang w:val="en-US"/>
        </w:rPr>
        <w:t xml:space="preserve">Agile Software Development with Scrum</w:t>
      </w:r>
      <w:r>
        <w:rPr>
          <w:lang w:val="en-US"/>
        </w:rPr>
        <w:t xml:space="preserve">. </w:t>
      </w:r>
      <w:r>
        <w:rPr>
          <w:lang w:val="en-US"/>
        </w:rPr>
        <w:t xml:space="preserve">1. ed. Upper Saddle River: Pearson, 2012.</w:t>
      </w:r>
      <w:r>
        <w:rPr>
          <w:lang w:val="en-US"/>
        </w:rPr>
      </w:r>
    </w:p>
    <w:p w14:paraId="73173242" w14:textId="77777777">
      <w:pPr>
        <w:pBdr>
          <w:top w:val="none" w:color="000000" w:sz="4" w:space="0"/>
          <w:left w:val="none" w:color="000000" w:sz="4" w:space="0"/>
          <w:bottom w:val="none" w:color="000000" w:sz="4" w:space="0"/>
          <w:right w:val="none" w:color="000000" w:sz="4" w:space="0"/>
        </w:pBdr>
        <w:spacing/>
        <w:ind/>
        <w:jc w:val="left"/>
        <w:rPr>
          <w:lang w:val="en-US"/>
        </w:rPr>
      </w:pPr>
      <w:r>
        <w:rPr>
          <w:lang w:val="en-US"/>
        </w:rPr>
      </w:r>
      <w:r>
        <w:rPr>
          <w:lang w:val="en-US"/>
        </w:rPr>
      </w:r>
    </w:p>
    <w:p w14:paraId="5BEFFA79" w14:textId="77777777">
      <w:pPr>
        <w:pBdr/>
        <w:spacing/>
        <w:ind/>
        <w:rPr>
          <w:lang w:val="en-US"/>
        </w:rPr>
      </w:pPr>
      <w:r>
        <w:rPr>
          <w:lang w:val="en-US"/>
        </w:rPr>
      </w:r>
      <w:r>
        <w:rPr>
          <w:lang w:val="en-US"/>
        </w:rPr>
      </w:r>
    </w:p>
    <w:p w14:paraId="2068CE66" w14:textId="77777777">
      <w:pPr>
        <w:pBdr/>
        <w:spacing/>
        <w:ind/>
        <w:rPr>
          <w:lang w:val="en-US"/>
        </w:rPr>
      </w:pPr>
      <w:r>
        <w:rPr>
          <w:lang w:val="en-US"/>
        </w:rPr>
      </w:r>
      <w:r>
        <w:rPr>
          <w:lang w:val="en-US"/>
        </w:rPr>
      </w:r>
    </w:p>
    <w:p w14:paraId="6FC2DBBE" w14:textId="77777777">
      <w:pPr>
        <w:pStyle w:val="1634"/>
        <w:pBdr/>
        <w:spacing/>
        <w:ind/>
        <w:rPr/>
      </w:pPr>
      <w:r/>
      <w:bookmarkStart w:id="50" w:name="_Toc47"/>
      <w:r>
        <w:rPr>
          <w:lang w:val="en-US"/>
        </w:rPr>
        <w:br w:type="page" w:clear="all"/>
      </w:r>
      <w:r>
        <w:t xml:space="preserve">APÊNDICE A – GESTÃO DO PROJETO</w:t>
      </w:r>
      <w:bookmarkEnd w:id="50"/>
      <w:r/>
      <w:r/>
    </w:p>
    <w:p w14:paraId="21750D2C" w14:textId="77777777">
      <w:pPr>
        <w:pBdr/>
        <w:spacing/>
        <w:ind/>
        <w:rPr/>
      </w:pPr>
      <w:r>
        <w:t xml:space="preserve">O plano de elaboração e gerenciamento do projeto está disponível na pasta “</w:t>
      </w:r>
      <w:r>
        <w:t xml:space="preserve">ApêndiceA</w:t>
      </w:r>
      <w:r>
        <w:t xml:space="preserve">” que acompanha este documento.</w:t>
      </w:r>
      <w:r/>
    </w:p>
    <w:p w14:paraId="22872249" w14:textId="77777777">
      <w:pPr>
        <w:pStyle w:val="1634"/>
        <w:pBdr/>
        <w:spacing/>
        <w:ind/>
        <w:rPr/>
      </w:pPr>
      <w:r/>
      <w:bookmarkStart w:id="51" w:name="_Toc48"/>
      <w:r>
        <w:br w:type="page" w:clear="all"/>
      </w:r>
      <w:r>
        <w:t xml:space="preserve">APÊNDICE B – RELATÓRIO DE DESEMPENHO</w:t>
      </w:r>
      <w:bookmarkEnd w:id="51"/>
      <w:r/>
      <w:r/>
    </w:p>
    <w:p w14:paraId="353B0111" w14:textId="77777777">
      <w:pPr>
        <w:pBdr/>
        <w:spacing/>
        <w:ind/>
        <w:rPr/>
      </w:pPr>
      <w:r>
        <w:t xml:space="preserve">Os relatórios de desempenho estão disponíveis na pasta “</w:t>
      </w:r>
      <w:r>
        <w:t xml:space="preserve">ApêndiceB</w:t>
      </w:r>
      <w:r>
        <w:t xml:space="preserve">” que acompanha este documento.</w:t>
      </w:r>
      <w:r/>
    </w:p>
    <w:p w14:paraId="33A4CC02" w14:textId="77777777">
      <w:pPr>
        <w:pStyle w:val="1634"/>
        <w:pBdr/>
        <w:spacing/>
        <w:ind/>
        <w:rPr/>
      </w:pPr>
      <w:r/>
      <w:bookmarkStart w:id="52" w:name="_Toc49"/>
      <w:r>
        <w:br w:type="page" w:clear="all"/>
      </w:r>
      <w:r>
        <w:t xml:space="preserve">APÊNDICE C – VISÃO FUNCIONAL</w:t>
      </w:r>
      <w:bookmarkEnd w:id="52"/>
      <w:r/>
      <w:r/>
    </w:p>
    <w:p w14:paraId="5433329B" w14:textId="77777777">
      <w:pPr>
        <w:pBdr/>
        <w:spacing/>
        <w:ind/>
        <w:rPr/>
      </w:pPr>
      <w:r>
        <w:t xml:space="preserve">O modelo de casos de uso está disponível na pasta “</w:t>
      </w:r>
      <w:r>
        <w:t xml:space="preserve">ApêndiceC</w:t>
      </w:r>
      <w:r>
        <w:t xml:space="preserve">” que acompanha este documento.</w:t>
      </w:r>
      <w:r>
        <w:br w:type="page" w:clear="all"/>
      </w:r>
      <w:r>
        <w:rPr>
          <w:rStyle w:val="1786"/>
          <w:rFonts w:ascii="Times New Roman" w:hAnsi="Times New Roman" w:eastAsia="Times New Roman" w:cs="Times New Roman"/>
          <w:b/>
          <w:bCs/>
          <w:color w:val="000000" w:themeColor="text1"/>
          <w:sz w:val="24"/>
          <w:szCs w:val="24"/>
        </w:rPr>
        <w:t xml:space="preserve">APÊNDICE D – VISÃO DOS DADOS</w:t>
      </w:r>
      <w:r/>
    </w:p>
    <w:p w14:paraId="4B2941E5" w14:textId="77777777">
      <w:pPr>
        <w:pBdr/>
        <w:spacing/>
        <w:ind/>
        <w:rPr/>
      </w:pPr>
      <w:r>
        <w:t xml:space="preserve">O modelo conceitual dos dados (representado por meio do modelo entidade-relacionamento), o modelo lógico dos dados e o dicionário dos dados do modelo lógico estão disponíveis na pasta “</w:t>
      </w:r>
      <w:r>
        <w:t xml:space="preserve">ApêndiceD</w:t>
      </w:r>
      <w:r>
        <w:t xml:space="preserve">” que acompanha este documento.</w:t>
      </w:r>
      <w:r/>
    </w:p>
    <w:p w14:paraId="08D1C304" w14:textId="77777777">
      <w:pPr>
        <w:pBdr/>
        <w:spacing/>
        <w:ind/>
        <w:rPr/>
      </w:pPr>
      <w:r>
        <w:br w:type="page" w:clear="all"/>
      </w:r>
      <w:r/>
    </w:p>
    <w:p w14:paraId="7233153D" w14:textId="77777777">
      <w:pPr>
        <w:pStyle w:val="1634"/>
        <w:pBdr/>
        <w:spacing/>
        <w:ind/>
        <w:rPr/>
      </w:pPr>
      <w:r/>
      <w:bookmarkStart w:id="53" w:name="_Toc50"/>
      <w:r>
        <w:t xml:space="preserve">APÊNDICE E – MODELO INICIAL DA INTERFACE DE USUÁRIO</w:t>
      </w:r>
      <w:bookmarkEnd w:id="53"/>
      <w:r/>
      <w:r/>
    </w:p>
    <w:p w14:paraId="2CC2CC7B" w14:textId="77777777">
      <w:pPr>
        <w:pBdr/>
        <w:spacing/>
        <w:ind/>
        <w:rPr/>
      </w:pPr>
      <w:r>
        <w:t xml:space="preserve">Os modelos de interface de usuário de baixa e média fidelidades estão disponíveis na pasta “</w:t>
      </w:r>
      <w:r>
        <w:t xml:space="preserve">ApêndiceE</w:t>
      </w:r>
      <w:r>
        <w:t xml:space="preserve">” que acompanha este documento.</w:t>
      </w:r>
      <w:r/>
    </w:p>
    <w:p w14:paraId="482B6652" w14:textId="77777777">
      <w:pPr>
        <w:pBdr/>
        <w:spacing/>
        <w:ind/>
        <w:rPr>
          <w:rFonts w:cs="Arial"/>
        </w:rPr>
      </w:pPr>
      <w:r>
        <w:br w:type="page" w:clear="all"/>
      </w:r>
      <w:r>
        <w:rPr>
          <w:rFonts w:cs="Arial"/>
        </w:rPr>
      </w:r>
    </w:p>
    <w:p w14:paraId="4401373F" w14:textId="77777777">
      <w:pPr>
        <w:pStyle w:val="1634"/>
        <w:pBdr/>
        <w:spacing/>
        <w:ind/>
        <w:rPr/>
      </w:pPr>
      <w:r/>
      <w:bookmarkStart w:id="54" w:name="_Toc51"/>
      <w:r>
        <w:t xml:space="preserve">APÊNDICE F – VISÕES ESTRUTURAL E COMPORTAMENTAL</w:t>
      </w:r>
      <w:bookmarkEnd w:id="54"/>
      <w:r/>
      <w:r/>
    </w:p>
    <w:p w14:paraId="7DB15575" w14:textId="77777777">
      <w:pPr>
        <w:pBdr/>
        <w:spacing/>
        <w:ind/>
        <w:rPr/>
      </w:pPr>
      <w:r>
        <w:t xml:space="preserve">Os diagramas elaborados por meio da UML estão disponíveis na pasta “</w:t>
      </w:r>
      <w:r>
        <w:t xml:space="preserve">ApêndiceF</w:t>
      </w:r>
      <w:r>
        <w:t xml:space="preserve">” que acompanha este documento.</w:t>
      </w:r>
      <w:r/>
    </w:p>
    <w:p w14:paraId="17286716" w14:textId="77777777">
      <w:pPr>
        <w:pBdr/>
        <w:spacing/>
        <w:ind/>
        <w:rPr/>
      </w:pPr>
      <w:r/>
      <w:r/>
    </w:p>
    <w:p w14:paraId="04077AF5" w14:textId="77777777">
      <w:pPr>
        <w:pBdr/>
        <w:spacing/>
        <w:ind/>
        <w:rPr>
          <w:rFonts w:cs="Arial"/>
        </w:rPr>
      </w:pPr>
      <w:r>
        <w:br w:type="page" w:clear="all"/>
      </w:r>
      <w:r>
        <w:rPr>
          <w:rFonts w:cs="Arial"/>
        </w:rPr>
      </w:r>
    </w:p>
    <w:p w14:paraId="2E04B2D1" w14:textId="77777777">
      <w:pPr>
        <w:pStyle w:val="1634"/>
        <w:pBdr/>
        <w:spacing/>
        <w:ind/>
        <w:rPr/>
      </w:pPr>
      <w:r/>
      <w:bookmarkStart w:id="55" w:name="_Toc52"/>
      <w:r>
        <w:t xml:space="preserve">APÊNDICE G – ENTREVISTAS COM USUÁRIOS</w:t>
      </w:r>
      <w:bookmarkEnd w:id="55"/>
      <w:r/>
      <w:r/>
    </w:p>
    <w:p w14:paraId="054CBD0B" w14:textId="77777777">
      <w:pPr>
        <w:pBdr/>
        <w:spacing/>
        <w:ind/>
        <w:rPr>
          <w:rFonts w:cs="Arial"/>
        </w:rPr>
      </w:pPr>
      <w:r>
        <w:t xml:space="preserve">As entrevistas com os potenciais usuários do sistema encontram-se disponíveis na pasta “</w:t>
      </w:r>
      <w:r>
        <w:t xml:space="preserve">ApêndiceG</w:t>
      </w:r>
      <w:r>
        <w:t xml:space="preserve">” que acompanha este documento.</w:t>
      </w:r>
      <w:r>
        <w:rPr>
          <w:rFonts w:cs="Arial"/>
        </w:rP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B37578" w14:textId="77777777">
      <w:pPr>
        <w:pBdr/>
        <w:spacing/>
        <w:ind/>
        <w:rPr/>
      </w:pPr>
      <w:r>
        <w:separator/>
      </w:r>
      <w:r/>
    </w:p>
    <w:p w14:paraId="66AE3C6E" w14:textId="77777777">
      <w:pPr>
        <w:pBdr/>
        <w:spacing/>
        <w:ind/>
        <w:rPr/>
      </w:pPr>
      <w:r/>
      <w:r/>
    </w:p>
    <w:p w14:paraId="45513EDF" w14:textId="77777777">
      <w:pPr>
        <w:pBdr/>
        <w:spacing/>
        <w:ind/>
        <w:rPr/>
      </w:pPr>
      <w:r/>
      <w:r/>
    </w:p>
    <w:p w14:paraId="58E5D4F7" w14:textId="77777777">
      <w:pPr>
        <w:pBdr/>
        <w:spacing/>
        <w:ind/>
        <w:rPr/>
      </w:pPr>
      <w:r/>
      <w:r/>
    </w:p>
    <w:p w14:paraId="0427ED6A" w14:textId="77777777">
      <w:pPr>
        <w:pBdr/>
        <w:spacing/>
        <w:ind/>
        <w:rPr/>
      </w:pPr>
      <w:r/>
      <w:r/>
    </w:p>
    <w:p w14:paraId="0ACB9B48" w14:textId="77777777">
      <w:pPr>
        <w:pBdr/>
        <w:spacing/>
        <w:ind/>
        <w:rPr/>
      </w:pPr>
      <w:r/>
      <w:r/>
    </w:p>
    <w:p w14:paraId="4010CD3B" w14:textId="77777777">
      <w:pPr>
        <w:pBdr/>
        <w:spacing/>
        <w:ind/>
        <w:rPr/>
      </w:pPr>
      <w:r/>
      <w:r/>
    </w:p>
    <w:p w14:paraId="5F9E337D" w14:textId="77777777">
      <w:pPr>
        <w:pBdr/>
        <w:spacing/>
        <w:ind/>
        <w:rPr/>
      </w:pPr>
      <w:r/>
      <w:r/>
    </w:p>
    <w:p w14:paraId="532A2132" w14:textId="77777777">
      <w:pPr>
        <w:pBdr/>
        <w:spacing/>
        <w:ind/>
        <w:rPr/>
      </w:pPr>
      <w:r/>
      <w:r/>
    </w:p>
    <w:p w14:paraId="12484C64" w14:textId="77777777">
      <w:pPr>
        <w:pBdr/>
        <w:spacing/>
        <w:ind/>
        <w:rPr/>
      </w:pPr>
      <w:r/>
      <w:r/>
    </w:p>
    <w:p w14:paraId="7AA747E8" w14:textId="77777777">
      <w:pPr>
        <w:pBdr/>
        <w:spacing/>
        <w:ind/>
        <w:rPr/>
      </w:pPr>
      <w:r/>
      <w:r/>
    </w:p>
    <w:p w14:paraId="7E7E763B" w14:textId="77777777">
      <w:pPr>
        <w:pBdr/>
        <w:spacing/>
        <w:ind/>
        <w:rPr/>
      </w:pPr>
      <w:r/>
      <w:r/>
    </w:p>
    <w:p w14:paraId="548AA573" w14:textId="77777777">
      <w:pPr>
        <w:pBdr/>
        <w:spacing/>
        <w:ind/>
        <w:rPr/>
      </w:pPr>
      <w:r/>
      <w:r/>
    </w:p>
    <w:p w14:paraId="65FA1BE5" w14:textId="77777777">
      <w:pPr>
        <w:pBdr/>
        <w:spacing/>
        <w:ind/>
        <w:rPr/>
      </w:pPr>
      <w:r/>
      <w:r/>
    </w:p>
    <w:p w14:paraId="470D0857" w14:textId="77777777">
      <w:pPr>
        <w:pBdr/>
        <w:spacing/>
        <w:ind/>
        <w:rPr/>
      </w:pPr>
      <w:r/>
      <w:r/>
    </w:p>
    <w:p w14:paraId="5A05DDE0" w14:textId="77777777">
      <w:pPr>
        <w:pBdr/>
        <w:spacing/>
        <w:ind/>
        <w:rPr/>
      </w:pPr>
      <w:r/>
      <w:r/>
    </w:p>
    <w:p w14:paraId="2E1DC646" w14:textId="77777777">
      <w:pPr>
        <w:pBdr/>
        <w:spacing/>
        <w:ind/>
        <w:rPr/>
      </w:pPr>
      <w:r/>
      <w:r/>
    </w:p>
    <w:p w14:paraId="474C347C" w14:textId="77777777">
      <w:pPr>
        <w:pBdr/>
        <w:spacing/>
        <w:ind/>
        <w:rPr/>
      </w:pPr>
      <w:r/>
      <w:r/>
    </w:p>
    <w:p w14:paraId="518656B5" w14:textId="77777777">
      <w:pPr>
        <w:pBdr/>
        <w:spacing/>
        <w:ind/>
        <w:rPr/>
      </w:pPr>
      <w:r/>
      <w:r/>
    </w:p>
    <w:p w14:paraId="29B9398B" w14:textId="77777777">
      <w:pPr>
        <w:pBdr/>
        <w:spacing/>
        <w:ind/>
        <w:rPr/>
      </w:pPr>
      <w:r/>
      <w:r/>
    </w:p>
    <w:p w14:paraId="41E15087" w14:textId="77777777">
      <w:pPr>
        <w:pBdr/>
        <w:spacing/>
        <w:ind/>
        <w:rPr/>
      </w:pPr>
      <w:r/>
      <w:r/>
    </w:p>
    <w:p w14:paraId="7BDB2C5F" w14:textId="77777777">
      <w:pPr>
        <w:pBdr/>
        <w:spacing/>
        <w:ind/>
        <w:rPr/>
      </w:pPr>
      <w:r/>
      <w:r/>
    </w:p>
    <w:p w14:paraId="224236D8" w14:textId="77777777">
      <w:pPr>
        <w:pBdr/>
        <w:spacing/>
        <w:ind/>
        <w:rPr/>
      </w:pPr>
      <w:r/>
      <w:r/>
    </w:p>
    <w:p w14:paraId="613EB989" w14:textId="77777777">
      <w:pPr>
        <w:pBdr/>
        <w:spacing/>
        <w:ind/>
        <w:rPr/>
      </w:pPr>
      <w:r/>
      <w:r/>
    </w:p>
    <w:p w14:paraId="3E609808" w14:textId="77777777">
      <w:pPr>
        <w:pBdr/>
        <w:spacing/>
        <w:ind/>
        <w:rPr/>
      </w:pPr>
      <w:r/>
      <w:r/>
    </w:p>
    <w:p w14:paraId="1AB54DE4" w14:textId="77777777">
      <w:pPr>
        <w:pBdr/>
        <w:spacing/>
        <w:ind/>
        <w:rPr/>
      </w:pPr>
      <w:r/>
      <w:r/>
    </w:p>
    <w:p w14:paraId="3879D548" w14:textId="77777777">
      <w:pPr>
        <w:pBdr/>
        <w:spacing/>
        <w:ind/>
        <w:rPr/>
      </w:pPr>
      <w:r/>
      <w:r/>
    </w:p>
    <w:p w14:paraId="34F80080" w14:textId="77777777">
      <w:pPr>
        <w:pBdr/>
        <w:spacing/>
        <w:ind/>
        <w:rPr/>
      </w:pPr>
      <w:r/>
      <w:r/>
    </w:p>
    <w:p w14:paraId="29380412" w14:textId="77777777">
      <w:pPr>
        <w:pBdr/>
        <w:spacing/>
        <w:ind/>
        <w:rPr/>
      </w:pPr>
      <w:r/>
      <w:r/>
    </w:p>
    <w:p w14:paraId="6500EAA6" w14:textId="77777777">
      <w:pPr>
        <w:pBdr/>
        <w:spacing/>
        <w:ind/>
        <w:rPr/>
      </w:pPr>
      <w:r/>
      <w:r/>
    </w:p>
    <w:p w14:paraId="6F36C069" w14:textId="77777777">
      <w:pPr>
        <w:pBdr/>
        <w:spacing/>
        <w:ind/>
        <w:rPr/>
      </w:pPr>
      <w:r/>
      <w:r/>
    </w:p>
    <w:p w14:paraId="228081BE" w14:textId="77777777">
      <w:pPr>
        <w:pBdr/>
        <w:spacing/>
        <w:ind/>
        <w:rPr/>
      </w:pPr>
      <w:r/>
      <w:r/>
    </w:p>
    <w:p w14:paraId="36FE2AC5" w14:textId="77777777">
      <w:pPr>
        <w:pBdr/>
        <w:spacing/>
        <w:ind/>
        <w:rPr/>
      </w:pPr>
      <w:r/>
      <w:r/>
    </w:p>
    <w:p w14:paraId="4FBB8BC0" w14:textId="77777777">
      <w:pPr>
        <w:pBdr/>
        <w:spacing/>
        <w:ind/>
        <w:rPr/>
      </w:pPr>
      <w:r/>
      <w:r/>
    </w:p>
    <w:p w14:paraId="68ED29D3" w14:textId="77777777">
      <w:pPr>
        <w:pBdr/>
        <w:spacing/>
        <w:ind/>
        <w:rPr/>
      </w:pPr>
      <w:r/>
      <w:r/>
    </w:p>
    <w:p w14:paraId="6D6A8520" w14:textId="77777777">
      <w:pPr>
        <w:pBdr/>
        <w:spacing/>
        <w:ind/>
        <w:rPr/>
      </w:pPr>
      <w:r/>
      <w:r/>
    </w:p>
    <w:p w14:paraId="2A821809" w14:textId="77777777">
      <w:pPr>
        <w:pBdr/>
        <w:spacing/>
        <w:ind/>
        <w:rPr/>
      </w:pPr>
      <w:r/>
      <w:r/>
    </w:p>
    <w:p w14:paraId="5BE0CB0A" w14:textId="77777777">
      <w:pPr>
        <w:pBdr/>
        <w:spacing/>
        <w:ind/>
        <w:rPr/>
      </w:pPr>
      <w:r/>
      <w:r/>
    </w:p>
    <w:p w14:paraId="59DA1A32" w14:textId="77777777">
      <w:pPr>
        <w:pBdr/>
        <w:spacing/>
        <w:ind/>
        <w:rPr/>
      </w:pPr>
      <w:r/>
      <w:r/>
    </w:p>
    <w:p w14:paraId="1F2BC8A8" w14:textId="77777777">
      <w:pPr>
        <w:pBdr/>
        <w:spacing/>
        <w:ind/>
        <w:rPr/>
      </w:pPr>
      <w:r/>
      <w:r/>
    </w:p>
    <w:p w14:paraId="6DBD9C5C" w14:textId="77777777">
      <w:pPr>
        <w:pBdr/>
        <w:spacing/>
        <w:ind/>
        <w:rPr/>
      </w:pPr>
      <w:r/>
      <w:r/>
    </w:p>
    <w:p w14:paraId="1E2472A1" w14:textId="77777777">
      <w:pPr>
        <w:pBdr/>
        <w:spacing/>
        <w:ind/>
        <w:rPr/>
      </w:pPr>
      <w:r/>
      <w:r/>
    </w:p>
    <w:p w14:paraId="774E520B" w14:textId="77777777">
      <w:pPr>
        <w:pBdr/>
        <w:spacing/>
        <w:ind/>
        <w:rPr/>
      </w:pPr>
      <w:r/>
      <w:r/>
    </w:p>
    <w:p w14:paraId="12AE5BBF" w14:textId="77777777">
      <w:pPr>
        <w:pBdr/>
        <w:spacing/>
        <w:ind/>
        <w:rPr/>
      </w:pPr>
      <w:r/>
      <w:r/>
    </w:p>
    <w:p w14:paraId="460269A8" w14:textId="77777777">
      <w:pPr>
        <w:pBdr/>
        <w:spacing/>
        <w:ind/>
        <w:rPr/>
      </w:pPr>
      <w:r/>
      <w:r/>
    </w:p>
    <w:p w14:paraId="659C1F81" w14:textId="77777777">
      <w:pPr>
        <w:pBdr/>
        <w:spacing/>
        <w:ind/>
        <w:rPr/>
      </w:pPr>
      <w:r/>
      <w:r/>
    </w:p>
  </w:endnote>
  <w:endnote w:type="continuationSeparator" w:id="0">
    <w:p w14:paraId="6CD56200" w14:textId="77777777">
      <w:pPr>
        <w:pBdr/>
        <w:spacing/>
        <w:ind/>
        <w:rPr/>
      </w:pPr>
      <w:r>
        <w:continuationSeparator/>
      </w:r>
      <w:r/>
    </w:p>
    <w:p w14:paraId="511D9D80" w14:textId="77777777">
      <w:pPr>
        <w:pBdr/>
        <w:spacing/>
        <w:ind/>
        <w:rPr/>
      </w:pPr>
      <w:r/>
      <w:r/>
    </w:p>
    <w:p w14:paraId="783008F2" w14:textId="77777777">
      <w:pPr>
        <w:pBdr/>
        <w:spacing/>
        <w:ind/>
        <w:rPr/>
      </w:pPr>
      <w:r/>
      <w:r/>
    </w:p>
    <w:p w14:paraId="65D416C3" w14:textId="77777777">
      <w:pPr>
        <w:pBdr/>
        <w:spacing/>
        <w:ind/>
        <w:rPr/>
      </w:pPr>
      <w:r/>
      <w:r/>
    </w:p>
    <w:p w14:paraId="147A1195" w14:textId="77777777">
      <w:pPr>
        <w:pBdr/>
        <w:spacing/>
        <w:ind/>
        <w:rPr/>
      </w:pPr>
      <w:r/>
      <w:r/>
    </w:p>
    <w:p w14:paraId="2A013355" w14:textId="77777777">
      <w:pPr>
        <w:pBdr/>
        <w:spacing/>
        <w:ind/>
        <w:rPr/>
      </w:pPr>
      <w:r/>
      <w:r/>
    </w:p>
    <w:p w14:paraId="0B1B122F" w14:textId="77777777">
      <w:pPr>
        <w:pBdr/>
        <w:spacing/>
        <w:ind/>
        <w:rPr/>
      </w:pPr>
      <w:r/>
      <w:r/>
    </w:p>
    <w:p w14:paraId="2895416F" w14:textId="77777777">
      <w:pPr>
        <w:pBdr/>
        <w:spacing/>
        <w:ind/>
        <w:rPr/>
      </w:pPr>
      <w:r/>
      <w:r/>
    </w:p>
    <w:p w14:paraId="00FC072F" w14:textId="77777777">
      <w:pPr>
        <w:pBdr/>
        <w:spacing/>
        <w:ind/>
        <w:rPr/>
      </w:pPr>
      <w:r/>
      <w:r/>
    </w:p>
    <w:p w14:paraId="5FAC50F7" w14:textId="77777777">
      <w:pPr>
        <w:pBdr/>
        <w:spacing/>
        <w:ind/>
        <w:rPr/>
      </w:pPr>
      <w:r/>
      <w:r/>
    </w:p>
    <w:p w14:paraId="70AB0B17" w14:textId="77777777">
      <w:pPr>
        <w:pBdr/>
        <w:spacing/>
        <w:ind/>
        <w:rPr/>
      </w:pPr>
      <w:r/>
      <w:r/>
    </w:p>
    <w:p w14:paraId="6CD56438" w14:textId="77777777">
      <w:pPr>
        <w:pBdr/>
        <w:spacing/>
        <w:ind/>
        <w:rPr/>
      </w:pPr>
      <w:r/>
      <w:r/>
    </w:p>
    <w:p w14:paraId="5172A3B7" w14:textId="77777777">
      <w:pPr>
        <w:pBdr/>
        <w:spacing/>
        <w:ind/>
        <w:rPr/>
      </w:pPr>
      <w:r/>
      <w:r/>
    </w:p>
    <w:p w14:paraId="35FF888F" w14:textId="77777777">
      <w:pPr>
        <w:pBdr/>
        <w:spacing/>
        <w:ind/>
        <w:rPr/>
      </w:pPr>
      <w:r/>
      <w:r/>
    </w:p>
    <w:p w14:paraId="2726B110" w14:textId="77777777">
      <w:pPr>
        <w:pBdr/>
        <w:spacing/>
        <w:ind/>
        <w:rPr/>
      </w:pPr>
      <w:r/>
      <w:r/>
    </w:p>
    <w:p w14:paraId="126387DC" w14:textId="77777777">
      <w:pPr>
        <w:pBdr/>
        <w:spacing/>
        <w:ind/>
        <w:rPr/>
      </w:pPr>
      <w:r/>
      <w:r/>
    </w:p>
    <w:p w14:paraId="0F5FBC9F" w14:textId="77777777">
      <w:pPr>
        <w:pBdr/>
        <w:spacing/>
        <w:ind/>
        <w:rPr/>
      </w:pPr>
      <w:r/>
      <w:r/>
    </w:p>
    <w:p w14:paraId="66D3CDFE" w14:textId="77777777">
      <w:pPr>
        <w:pBdr/>
        <w:spacing/>
        <w:ind/>
        <w:rPr/>
      </w:pPr>
      <w:r/>
      <w:r/>
    </w:p>
    <w:p w14:paraId="669265E2" w14:textId="77777777">
      <w:pPr>
        <w:pBdr/>
        <w:spacing/>
        <w:ind/>
        <w:rPr/>
      </w:pPr>
      <w:r/>
      <w:r/>
    </w:p>
    <w:p w14:paraId="195B7C6D" w14:textId="77777777">
      <w:pPr>
        <w:pBdr/>
        <w:spacing/>
        <w:ind/>
        <w:rPr/>
      </w:pPr>
      <w:r/>
      <w:r/>
    </w:p>
    <w:p w14:paraId="65C11599" w14:textId="77777777">
      <w:pPr>
        <w:pBdr/>
        <w:spacing/>
        <w:ind/>
        <w:rPr/>
      </w:pPr>
      <w:r/>
      <w:r/>
    </w:p>
    <w:p w14:paraId="3B666AAB" w14:textId="77777777">
      <w:pPr>
        <w:pBdr/>
        <w:spacing/>
        <w:ind/>
        <w:rPr/>
      </w:pPr>
      <w:r/>
      <w:r/>
    </w:p>
    <w:p w14:paraId="63170506" w14:textId="77777777">
      <w:pPr>
        <w:pBdr/>
        <w:spacing/>
        <w:ind/>
        <w:rPr/>
      </w:pPr>
      <w:r/>
      <w:r/>
    </w:p>
    <w:p w14:paraId="0528AE65" w14:textId="77777777">
      <w:pPr>
        <w:pBdr/>
        <w:spacing/>
        <w:ind/>
        <w:rPr/>
      </w:pPr>
      <w:r/>
      <w:r/>
    </w:p>
    <w:p w14:paraId="04B70BCC" w14:textId="77777777">
      <w:pPr>
        <w:pBdr/>
        <w:spacing/>
        <w:ind/>
        <w:rPr/>
      </w:pPr>
      <w:r/>
      <w:r/>
    </w:p>
    <w:p w14:paraId="7D4C3FF0" w14:textId="77777777">
      <w:pPr>
        <w:pBdr/>
        <w:spacing/>
        <w:ind/>
        <w:rPr/>
      </w:pPr>
      <w:r/>
      <w:r/>
    </w:p>
    <w:p w14:paraId="713DC82E" w14:textId="77777777">
      <w:pPr>
        <w:pBdr/>
        <w:spacing/>
        <w:ind/>
        <w:rPr/>
      </w:pPr>
      <w:r/>
      <w:r/>
    </w:p>
    <w:p w14:paraId="6A357F6D" w14:textId="77777777">
      <w:pPr>
        <w:pBdr/>
        <w:spacing/>
        <w:ind/>
        <w:rPr/>
      </w:pPr>
      <w:r/>
      <w:r/>
    </w:p>
    <w:p w14:paraId="21665609" w14:textId="77777777">
      <w:pPr>
        <w:pBdr/>
        <w:spacing/>
        <w:ind/>
        <w:rPr/>
      </w:pPr>
      <w:r/>
      <w:r/>
    </w:p>
    <w:p w14:paraId="6DFF5E26" w14:textId="77777777">
      <w:pPr>
        <w:pBdr/>
        <w:spacing/>
        <w:ind/>
        <w:rPr/>
      </w:pPr>
      <w:r/>
      <w:r/>
    </w:p>
    <w:p w14:paraId="78CBD18F" w14:textId="77777777">
      <w:pPr>
        <w:pBdr/>
        <w:spacing/>
        <w:ind/>
        <w:rPr/>
      </w:pPr>
      <w:r/>
      <w:r/>
    </w:p>
    <w:p w14:paraId="3E336199" w14:textId="77777777">
      <w:pPr>
        <w:pBdr/>
        <w:spacing/>
        <w:ind/>
        <w:rPr/>
      </w:pPr>
      <w:r/>
      <w:r/>
    </w:p>
    <w:p w14:paraId="5433EDCB" w14:textId="77777777">
      <w:pPr>
        <w:pBdr/>
        <w:spacing/>
        <w:ind/>
        <w:rPr/>
      </w:pPr>
      <w:r/>
      <w:r/>
    </w:p>
    <w:p w14:paraId="67365BF6" w14:textId="77777777">
      <w:pPr>
        <w:pBdr/>
        <w:spacing/>
        <w:ind/>
        <w:rPr/>
      </w:pPr>
      <w:r/>
      <w:r/>
    </w:p>
    <w:p w14:paraId="2B72D6B1" w14:textId="77777777">
      <w:pPr>
        <w:pBdr/>
        <w:spacing/>
        <w:ind/>
        <w:rPr/>
      </w:pPr>
      <w:r/>
      <w:r/>
    </w:p>
    <w:p w14:paraId="6FA31479" w14:textId="77777777">
      <w:pPr>
        <w:pBdr/>
        <w:spacing/>
        <w:ind/>
        <w:rPr/>
      </w:pPr>
      <w:r/>
      <w:r/>
    </w:p>
    <w:p w14:paraId="5E554D6E" w14:textId="77777777">
      <w:pPr>
        <w:pBdr/>
        <w:spacing/>
        <w:ind/>
        <w:rPr/>
      </w:pPr>
      <w:r/>
      <w:r/>
    </w:p>
    <w:p w14:paraId="09886F53" w14:textId="77777777">
      <w:pPr>
        <w:pBdr/>
        <w:spacing/>
        <w:ind/>
        <w:rPr/>
      </w:pPr>
      <w:r/>
      <w:r/>
    </w:p>
    <w:p w14:paraId="52236804" w14:textId="77777777">
      <w:pPr>
        <w:pBdr/>
        <w:spacing/>
        <w:ind/>
        <w:rPr/>
      </w:pPr>
      <w:r/>
      <w:r/>
    </w:p>
    <w:p w14:paraId="335A4961" w14:textId="77777777">
      <w:pPr>
        <w:pBdr/>
        <w:spacing/>
        <w:ind/>
        <w:rPr/>
      </w:pPr>
      <w:r/>
      <w:r/>
    </w:p>
    <w:p w14:paraId="29BDE59B" w14:textId="77777777">
      <w:pPr>
        <w:pBdr/>
        <w:spacing/>
        <w:ind/>
        <w:rPr/>
      </w:pPr>
      <w:r/>
      <w:r/>
    </w:p>
    <w:p w14:paraId="751E3D34" w14:textId="77777777">
      <w:pPr>
        <w:pBdr/>
        <w:spacing/>
        <w:ind/>
        <w:rPr/>
      </w:pPr>
      <w:r/>
      <w:r/>
    </w:p>
    <w:p w14:paraId="241EE230" w14:textId="77777777">
      <w:pPr>
        <w:pBdr/>
        <w:spacing/>
        <w:ind/>
        <w:rPr/>
      </w:pPr>
      <w:r/>
      <w:r/>
    </w:p>
    <w:p w14:paraId="4FD80D4D" w14:textId="77777777">
      <w:pPr>
        <w:pBdr/>
        <w:spacing/>
        <w:ind/>
        <w:rPr/>
      </w:pPr>
      <w:r/>
      <w:r/>
    </w:p>
    <w:p w14:paraId="2E830FDA" w14:textId="77777777">
      <w:pPr>
        <w:pBdr/>
        <w:spacing/>
        <w:ind/>
        <w:rPr/>
      </w:pPr>
      <w:r/>
      <w:r/>
    </w:p>
    <w:p w14:paraId="7503DF9B"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B4D906" w14:textId="77777777">
      <w:pPr>
        <w:pBdr/>
        <w:spacing/>
        <w:ind/>
        <w:rPr/>
      </w:pPr>
      <w:r>
        <w:separator/>
      </w:r>
      <w:r/>
    </w:p>
    <w:p w14:paraId="35F6BFBB" w14:textId="77777777">
      <w:pPr>
        <w:pBdr/>
        <w:spacing/>
        <w:ind/>
        <w:rPr/>
      </w:pPr>
      <w:r/>
      <w:r/>
    </w:p>
    <w:p w14:paraId="562628D9" w14:textId="77777777">
      <w:pPr>
        <w:pBdr/>
        <w:spacing/>
        <w:ind/>
        <w:rPr/>
      </w:pPr>
      <w:r/>
      <w:r/>
    </w:p>
    <w:p w14:paraId="10F9E45A" w14:textId="77777777">
      <w:pPr>
        <w:pBdr/>
        <w:spacing/>
        <w:ind/>
        <w:rPr/>
      </w:pPr>
      <w:r/>
      <w:r/>
    </w:p>
    <w:p w14:paraId="5DBA0A2A" w14:textId="77777777">
      <w:pPr>
        <w:pBdr/>
        <w:spacing/>
        <w:ind/>
        <w:rPr/>
      </w:pPr>
      <w:r/>
      <w:r/>
    </w:p>
    <w:p w14:paraId="4524D34F" w14:textId="77777777">
      <w:pPr>
        <w:pBdr/>
        <w:spacing/>
        <w:ind/>
        <w:rPr/>
      </w:pPr>
      <w:r/>
      <w:r/>
    </w:p>
    <w:p w14:paraId="30CB66AD" w14:textId="77777777">
      <w:pPr>
        <w:pBdr/>
        <w:spacing/>
        <w:ind/>
        <w:rPr/>
      </w:pPr>
      <w:r/>
      <w:r/>
    </w:p>
    <w:p w14:paraId="062EC0AF" w14:textId="77777777">
      <w:pPr>
        <w:pBdr/>
        <w:spacing/>
        <w:ind/>
        <w:rPr/>
      </w:pPr>
      <w:r/>
      <w:r/>
    </w:p>
    <w:p w14:paraId="4AA2B824" w14:textId="77777777">
      <w:pPr>
        <w:pBdr/>
        <w:spacing/>
        <w:ind/>
        <w:rPr/>
      </w:pPr>
      <w:r/>
      <w:r/>
    </w:p>
    <w:p w14:paraId="5F7F0A41" w14:textId="77777777">
      <w:pPr>
        <w:pBdr/>
        <w:spacing/>
        <w:ind/>
        <w:rPr/>
      </w:pPr>
      <w:r/>
      <w:r/>
    </w:p>
    <w:p w14:paraId="27B93CE7" w14:textId="77777777">
      <w:pPr>
        <w:pBdr/>
        <w:spacing/>
        <w:ind/>
        <w:rPr/>
      </w:pPr>
      <w:r/>
      <w:r/>
    </w:p>
    <w:p w14:paraId="086222DE" w14:textId="77777777">
      <w:pPr>
        <w:pBdr/>
        <w:spacing/>
        <w:ind/>
        <w:rPr/>
      </w:pPr>
      <w:r/>
      <w:r/>
    </w:p>
    <w:p w14:paraId="37E053EC" w14:textId="77777777">
      <w:pPr>
        <w:pBdr/>
        <w:spacing/>
        <w:ind/>
        <w:rPr/>
      </w:pPr>
      <w:r/>
      <w:r/>
    </w:p>
    <w:p w14:paraId="34006432" w14:textId="77777777">
      <w:pPr>
        <w:pBdr/>
        <w:spacing/>
        <w:ind/>
        <w:rPr/>
      </w:pPr>
      <w:r/>
      <w:r/>
    </w:p>
    <w:p w14:paraId="0E109561" w14:textId="77777777">
      <w:pPr>
        <w:pBdr/>
        <w:spacing/>
        <w:ind/>
        <w:rPr/>
      </w:pPr>
      <w:r/>
      <w:r/>
    </w:p>
    <w:p w14:paraId="2D3F5B18" w14:textId="77777777">
      <w:pPr>
        <w:pBdr/>
        <w:spacing/>
        <w:ind/>
        <w:rPr/>
      </w:pPr>
      <w:r/>
      <w:r/>
    </w:p>
    <w:p w14:paraId="72966BAD" w14:textId="77777777">
      <w:pPr>
        <w:pBdr/>
        <w:spacing/>
        <w:ind/>
        <w:rPr/>
      </w:pPr>
      <w:r/>
      <w:r/>
    </w:p>
    <w:p w14:paraId="0FADC263" w14:textId="77777777">
      <w:pPr>
        <w:pBdr/>
        <w:spacing/>
        <w:ind/>
        <w:rPr/>
      </w:pPr>
      <w:r/>
      <w:r/>
    </w:p>
    <w:p w14:paraId="1807113B" w14:textId="77777777">
      <w:pPr>
        <w:pBdr/>
        <w:spacing/>
        <w:ind/>
        <w:rPr/>
      </w:pPr>
      <w:r/>
      <w:r/>
    </w:p>
    <w:p w14:paraId="622CBFED" w14:textId="77777777">
      <w:pPr>
        <w:pBdr/>
        <w:spacing/>
        <w:ind/>
        <w:rPr/>
      </w:pPr>
      <w:r/>
      <w:r/>
    </w:p>
    <w:p w14:paraId="69CBC97A" w14:textId="77777777">
      <w:pPr>
        <w:pBdr/>
        <w:spacing/>
        <w:ind/>
        <w:rPr/>
      </w:pPr>
      <w:r/>
      <w:r/>
    </w:p>
    <w:p w14:paraId="49FD3A1E" w14:textId="77777777">
      <w:pPr>
        <w:pBdr/>
        <w:spacing/>
        <w:ind/>
        <w:rPr/>
      </w:pPr>
      <w:r/>
      <w:r/>
    </w:p>
    <w:p w14:paraId="12AB60DA" w14:textId="77777777">
      <w:pPr>
        <w:pBdr/>
        <w:spacing/>
        <w:ind/>
        <w:rPr/>
      </w:pPr>
      <w:r/>
      <w:r/>
    </w:p>
    <w:p w14:paraId="53AF3767" w14:textId="77777777">
      <w:pPr>
        <w:pBdr/>
        <w:spacing/>
        <w:ind/>
        <w:rPr/>
      </w:pPr>
      <w:r/>
      <w:r/>
    </w:p>
    <w:p w14:paraId="03ED4AB4" w14:textId="77777777">
      <w:pPr>
        <w:pBdr/>
        <w:spacing/>
        <w:ind/>
        <w:rPr/>
      </w:pPr>
      <w:r/>
      <w:r/>
    </w:p>
    <w:p w14:paraId="41579E87" w14:textId="77777777">
      <w:pPr>
        <w:pBdr/>
        <w:spacing/>
        <w:ind/>
        <w:rPr/>
      </w:pPr>
      <w:r/>
      <w:r/>
    </w:p>
    <w:p w14:paraId="5969714A" w14:textId="77777777">
      <w:pPr>
        <w:pBdr/>
        <w:spacing/>
        <w:ind/>
        <w:rPr/>
      </w:pPr>
      <w:r/>
      <w:r/>
    </w:p>
    <w:p w14:paraId="3D2C1254" w14:textId="77777777">
      <w:pPr>
        <w:pBdr/>
        <w:spacing/>
        <w:ind/>
        <w:rPr/>
      </w:pPr>
      <w:r/>
      <w:r/>
    </w:p>
    <w:p w14:paraId="5EC7F050" w14:textId="77777777">
      <w:pPr>
        <w:pBdr/>
        <w:spacing/>
        <w:ind/>
        <w:rPr/>
      </w:pPr>
      <w:r/>
      <w:r/>
    </w:p>
    <w:p w14:paraId="375B1810" w14:textId="77777777">
      <w:pPr>
        <w:pBdr/>
        <w:spacing/>
        <w:ind/>
        <w:rPr/>
      </w:pPr>
      <w:r/>
      <w:r/>
    </w:p>
    <w:p w14:paraId="3CB6DFFA" w14:textId="77777777">
      <w:pPr>
        <w:pBdr/>
        <w:spacing/>
        <w:ind/>
        <w:rPr/>
      </w:pPr>
      <w:r/>
      <w:r/>
    </w:p>
    <w:p w14:paraId="4EBB3C35" w14:textId="77777777">
      <w:pPr>
        <w:pBdr/>
        <w:spacing/>
        <w:ind/>
        <w:rPr/>
      </w:pPr>
      <w:r/>
      <w:r/>
    </w:p>
    <w:p w14:paraId="0001948D" w14:textId="77777777">
      <w:pPr>
        <w:pBdr/>
        <w:spacing/>
        <w:ind/>
        <w:rPr/>
      </w:pPr>
      <w:r/>
      <w:r/>
    </w:p>
    <w:p w14:paraId="57AC89C9" w14:textId="77777777">
      <w:pPr>
        <w:pBdr/>
        <w:spacing/>
        <w:ind/>
        <w:rPr/>
      </w:pPr>
      <w:r/>
      <w:r/>
    </w:p>
    <w:p w14:paraId="112ED671" w14:textId="77777777">
      <w:pPr>
        <w:pBdr/>
        <w:spacing/>
        <w:ind/>
        <w:rPr/>
      </w:pPr>
      <w:r/>
      <w:r/>
    </w:p>
    <w:p w14:paraId="4CE55609" w14:textId="77777777">
      <w:pPr>
        <w:pBdr/>
        <w:spacing/>
        <w:ind/>
        <w:rPr/>
      </w:pPr>
      <w:r/>
      <w:r/>
    </w:p>
    <w:p w14:paraId="15227ED3" w14:textId="77777777">
      <w:pPr>
        <w:pBdr/>
        <w:spacing/>
        <w:ind/>
        <w:rPr/>
      </w:pPr>
      <w:r/>
      <w:r/>
    </w:p>
    <w:p w14:paraId="6768192D" w14:textId="77777777">
      <w:pPr>
        <w:pBdr/>
        <w:spacing/>
        <w:ind/>
        <w:rPr/>
      </w:pPr>
      <w:r/>
      <w:r/>
    </w:p>
    <w:p w14:paraId="1F9AB9DA" w14:textId="77777777">
      <w:pPr>
        <w:pBdr/>
        <w:spacing/>
        <w:ind/>
        <w:rPr/>
      </w:pPr>
      <w:r/>
      <w:r/>
    </w:p>
    <w:p w14:paraId="0DD8A642" w14:textId="77777777">
      <w:pPr>
        <w:pBdr/>
        <w:spacing/>
        <w:ind/>
        <w:rPr/>
      </w:pPr>
      <w:r/>
      <w:r/>
    </w:p>
    <w:p w14:paraId="4B6EDF15" w14:textId="77777777">
      <w:pPr>
        <w:pBdr/>
        <w:spacing/>
        <w:ind/>
        <w:rPr/>
      </w:pPr>
      <w:r/>
      <w:r/>
    </w:p>
    <w:p w14:paraId="77710FCD" w14:textId="77777777">
      <w:pPr>
        <w:pBdr/>
        <w:spacing/>
        <w:ind/>
        <w:rPr/>
      </w:pPr>
      <w:r/>
      <w:r/>
    </w:p>
    <w:p w14:paraId="4778303F" w14:textId="77777777">
      <w:pPr>
        <w:pBdr/>
        <w:spacing/>
        <w:ind/>
        <w:rPr/>
      </w:pPr>
      <w:r/>
      <w:r/>
    </w:p>
    <w:p w14:paraId="68DFB5A1" w14:textId="77777777">
      <w:pPr>
        <w:pBdr/>
        <w:spacing/>
        <w:ind/>
        <w:rPr/>
      </w:pPr>
      <w:r/>
      <w:r/>
    </w:p>
    <w:p w14:paraId="6947CC09" w14:textId="77777777">
      <w:pPr>
        <w:pBdr/>
        <w:spacing/>
        <w:ind/>
        <w:rPr/>
      </w:pPr>
      <w:r/>
      <w:r/>
    </w:p>
    <w:p w14:paraId="026B5A5A" w14:textId="77777777">
      <w:pPr>
        <w:pBdr/>
        <w:spacing/>
        <w:ind/>
        <w:rPr/>
      </w:pPr>
      <w:r/>
      <w:r/>
    </w:p>
  </w:footnote>
  <w:footnote w:type="continuationSeparator" w:id="0">
    <w:p w14:paraId="24A36176" w14:textId="77777777">
      <w:pPr>
        <w:pBdr/>
        <w:spacing/>
        <w:ind/>
        <w:rPr/>
      </w:pPr>
      <w:r>
        <w:continuationSeparator/>
      </w:r>
      <w:r/>
    </w:p>
    <w:p w14:paraId="2ADEBC91" w14:textId="77777777">
      <w:pPr>
        <w:pBdr/>
        <w:spacing/>
        <w:ind/>
        <w:rPr/>
      </w:pPr>
      <w:r/>
      <w:r/>
    </w:p>
    <w:p w14:paraId="3DF4D234" w14:textId="77777777">
      <w:pPr>
        <w:pBdr/>
        <w:spacing/>
        <w:ind/>
        <w:rPr/>
      </w:pPr>
      <w:r/>
      <w:r/>
    </w:p>
    <w:p w14:paraId="7430F253" w14:textId="77777777">
      <w:pPr>
        <w:pBdr/>
        <w:spacing/>
        <w:ind/>
        <w:rPr/>
      </w:pPr>
      <w:r/>
      <w:r/>
    </w:p>
    <w:p w14:paraId="14CD4767" w14:textId="77777777">
      <w:pPr>
        <w:pBdr/>
        <w:spacing/>
        <w:ind/>
        <w:rPr/>
      </w:pPr>
      <w:r/>
      <w:r/>
    </w:p>
    <w:p w14:paraId="2238E79A" w14:textId="77777777">
      <w:pPr>
        <w:pBdr/>
        <w:spacing/>
        <w:ind/>
        <w:rPr/>
      </w:pPr>
      <w:r/>
      <w:r/>
    </w:p>
    <w:p w14:paraId="7C19C6B9" w14:textId="77777777">
      <w:pPr>
        <w:pBdr/>
        <w:spacing/>
        <w:ind/>
        <w:rPr/>
      </w:pPr>
      <w:r/>
      <w:r/>
    </w:p>
    <w:p w14:paraId="03E9A7DD" w14:textId="77777777">
      <w:pPr>
        <w:pBdr/>
        <w:spacing/>
        <w:ind/>
        <w:rPr/>
      </w:pPr>
      <w:r/>
      <w:r/>
    </w:p>
    <w:p w14:paraId="35D9781E" w14:textId="77777777">
      <w:pPr>
        <w:pBdr/>
        <w:spacing/>
        <w:ind/>
        <w:rPr/>
      </w:pPr>
      <w:r/>
      <w:r/>
    </w:p>
    <w:p w14:paraId="72E1DE87" w14:textId="77777777">
      <w:pPr>
        <w:pBdr/>
        <w:spacing/>
        <w:ind/>
        <w:rPr/>
      </w:pPr>
      <w:r/>
      <w:r/>
    </w:p>
    <w:p w14:paraId="5E22D3C2" w14:textId="77777777">
      <w:pPr>
        <w:pBdr/>
        <w:spacing/>
        <w:ind/>
        <w:rPr/>
      </w:pPr>
      <w:r/>
      <w:r/>
    </w:p>
    <w:p w14:paraId="792296E9" w14:textId="77777777">
      <w:pPr>
        <w:pBdr/>
        <w:spacing/>
        <w:ind/>
        <w:rPr/>
      </w:pPr>
      <w:r/>
      <w:r/>
    </w:p>
    <w:p w14:paraId="3F0455E4" w14:textId="77777777">
      <w:pPr>
        <w:pBdr/>
        <w:spacing/>
        <w:ind/>
        <w:rPr/>
      </w:pPr>
      <w:r/>
      <w:r/>
    </w:p>
    <w:p w14:paraId="245FDF60" w14:textId="77777777">
      <w:pPr>
        <w:pBdr/>
        <w:spacing/>
        <w:ind/>
        <w:rPr/>
      </w:pPr>
      <w:r/>
      <w:r/>
    </w:p>
    <w:p w14:paraId="0D092DA9" w14:textId="77777777">
      <w:pPr>
        <w:pBdr/>
        <w:spacing/>
        <w:ind/>
        <w:rPr/>
      </w:pPr>
      <w:r/>
      <w:r/>
    </w:p>
    <w:p w14:paraId="34296052" w14:textId="77777777">
      <w:pPr>
        <w:pBdr/>
        <w:spacing/>
        <w:ind/>
        <w:rPr/>
      </w:pPr>
      <w:r/>
      <w:r/>
    </w:p>
    <w:p w14:paraId="3260FEE9" w14:textId="77777777">
      <w:pPr>
        <w:pBdr/>
        <w:spacing/>
        <w:ind/>
        <w:rPr/>
      </w:pPr>
      <w:r/>
      <w:r/>
    </w:p>
    <w:p w14:paraId="4E1FF14F" w14:textId="77777777">
      <w:pPr>
        <w:pBdr/>
        <w:spacing/>
        <w:ind/>
        <w:rPr/>
      </w:pPr>
      <w:r/>
      <w:r/>
    </w:p>
    <w:p w14:paraId="3A79342C" w14:textId="77777777">
      <w:pPr>
        <w:pBdr/>
        <w:spacing/>
        <w:ind/>
        <w:rPr/>
      </w:pPr>
      <w:r/>
      <w:r/>
    </w:p>
    <w:p w14:paraId="56D358F8" w14:textId="77777777">
      <w:pPr>
        <w:pBdr/>
        <w:spacing/>
        <w:ind/>
        <w:rPr/>
      </w:pPr>
      <w:r/>
      <w:r/>
    </w:p>
    <w:p w14:paraId="05090BE5" w14:textId="77777777">
      <w:pPr>
        <w:pBdr/>
        <w:spacing/>
        <w:ind/>
        <w:rPr/>
      </w:pPr>
      <w:r/>
      <w:r/>
    </w:p>
    <w:p w14:paraId="471A15F3" w14:textId="77777777">
      <w:pPr>
        <w:pBdr/>
        <w:spacing/>
        <w:ind/>
        <w:rPr/>
      </w:pPr>
      <w:r/>
      <w:r/>
    </w:p>
    <w:p w14:paraId="4EC8E93D" w14:textId="77777777">
      <w:pPr>
        <w:pBdr/>
        <w:spacing/>
        <w:ind/>
        <w:rPr/>
      </w:pPr>
      <w:r/>
      <w:r/>
    </w:p>
    <w:p w14:paraId="0CA89A76" w14:textId="77777777">
      <w:pPr>
        <w:pBdr/>
        <w:spacing/>
        <w:ind/>
        <w:rPr/>
      </w:pPr>
      <w:r/>
      <w:r/>
    </w:p>
    <w:p w14:paraId="3B3A576A" w14:textId="77777777">
      <w:pPr>
        <w:pBdr/>
        <w:spacing/>
        <w:ind/>
        <w:rPr/>
      </w:pPr>
      <w:r/>
      <w:r/>
    </w:p>
    <w:p w14:paraId="48386057" w14:textId="77777777">
      <w:pPr>
        <w:pBdr/>
        <w:spacing/>
        <w:ind/>
        <w:rPr/>
      </w:pPr>
      <w:r/>
      <w:r/>
    </w:p>
    <w:p w14:paraId="35D4B37C" w14:textId="77777777">
      <w:pPr>
        <w:pBdr/>
        <w:spacing/>
        <w:ind/>
        <w:rPr/>
      </w:pPr>
      <w:r/>
      <w:r/>
    </w:p>
    <w:p w14:paraId="3BF679A2" w14:textId="77777777">
      <w:pPr>
        <w:pBdr/>
        <w:spacing/>
        <w:ind/>
        <w:rPr/>
      </w:pPr>
      <w:r/>
      <w:r/>
    </w:p>
    <w:p w14:paraId="79A510AB" w14:textId="77777777">
      <w:pPr>
        <w:pBdr/>
        <w:spacing/>
        <w:ind/>
        <w:rPr/>
      </w:pPr>
      <w:r/>
      <w:r/>
    </w:p>
    <w:p w14:paraId="4C7D61A3" w14:textId="77777777">
      <w:pPr>
        <w:pBdr/>
        <w:spacing/>
        <w:ind/>
        <w:rPr/>
      </w:pPr>
      <w:r/>
      <w:r/>
    </w:p>
    <w:p w14:paraId="01178B40" w14:textId="77777777">
      <w:pPr>
        <w:pBdr/>
        <w:spacing/>
        <w:ind/>
        <w:rPr/>
      </w:pPr>
      <w:r/>
      <w:r/>
    </w:p>
    <w:p w14:paraId="7F45D257" w14:textId="77777777">
      <w:pPr>
        <w:pBdr/>
        <w:spacing/>
        <w:ind/>
        <w:rPr/>
      </w:pPr>
      <w:r/>
      <w:r/>
    </w:p>
    <w:p w14:paraId="34A3475F" w14:textId="77777777">
      <w:pPr>
        <w:pBdr/>
        <w:spacing/>
        <w:ind/>
        <w:rPr/>
      </w:pPr>
      <w:r/>
      <w:r/>
    </w:p>
    <w:p w14:paraId="76F5DEF3" w14:textId="77777777">
      <w:pPr>
        <w:pBdr/>
        <w:spacing/>
        <w:ind/>
        <w:rPr/>
      </w:pPr>
      <w:r/>
      <w:r/>
    </w:p>
    <w:p w14:paraId="51770F81" w14:textId="77777777">
      <w:pPr>
        <w:pBdr/>
        <w:spacing/>
        <w:ind/>
        <w:rPr/>
      </w:pPr>
      <w:r/>
      <w:r/>
    </w:p>
    <w:p w14:paraId="5F9AB22F" w14:textId="77777777">
      <w:pPr>
        <w:pBdr/>
        <w:spacing/>
        <w:ind/>
        <w:rPr/>
      </w:pPr>
      <w:r/>
      <w:r/>
    </w:p>
    <w:p w14:paraId="4CB2AB9C" w14:textId="77777777">
      <w:pPr>
        <w:pBdr/>
        <w:spacing/>
        <w:ind/>
        <w:rPr/>
      </w:pPr>
      <w:r/>
      <w:r/>
    </w:p>
    <w:p w14:paraId="7D6E6725" w14:textId="77777777">
      <w:pPr>
        <w:pBdr/>
        <w:spacing/>
        <w:ind/>
        <w:rPr/>
      </w:pPr>
      <w:r/>
      <w:r/>
    </w:p>
    <w:p w14:paraId="0F77F0BA" w14:textId="77777777">
      <w:pPr>
        <w:pBdr/>
        <w:spacing/>
        <w:ind/>
        <w:rPr/>
      </w:pPr>
      <w:r/>
      <w:r/>
    </w:p>
    <w:p w14:paraId="075AD3D5" w14:textId="77777777">
      <w:pPr>
        <w:pBdr/>
        <w:spacing/>
        <w:ind/>
        <w:rPr/>
      </w:pPr>
      <w:r/>
      <w:r/>
    </w:p>
    <w:p w14:paraId="427D5810" w14:textId="77777777">
      <w:pPr>
        <w:pBdr/>
        <w:spacing/>
        <w:ind/>
        <w:rPr/>
      </w:pPr>
      <w:r/>
      <w:r/>
    </w:p>
    <w:p w14:paraId="5DA834CE" w14:textId="77777777">
      <w:pPr>
        <w:pBdr/>
        <w:spacing/>
        <w:ind/>
        <w:rPr/>
      </w:pPr>
      <w:r/>
      <w:r/>
    </w:p>
    <w:p w14:paraId="18FE9842" w14:textId="77777777">
      <w:pPr>
        <w:pBdr/>
        <w:spacing/>
        <w:ind/>
        <w:rPr/>
      </w:pPr>
      <w:r/>
      <w:r/>
    </w:p>
    <w:p w14:paraId="7A23D226" w14:textId="77777777">
      <w:pPr>
        <w:pBdr/>
        <w:spacing/>
        <w:ind/>
        <w:rPr/>
      </w:pPr>
      <w:r/>
      <w:r/>
    </w:p>
    <w:p w14:paraId="4B41E228" w14:textId="77777777">
      <w:pPr>
        <w:pBdr/>
        <w:spacing/>
        <w:ind/>
        <w:rPr/>
      </w:pPr>
      <w:r/>
      <w:r/>
    </w:p>
    <w:p w14:paraId="398DF72B"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F1AAF9" w14:textId="77777777">
    <w:pPr>
      <w:pStyle w:val="1823"/>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xiv</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B085D2" w14:textId="77777777">
    <w:pPr>
      <w:pBdr/>
      <w:spacing/>
      <w:ind/>
      <w:rPr/>
    </w:pPr>
    <w:r/>
    <w:r/>
  </w:p>
  <w:p w14:paraId="590AAB3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4DD74C" w14:textId="77777777">
    <w:pPr>
      <w:pStyle w:val="1823"/>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09F7D" w14:textId="77777777">
    <w:pPr>
      <w:pStyle w:val="1823"/>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95FA46" w14:textId="77777777">
    <w:pPr>
      <w:pStyle w:val="1823"/>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14:paraId="6D375A92" w14:textId="77777777">
        <w:pPr>
          <w:pStyle w:val="1823"/>
          <w:pBdr/>
          <w:spacing/>
          <w:ind/>
          <w:jc w:val="right"/>
          <w:rPr/>
        </w:pPr>
        <w:r>
          <w:fldChar w:fldCharType="begin"/>
        </w:r>
        <w:r>
          <w:instrText xml:space="preserve"> PAGE   \* MERGEFORMAT </w:instrText>
        </w:r>
        <w:r>
          <w:fldChar w:fldCharType="separate"/>
        </w:r>
        <w:r>
          <w:t xml:space="preserve">54</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EB756C" w14:textId="77777777">
    <w:pPr>
      <w:pStyle w:val="1823"/>
      <w:pBdr/>
      <w:spacing/>
      <w:ind/>
      <w:rPr/>
    </w:pPr>
    <w:r/>
    <w:r/>
  </w:p>
  <w:p w14:paraId="4404A87F" w14:textId="77777777">
    <w:pPr>
      <w:pBdr/>
      <w:spacing/>
      <w:ind/>
      <w:rPr/>
    </w:pPr>
    <w:r/>
    <w:r/>
  </w:p>
  <w:p w14:paraId="01C0D812" w14:textId="77777777">
    <w:pPr>
      <w:pBdr/>
      <w:spacing/>
      <w:ind/>
      <w:rPr/>
    </w:pPr>
    <w:r/>
    <w:r/>
  </w:p>
  <w:p w14:paraId="5E2DEC66" w14:textId="77777777">
    <w:pPr>
      <w:pBdr/>
      <w:spacing/>
      <w:ind/>
      <w:rPr/>
    </w:pPr>
    <w:r/>
    <w:r/>
  </w:p>
  <w:p w14:paraId="22D2F84D" w14:textId="77777777">
    <w:pPr>
      <w:pBdr/>
      <w:spacing/>
      <w:ind/>
      <w:rPr/>
    </w:pPr>
    <w:r/>
    <w:r/>
  </w:p>
  <w:p w14:paraId="128C5407" w14:textId="77777777">
    <w:pPr>
      <w:pBdr/>
      <w:spacing/>
      <w:ind/>
      <w:rPr/>
    </w:pPr>
    <w:r/>
    <w:r/>
  </w:p>
  <w:p w14:paraId="2C8050E8" w14:textId="77777777">
    <w:pPr>
      <w:pBdr/>
      <w:spacing/>
      <w:ind/>
      <w:rPr/>
    </w:pPr>
    <w:r/>
    <w:r/>
  </w:p>
  <w:p w14:paraId="51ACAF3E"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298D9D" w14:textId="77777777">
    <w:pPr>
      <w:pStyle w:val="18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8">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0">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3">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7">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1">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2"/>
  </w:num>
  <w:num w:numId="3">
    <w:abstractNumId w:val="26"/>
  </w:num>
  <w:num w:numId="4">
    <w:abstractNumId w:val="10"/>
  </w:num>
  <w:num w:numId="5">
    <w:abstractNumId w:val="2"/>
  </w:num>
  <w:num w:numId="6">
    <w:abstractNumId w:val="19"/>
  </w:num>
  <w:num w:numId="7">
    <w:abstractNumId w:val="8"/>
  </w:num>
  <w:num w:numId="8">
    <w:abstractNumId w:val="30"/>
  </w:num>
  <w:num w:numId="9">
    <w:abstractNumId w:val="7"/>
  </w:num>
  <w:num w:numId="10">
    <w:abstractNumId w:val="0"/>
  </w:num>
  <w:num w:numId="11">
    <w:abstractNumId w:val="22"/>
  </w:num>
  <w:num w:numId="12">
    <w:abstractNumId w:val="21"/>
  </w:num>
  <w:num w:numId="13">
    <w:abstractNumId w:val="39"/>
  </w:num>
  <w:num w:numId="14">
    <w:abstractNumId w:val="14"/>
  </w:num>
  <w:num w:numId="15">
    <w:abstractNumId w:val="13"/>
  </w:num>
  <w:num w:numId="16">
    <w:abstractNumId w:val="17"/>
  </w:num>
  <w:num w:numId="17">
    <w:abstractNumId w:val="34"/>
  </w:num>
  <w:num w:numId="18">
    <w:abstractNumId w:val="27"/>
  </w:num>
  <w:num w:numId="19">
    <w:abstractNumId w:val="23"/>
  </w:num>
  <w:num w:numId="20">
    <w:abstractNumId w:val="9"/>
  </w:num>
  <w:num w:numId="21">
    <w:abstractNumId w:val="31"/>
  </w:num>
  <w:num w:numId="22">
    <w:abstractNumId w:val="1"/>
  </w:num>
  <w:num w:numId="23">
    <w:abstractNumId w:val="25"/>
  </w:num>
  <w:num w:numId="24">
    <w:abstractNumId w:val="20"/>
  </w:num>
  <w:num w:numId="25">
    <w:abstractNumId w:val="40"/>
  </w:num>
  <w:num w:numId="26">
    <w:abstractNumId w:val="41"/>
  </w:num>
  <w:num w:numId="27">
    <w:abstractNumId w:val="6"/>
  </w:num>
  <w:num w:numId="28">
    <w:abstractNumId w:val="38"/>
  </w:num>
  <w:num w:numId="29">
    <w:abstractNumId w:val="28"/>
  </w:num>
  <w:num w:numId="30">
    <w:abstractNumId w:val="18"/>
  </w:num>
  <w:num w:numId="31">
    <w:abstractNumId w:val="15"/>
  </w:num>
  <w:num w:numId="32">
    <w:abstractNumId w:val="36"/>
  </w:num>
  <w:num w:numId="33">
    <w:abstractNumId w:val="29"/>
  </w:num>
  <w:num w:numId="34">
    <w:abstractNumId w:val="33"/>
  </w:num>
  <w:num w:numId="35">
    <w:abstractNumId w:val="37"/>
  </w:num>
  <w:num w:numId="36">
    <w:abstractNumId w:val="12"/>
  </w:num>
  <w:num w:numId="37">
    <w:abstractNumId w:val="11"/>
  </w:num>
  <w:num w:numId="38">
    <w:abstractNumId w:val="24"/>
  </w:num>
  <w:num w:numId="39">
    <w:abstractNumId w:val="4"/>
  </w:num>
  <w:num w:numId="40">
    <w:abstractNumId w:val="35"/>
  </w:num>
  <w:num w:numId="41">
    <w:abstractNumId w:val="16"/>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3" w:default="1">
    <w:name w:val="Normal"/>
    <w:qFormat/>
    <w:pPr>
      <w:pBdr/>
      <w:spacing w:after="240" w:line="360" w:lineRule="auto"/>
      <w:ind/>
      <w:jc w:val="both"/>
    </w:pPr>
    <w:rPr>
      <w:sz w:val="24"/>
      <w:szCs w:val="22"/>
    </w:rPr>
  </w:style>
  <w:style w:type="paragraph" w:styleId="1634">
    <w:name w:val="Heading 1"/>
    <w:basedOn w:val="1633"/>
    <w:next w:val="1633"/>
    <w:link w:val="1786"/>
    <w:qFormat/>
    <w:pPr>
      <w:keepNext w:val="true"/>
      <w:pBdr/>
      <w:spacing/>
      <w:ind/>
      <w:outlineLvl w:val="0"/>
    </w:pPr>
    <w:rPr>
      <w:b/>
      <w:bCs/>
    </w:rPr>
  </w:style>
  <w:style w:type="paragraph" w:styleId="1635">
    <w:name w:val="Heading 2"/>
    <w:basedOn w:val="1633"/>
    <w:next w:val="1633"/>
    <w:link w:val="1787"/>
    <w:qFormat/>
    <w:pPr>
      <w:keepNext w:val="true"/>
      <w:pBdr/>
      <w:spacing/>
      <w:ind/>
      <w:outlineLvl w:val="1"/>
    </w:pPr>
    <w:rPr>
      <w:rFonts w:cs="Arial"/>
      <w:bCs/>
      <w:iCs/>
      <w:caps/>
    </w:rPr>
  </w:style>
  <w:style w:type="paragraph" w:styleId="1636">
    <w:name w:val="Heading 3"/>
    <w:basedOn w:val="1633"/>
    <w:next w:val="1633"/>
    <w:link w:val="1788"/>
    <w:qFormat/>
    <w:pPr>
      <w:keepNext w:val="true"/>
      <w:pBdr/>
      <w:spacing/>
      <w:ind/>
      <w:outlineLvl w:val="2"/>
    </w:pPr>
    <w:rPr>
      <w:rFonts w:cs="Arial"/>
      <w:b/>
      <w:bCs/>
      <w:szCs w:val="26"/>
    </w:rPr>
  </w:style>
  <w:style w:type="paragraph" w:styleId="1637">
    <w:name w:val="Heading 4"/>
    <w:basedOn w:val="1633"/>
    <w:next w:val="1633"/>
    <w:link w:val="1789"/>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8">
    <w:name w:val="Heading 5"/>
    <w:basedOn w:val="1633"/>
    <w:next w:val="1633"/>
    <w:link w:val="1790"/>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39">
    <w:name w:val="Heading 6"/>
    <w:basedOn w:val="1633"/>
    <w:next w:val="1633"/>
    <w:link w:val="17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0">
    <w:name w:val="Heading 7"/>
    <w:basedOn w:val="1633"/>
    <w:next w:val="1633"/>
    <w:link w:val="17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1">
    <w:name w:val="Heading 8"/>
    <w:basedOn w:val="1633"/>
    <w:next w:val="1633"/>
    <w:link w:val="17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2">
    <w:name w:val="Heading 9"/>
    <w:basedOn w:val="1633"/>
    <w:next w:val="1633"/>
    <w:link w:val="17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3" w:default="1">
    <w:name w:val="Default Paragraph Font"/>
    <w:uiPriority w:val="1"/>
    <w:semiHidden/>
    <w:unhideWhenUsed/>
    <w:pPr>
      <w:pBdr/>
      <w:spacing/>
      <w:ind/>
    </w:pPr>
  </w:style>
  <w:style w:type="table" w:styleId="16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5" w:default="1">
    <w:name w:val="No List"/>
    <w:uiPriority w:val="99"/>
    <w:semiHidden/>
    <w:unhideWhenUsed/>
    <w:pPr>
      <w:pBdr/>
      <w:spacing/>
      <w:ind/>
    </w:pPr>
  </w:style>
  <w:style w:type="character" w:styleId="1646" w:customStyle="1">
    <w:name w:val="Heading 1 Char"/>
    <w:basedOn w:val="1643"/>
    <w:uiPriority w:val="9"/>
    <w:pPr>
      <w:pBdr/>
      <w:spacing/>
      <w:ind/>
    </w:pPr>
    <w:rPr>
      <w:rFonts w:ascii="Arial" w:hAnsi="Arial" w:eastAsia="Arial" w:cs="Arial"/>
      <w:color w:val="365f91" w:themeColor="accent1" w:themeShade="BF"/>
      <w:sz w:val="40"/>
      <w:szCs w:val="40"/>
    </w:rPr>
  </w:style>
  <w:style w:type="character" w:styleId="1647" w:customStyle="1">
    <w:name w:val="Heading 2 Char"/>
    <w:basedOn w:val="1643"/>
    <w:uiPriority w:val="9"/>
    <w:pPr>
      <w:pBdr/>
      <w:spacing/>
      <w:ind/>
    </w:pPr>
    <w:rPr>
      <w:rFonts w:ascii="Arial" w:hAnsi="Arial" w:eastAsia="Arial" w:cs="Arial"/>
      <w:color w:val="365f91" w:themeColor="accent1" w:themeShade="BF"/>
      <w:sz w:val="32"/>
      <w:szCs w:val="32"/>
    </w:rPr>
  </w:style>
  <w:style w:type="character" w:styleId="1648" w:customStyle="1">
    <w:name w:val="Heading 3 Char"/>
    <w:basedOn w:val="1643"/>
    <w:uiPriority w:val="9"/>
    <w:pPr>
      <w:pBdr/>
      <w:spacing/>
      <w:ind/>
    </w:pPr>
    <w:rPr>
      <w:rFonts w:ascii="Arial" w:hAnsi="Arial" w:eastAsia="Arial" w:cs="Arial"/>
      <w:color w:val="365f91" w:themeColor="accent1" w:themeShade="BF"/>
      <w:sz w:val="28"/>
      <w:szCs w:val="28"/>
    </w:rPr>
  </w:style>
  <w:style w:type="character" w:styleId="1649" w:customStyle="1">
    <w:name w:val="Heading 4 Char"/>
    <w:basedOn w:val="1643"/>
    <w:uiPriority w:val="9"/>
    <w:pPr>
      <w:pBdr/>
      <w:spacing/>
      <w:ind/>
    </w:pPr>
    <w:rPr>
      <w:rFonts w:ascii="Arial" w:hAnsi="Arial" w:eastAsia="Arial" w:cs="Arial"/>
      <w:i/>
      <w:iCs/>
      <w:color w:val="365f91" w:themeColor="accent1" w:themeShade="BF"/>
    </w:rPr>
  </w:style>
  <w:style w:type="character" w:styleId="1650" w:customStyle="1">
    <w:name w:val="Heading 5 Char"/>
    <w:basedOn w:val="1643"/>
    <w:uiPriority w:val="9"/>
    <w:pPr>
      <w:pBdr/>
      <w:spacing/>
      <w:ind/>
    </w:pPr>
    <w:rPr>
      <w:rFonts w:ascii="Arial" w:hAnsi="Arial" w:eastAsia="Arial" w:cs="Arial"/>
      <w:color w:val="365f91" w:themeColor="accent1" w:themeShade="BF"/>
    </w:rPr>
  </w:style>
  <w:style w:type="character" w:styleId="1651" w:customStyle="1">
    <w:name w:val="Heading 6 Char"/>
    <w:basedOn w:val="1643"/>
    <w:uiPriority w:val="9"/>
    <w:pPr>
      <w:pBdr/>
      <w:spacing/>
      <w:ind/>
    </w:pPr>
    <w:rPr>
      <w:rFonts w:ascii="Arial" w:hAnsi="Arial" w:eastAsia="Arial" w:cs="Arial"/>
      <w:i/>
      <w:iCs/>
      <w:color w:val="595959" w:themeColor="text1" w:themeTint="A6"/>
    </w:rPr>
  </w:style>
  <w:style w:type="character" w:styleId="1652" w:customStyle="1">
    <w:name w:val="Heading 7 Char"/>
    <w:basedOn w:val="1643"/>
    <w:uiPriority w:val="9"/>
    <w:pPr>
      <w:pBdr/>
      <w:spacing/>
      <w:ind/>
    </w:pPr>
    <w:rPr>
      <w:rFonts w:ascii="Arial" w:hAnsi="Arial" w:eastAsia="Arial" w:cs="Arial"/>
      <w:color w:val="595959" w:themeColor="text1" w:themeTint="A6"/>
    </w:rPr>
  </w:style>
  <w:style w:type="character" w:styleId="1653" w:customStyle="1">
    <w:name w:val="Heading 8 Char"/>
    <w:basedOn w:val="1643"/>
    <w:uiPriority w:val="9"/>
    <w:pPr>
      <w:pBdr/>
      <w:spacing/>
      <w:ind/>
    </w:pPr>
    <w:rPr>
      <w:rFonts w:ascii="Arial" w:hAnsi="Arial" w:eastAsia="Arial" w:cs="Arial"/>
      <w:i/>
      <w:iCs/>
      <w:color w:val="272727" w:themeColor="text1" w:themeTint="D8"/>
    </w:rPr>
  </w:style>
  <w:style w:type="character" w:styleId="1654" w:customStyle="1">
    <w:name w:val="Heading 9 Char"/>
    <w:basedOn w:val="1643"/>
    <w:uiPriority w:val="9"/>
    <w:pPr>
      <w:pBdr/>
      <w:spacing/>
      <w:ind/>
    </w:pPr>
    <w:rPr>
      <w:rFonts w:ascii="Arial" w:hAnsi="Arial" w:eastAsia="Arial" w:cs="Arial"/>
      <w:i/>
      <w:iCs/>
      <w:color w:val="272727" w:themeColor="text1" w:themeTint="D8"/>
    </w:rPr>
  </w:style>
  <w:style w:type="character" w:styleId="1655" w:customStyle="1">
    <w:name w:val="Title Char"/>
    <w:basedOn w:val="1643"/>
    <w:uiPriority w:val="10"/>
    <w:pPr>
      <w:pBdr/>
      <w:spacing/>
      <w:ind/>
    </w:pPr>
    <w:rPr>
      <w:rFonts w:ascii="Arial" w:hAnsi="Arial" w:eastAsia="Arial" w:cs="Arial"/>
      <w:spacing w:val="-10"/>
      <w:sz w:val="56"/>
      <w:szCs w:val="56"/>
    </w:rPr>
  </w:style>
  <w:style w:type="character" w:styleId="1656" w:customStyle="1">
    <w:name w:val="Subtitle Char"/>
    <w:basedOn w:val="1643"/>
    <w:uiPriority w:val="11"/>
    <w:pPr>
      <w:pBdr/>
      <w:spacing/>
      <w:ind/>
    </w:pPr>
    <w:rPr>
      <w:color w:val="595959" w:themeColor="text1" w:themeTint="A6"/>
      <w:spacing w:val="15"/>
      <w:sz w:val="28"/>
      <w:szCs w:val="28"/>
    </w:rPr>
  </w:style>
  <w:style w:type="character" w:styleId="1657" w:customStyle="1">
    <w:name w:val="Quote Char"/>
    <w:basedOn w:val="1643"/>
    <w:uiPriority w:val="29"/>
    <w:pPr>
      <w:pBdr/>
      <w:spacing/>
      <w:ind/>
    </w:pPr>
    <w:rPr>
      <w:i/>
      <w:iCs/>
      <w:color w:val="404040" w:themeColor="text1" w:themeTint="BF"/>
    </w:rPr>
  </w:style>
  <w:style w:type="character" w:styleId="1658" w:customStyle="1">
    <w:name w:val="Intense Quote Char"/>
    <w:basedOn w:val="1643"/>
    <w:uiPriority w:val="30"/>
    <w:pPr>
      <w:pBdr/>
      <w:spacing/>
      <w:ind/>
    </w:pPr>
    <w:rPr>
      <w:i/>
      <w:iCs/>
      <w:color w:val="365f91" w:themeColor="accent1" w:themeShade="BF"/>
    </w:rPr>
  </w:style>
  <w:style w:type="character" w:styleId="1659" w:customStyle="1">
    <w:name w:val="Footnote Text Char"/>
    <w:basedOn w:val="1643"/>
    <w:uiPriority w:val="99"/>
    <w:semiHidden/>
    <w:pPr>
      <w:pBdr/>
      <w:spacing/>
      <w:ind/>
    </w:pPr>
    <w:rPr>
      <w:sz w:val="20"/>
      <w:szCs w:val="20"/>
    </w:rPr>
  </w:style>
  <w:style w:type="character" w:styleId="1660" w:customStyle="1">
    <w:name w:val="Endnote Text Char"/>
    <w:basedOn w:val="1643"/>
    <w:uiPriority w:val="99"/>
    <w:semiHidden/>
    <w:pPr>
      <w:pBdr/>
      <w:spacing/>
      <w:ind/>
    </w:pPr>
    <w:rPr>
      <w:sz w:val="20"/>
      <w:szCs w:val="20"/>
    </w:rPr>
  </w:style>
  <w:style w:type="table" w:styleId="1661" w:customStyle="1">
    <w:name w:val="Table Grid Light"/>
    <w:basedOn w:val="164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Plain Table 1"/>
    <w:basedOn w:val="164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2"/>
    <w:basedOn w:val="1644"/>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3"/>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4"/>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5"/>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1 Light"/>
    <w:basedOn w:val="1644"/>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customStyle="1">
    <w:name w:val="Grid Table 1 Light - Accent 1"/>
    <w:basedOn w:val="164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1 Light - Accent 2"/>
    <w:basedOn w:val="164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3"/>
    <w:basedOn w:val="164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4"/>
    <w:basedOn w:val="164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5"/>
    <w:basedOn w:val="164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6"/>
    <w:basedOn w:val="164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2"/>
    <w:basedOn w:val="164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customStyle="1">
    <w:name w:val="Grid Table 2 - Accent 1"/>
    <w:basedOn w:val="164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2 - Accent 2"/>
    <w:basedOn w:val="164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3"/>
    <w:basedOn w:val="164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4"/>
    <w:basedOn w:val="164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5"/>
    <w:basedOn w:val="164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6"/>
    <w:basedOn w:val="164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3"/>
    <w:basedOn w:val="164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customStyle="1">
    <w:name w:val="Grid Table 3 - Accent 1"/>
    <w:basedOn w:val="164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3 - Accent 2"/>
    <w:basedOn w:val="164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3"/>
    <w:basedOn w:val="164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4"/>
    <w:basedOn w:val="164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5"/>
    <w:basedOn w:val="164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6"/>
    <w:basedOn w:val="164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4"/>
    <w:basedOn w:val="1644"/>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customStyle="1">
    <w:name w:val="Grid Table 4 - Accent 1"/>
    <w:basedOn w:val="1644"/>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4 - Accent 2"/>
    <w:basedOn w:val="1644"/>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3"/>
    <w:basedOn w:val="1644"/>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4"/>
    <w:basedOn w:val="1644"/>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5"/>
    <w:basedOn w:val="1644"/>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6"/>
    <w:basedOn w:val="1644"/>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5 Dark"/>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customStyle="1">
    <w:name w:val="Grid Table 5 Dark- Accent 1"/>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5 Dark - Accent 2"/>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 Accent 3"/>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Accent 4"/>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 Accent 5"/>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 Accent 6"/>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6 Colorful"/>
    <w:basedOn w:val="1644"/>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customStyle="1">
    <w:name w:val="Grid Table 6 Colorful - Accent 1"/>
    <w:basedOn w:val="1644"/>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Grid Table 6 Colorful - Accent 2"/>
    <w:basedOn w:val="164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3"/>
    <w:basedOn w:val="1644"/>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4"/>
    <w:basedOn w:val="164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5"/>
    <w:basedOn w:val="1644"/>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6"/>
    <w:basedOn w:val="1644"/>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7 Colorful"/>
    <w:basedOn w:val="1644"/>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customStyle="1">
    <w:name w:val="Grid Table 7 Colorful - Accent 1"/>
    <w:basedOn w:val="1644"/>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Grid Table 7 Colorful - Accent 2"/>
    <w:basedOn w:val="1644"/>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3"/>
    <w:basedOn w:val="1644"/>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4"/>
    <w:basedOn w:val="1644"/>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5"/>
    <w:basedOn w:val="1644"/>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6"/>
    <w:basedOn w:val="1644"/>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1 Light"/>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customStyle="1">
    <w:name w:val="List Table 1 Light - Accent 1"/>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1 Light - Accent 2"/>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3"/>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4"/>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5"/>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6"/>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2"/>
    <w:basedOn w:val="1644"/>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customStyle="1">
    <w:name w:val="List Table 2 - Accent 1"/>
    <w:basedOn w:val="1644"/>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2 - Accent 2"/>
    <w:basedOn w:val="1644"/>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3"/>
    <w:basedOn w:val="1644"/>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4"/>
    <w:basedOn w:val="1644"/>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5"/>
    <w:basedOn w:val="1644"/>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6"/>
    <w:basedOn w:val="1644"/>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3"/>
    <w:basedOn w:val="164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customStyle="1">
    <w:name w:val="List Table 3 - Accent 1"/>
    <w:basedOn w:val="1644"/>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3 - Accent 2"/>
    <w:basedOn w:val="164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3"/>
    <w:basedOn w:val="1644"/>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4"/>
    <w:basedOn w:val="164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5"/>
    <w:basedOn w:val="1644"/>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6"/>
    <w:basedOn w:val="1644"/>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4"/>
    <w:basedOn w:val="164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customStyle="1">
    <w:name w:val="List Table 4 - Accent 1"/>
    <w:basedOn w:val="1644"/>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4 - Accent 2"/>
    <w:basedOn w:val="1644"/>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3"/>
    <w:basedOn w:val="1644"/>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4"/>
    <w:basedOn w:val="1644"/>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5"/>
    <w:basedOn w:val="1644"/>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6"/>
    <w:basedOn w:val="1644"/>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5 Dark"/>
    <w:basedOn w:val="1644"/>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customStyle="1">
    <w:name w:val="List Table 5 Dark - Accent 1"/>
    <w:basedOn w:val="1644"/>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5 Dark - Accent 2"/>
    <w:basedOn w:val="1644"/>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3"/>
    <w:basedOn w:val="1644"/>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4"/>
    <w:basedOn w:val="1644"/>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5"/>
    <w:basedOn w:val="1644"/>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6"/>
    <w:basedOn w:val="1644"/>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6 Colorful"/>
    <w:basedOn w:val="1644"/>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customStyle="1">
    <w:name w:val="List Table 6 Colorful - Accent 1"/>
    <w:basedOn w:val="1644"/>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st Table 6 Colorful - Accent 2"/>
    <w:basedOn w:val="1644"/>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3"/>
    <w:basedOn w:val="1644"/>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4"/>
    <w:basedOn w:val="1644"/>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5"/>
    <w:basedOn w:val="1644"/>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6"/>
    <w:basedOn w:val="1644"/>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7 Colorful"/>
    <w:basedOn w:val="1644"/>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customStyle="1">
    <w:name w:val="List Table 7 Colorful - Accent 1"/>
    <w:basedOn w:val="1644"/>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List Table 7 Colorful - Accent 2"/>
    <w:basedOn w:val="1644"/>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3"/>
    <w:basedOn w:val="1644"/>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4"/>
    <w:basedOn w:val="1644"/>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5"/>
    <w:basedOn w:val="1644"/>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6"/>
    <w:basedOn w:val="1644"/>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ned - Accent"/>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ned - Accent 1"/>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2"/>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3"/>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4"/>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5"/>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6"/>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Bordered &amp; Lined - Accent"/>
    <w:basedOn w:val="1644"/>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Bordered &amp; Lined - Accent 1"/>
    <w:basedOn w:val="1644"/>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2"/>
    <w:basedOn w:val="1644"/>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3"/>
    <w:basedOn w:val="1644"/>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4"/>
    <w:basedOn w:val="1644"/>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5"/>
    <w:basedOn w:val="1644"/>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6"/>
    <w:basedOn w:val="1644"/>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w:basedOn w:val="1644"/>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 Accent 1"/>
    <w:basedOn w:val="164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 Accent 2"/>
    <w:basedOn w:val="164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3"/>
    <w:basedOn w:val="164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4"/>
    <w:basedOn w:val="164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5"/>
    <w:basedOn w:val="164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6"/>
    <w:basedOn w:val="164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6" w:customStyle="1">
    <w:name w:val="Título 1 Char"/>
    <w:basedOn w:val="1643"/>
    <w:link w:val="1634"/>
    <w:uiPriority w:val="9"/>
    <w:pPr>
      <w:pBdr/>
      <w:spacing/>
      <w:ind/>
    </w:pPr>
    <w:rPr>
      <w:rFonts w:ascii="Arial" w:hAnsi="Arial" w:eastAsia="Arial" w:cs="Arial"/>
      <w:color w:val="365f91" w:themeColor="accent1" w:themeShade="BF"/>
      <w:sz w:val="40"/>
      <w:szCs w:val="40"/>
    </w:rPr>
  </w:style>
  <w:style w:type="character" w:styleId="1787" w:customStyle="1">
    <w:name w:val="Título 2 Char"/>
    <w:basedOn w:val="1643"/>
    <w:link w:val="1635"/>
    <w:uiPriority w:val="9"/>
    <w:pPr>
      <w:pBdr/>
      <w:spacing/>
      <w:ind/>
    </w:pPr>
    <w:rPr>
      <w:rFonts w:ascii="Arial" w:hAnsi="Arial" w:eastAsia="Arial" w:cs="Arial"/>
      <w:color w:val="365f91" w:themeColor="accent1" w:themeShade="BF"/>
      <w:sz w:val="32"/>
      <w:szCs w:val="32"/>
    </w:rPr>
  </w:style>
  <w:style w:type="character" w:styleId="1788" w:customStyle="1">
    <w:name w:val="Título 3 Char"/>
    <w:basedOn w:val="1643"/>
    <w:link w:val="1636"/>
    <w:pPr>
      <w:pBdr/>
      <w:spacing/>
      <w:ind/>
    </w:pPr>
    <w:rPr>
      <w:rFonts w:cs="Arial"/>
      <w:b/>
      <w:bCs/>
      <w:sz w:val="24"/>
      <w:szCs w:val="26"/>
    </w:rPr>
  </w:style>
  <w:style w:type="character" w:styleId="1789" w:customStyle="1">
    <w:name w:val="Título 4 Char"/>
    <w:basedOn w:val="1643"/>
    <w:link w:val="1637"/>
    <w:uiPriority w:val="9"/>
    <w:pPr>
      <w:pBdr/>
      <w:spacing/>
      <w:ind/>
    </w:pPr>
    <w:rPr>
      <w:rFonts w:ascii="Arial" w:hAnsi="Arial" w:eastAsia="Arial" w:cs="Arial"/>
      <w:i/>
      <w:iCs/>
      <w:color w:val="365f91" w:themeColor="accent1" w:themeShade="BF"/>
    </w:rPr>
  </w:style>
  <w:style w:type="character" w:styleId="1790" w:customStyle="1">
    <w:name w:val="Título 5 Char"/>
    <w:basedOn w:val="1643"/>
    <w:link w:val="1638"/>
    <w:uiPriority w:val="9"/>
    <w:pPr>
      <w:pBdr/>
      <w:spacing/>
      <w:ind/>
    </w:pPr>
    <w:rPr>
      <w:rFonts w:ascii="Arial" w:hAnsi="Arial" w:eastAsia="Arial" w:cs="Arial"/>
      <w:color w:val="365f91" w:themeColor="accent1" w:themeShade="BF"/>
    </w:rPr>
  </w:style>
  <w:style w:type="character" w:styleId="1791" w:customStyle="1">
    <w:name w:val="Título 6 Char"/>
    <w:basedOn w:val="1643"/>
    <w:link w:val="1639"/>
    <w:uiPriority w:val="9"/>
    <w:pPr>
      <w:pBdr/>
      <w:spacing/>
      <w:ind/>
    </w:pPr>
    <w:rPr>
      <w:rFonts w:ascii="Arial" w:hAnsi="Arial" w:eastAsia="Arial" w:cs="Arial"/>
      <w:i/>
      <w:iCs/>
      <w:color w:val="595959" w:themeColor="text1" w:themeTint="A6"/>
    </w:rPr>
  </w:style>
  <w:style w:type="character" w:styleId="1792" w:customStyle="1">
    <w:name w:val="Título 7 Char"/>
    <w:basedOn w:val="1643"/>
    <w:link w:val="1640"/>
    <w:uiPriority w:val="9"/>
    <w:pPr>
      <w:pBdr/>
      <w:spacing/>
      <w:ind/>
    </w:pPr>
    <w:rPr>
      <w:rFonts w:ascii="Arial" w:hAnsi="Arial" w:eastAsia="Arial" w:cs="Arial"/>
      <w:color w:val="595959" w:themeColor="text1" w:themeTint="A6"/>
    </w:rPr>
  </w:style>
  <w:style w:type="character" w:styleId="1793" w:customStyle="1">
    <w:name w:val="Título 8 Char"/>
    <w:basedOn w:val="1643"/>
    <w:link w:val="1641"/>
    <w:uiPriority w:val="9"/>
    <w:pPr>
      <w:pBdr/>
      <w:spacing/>
      <w:ind/>
    </w:pPr>
    <w:rPr>
      <w:rFonts w:ascii="Arial" w:hAnsi="Arial" w:eastAsia="Arial" w:cs="Arial"/>
      <w:i/>
      <w:iCs/>
      <w:color w:val="272727" w:themeColor="text1" w:themeTint="D8"/>
    </w:rPr>
  </w:style>
  <w:style w:type="character" w:styleId="1794" w:customStyle="1">
    <w:name w:val="Título 9 Char"/>
    <w:basedOn w:val="1643"/>
    <w:link w:val="1642"/>
    <w:uiPriority w:val="9"/>
    <w:pPr>
      <w:pBdr/>
      <w:spacing/>
      <w:ind/>
    </w:pPr>
    <w:rPr>
      <w:rFonts w:ascii="Arial" w:hAnsi="Arial" w:eastAsia="Arial" w:cs="Arial"/>
      <w:i/>
      <w:iCs/>
      <w:color w:val="272727" w:themeColor="text1" w:themeTint="D8"/>
    </w:rPr>
  </w:style>
  <w:style w:type="paragraph" w:styleId="1795">
    <w:name w:val="Title"/>
    <w:basedOn w:val="1633"/>
    <w:next w:val="1633"/>
    <w:link w:val="1796"/>
    <w:uiPriority w:val="10"/>
    <w:qFormat/>
    <w:pPr>
      <w:pBdr/>
      <w:spacing w:after="80" w:line="240" w:lineRule="auto"/>
      <w:ind/>
      <w:contextualSpacing w:val="true"/>
    </w:pPr>
    <w:rPr>
      <w:rFonts w:ascii="Arial" w:hAnsi="Arial" w:eastAsia="Arial" w:cs="Arial"/>
      <w:spacing w:val="-10"/>
      <w:sz w:val="56"/>
      <w:szCs w:val="56"/>
    </w:rPr>
  </w:style>
  <w:style w:type="character" w:styleId="1796" w:customStyle="1">
    <w:name w:val="Título Char"/>
    <w:basedOn w:val="1643"/>
    <w:link w:val="1795"/>
    <w:uiPriority w:val="10"/>
    <w:pPr>
      <w:pBdr/>
      <w:spacing/>
      <w:ind/>
    </w:pPr>
    <w:rPr>
      <w:rFonts w:ascii="Arial" w:hAnsi="Arial" w:eastAsia="Arial" w:cs="Arial"/>
      <w:spacing w:val="-10"/>
      <w:sz w:val="56"/>
      <w:szCs w:val="56"/>
    </w:rPr>
  </w:style>
  <w:style w:type="paragraph" w:styleId="1797">
    <w:name w:val="Subtitle"/>
    <w:basedOn w:val="1633"/>
    <w:next w:val="1633"/>
    <w:link w:val="1798"/>
    <w:uiPriority w:val="11"/>
    <w:qFormat/>
    <w:pPr>
      <w:numPr>
        <w:ilvl w:val="1"/>
      </w:numPr>
      <w:pBdr/>
      <w:spacing/>
      <w:ind/>
    </w:pPr>
    <w:rPr>
      <w:color w:val="595959" w:themeColor="text1" w:themeTint="A6"/>
      <w:spacing w:val="15"/>
      <w:sz w:val="28"/>
      <w:szCs w:val="28"/>
    </w:rPr>
  </w:style>
  <w:style w:type="character" w:styleId="1798" w:customStyle="1">
    <w:name w:val="Subtítulo Char"/>
    <w:basedOn w:val="1643"/>
    <w:link w:val="1797"/>
    <w:uiPriority w:val="11"/>
    <w:pPr>
      <w:pBdr/>
      <w:spacing/>
      <w:ind/>
    </w:pPr>
    <w:rPr>
      <w:color w:val="595959" w:themeColor="text1" w:themeTint="A6"/>
      <w:spacing w:val="15"/>
      <w:sz w:val="28"/>
      <w:szCs w:val="28"/>
    </w:rPr>
  </w:style>
  <w:style w:type="paragraph" w:styleId="1799">
    <w:name w:val="Quote"/>
    <w:basedOn w:val="1633"/>
    <w:next w:val="1633"/>
    <w:link w:val="1800"/>
    <w:uiPriority w:val="29"/>
    <w:qFormat/>
    <w:pPr>
      <w:pBdr/>
      <w:spacing w:before="160"/>
      <w:ind/>
      <w:jc w:val="center"/>
    </w:pPr>
    <w:rPr>
      <w:i/>
      <w:iCs/>
      <w:color w:val="404040" w:themeColor="text1" w:themeTint="BF"/>
    </w:rPr>
  </w:style>
  <w:style w:type="character" w:styleId="1800" w:customStyle="1">
    <w:name w:val="Citação Char"/>
    <w:basedOn w:val="1643"/>
    <w:link w:val="1799"/>
    <w:uiPriority w:val="29"/>
    <w:pPr>
      <w:pBdr/>
      <w:spacing/>
      <w:ind/>
    </w:pPr>
    <w:rPr>
      <w:i/>
      <w:iCs/>
      <w:color w:val="404040" w:themeColor="text1" w:themeTint="BF"/>
    </w:rPr>
  </w:style>
  <w:style w:type="character" w:styleId="1801">
    <w:name w:val="Intense Emphasis"/>
    <w:basedOn w:val="1643"/>
    <w:uiPriority w:val="21"/>
    <w:qFormat/>
    <w:pPr>
      <w:pBdr/>
      <w:spacing/>
      <w:ind/>
    </w:pPr>
    <w:rPr>
      <w:i/>
      <w:iCs/>
      <w:color w:val="365f91" w:themeColor="accent1" w:themeShade="BF"/>
    </w:rPr>
  </w:style>
  <w:style w:type="paragraph" w:styleId="1802">
    <w:name w:val="Intense Quote"/>
    <w:basedOn w:val="1633"/>
    <w:next w:val="1633"/>
    <w:link w:val="1803"/>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3" w:customStyle="1">
    <w:name w:val="Citação Intensa Char"/>
    <w:basedOn w:val="1643"/>
    <w:link w:val="1802"/>
    <w:uiPriority w:val="30"/>
    <w:pPr>
      <w:pBdr/>
      <w:spacing/>
      <w:ind/>
    </w:pPr>
    <w:rPr>
      <w:i/>
      <w:iCs/>
      <w:color w:val="365f91" w:themeColor="accent1" w:themeShade="BF"/>
    </w:rPr>
  </w:style>
  <w:style w:type="character" w:styleId="1804">
    <w:name w:val="Intense Reference"/>
    <w:basedOn w:val="1643"/>
    <w:uiPriority w:val="32"/>
    <w:qFormat/>
    <w:pPr>
      <w:pBdr/>
      <w:spacing/>
      <w:ind/>
    </w:pPr>
    <w:rPr>
      <w:b/>
      <w:bCs/>
      <w:smallCaps/>
      <w:color w:val="365f91" w:themeColor="accent1" w:themeShade="BF"/>
      <w:spacing w:val="5"/>
    </w:rPr>
  </w:style>
  <w:style w:type="character" w:styleId="1805">
    <w:name w:val="Subtle Emphasis"/>
    <w:basedOn w:val="1643"/>
    <w:uiPriority w:val="19"/>
    <w:qFormat/>
    <w:pPr>
      <w:pBdr/>
      <w:spacing/>
      <w:ind/>
    </w:pPr>
    <w:rPr>
      <w:i/>
      <w:iCs/>
      <w:color w:val="404040" w:themeColor="text1" w:themeTint="BF"/>
    </w:rPr>
  </w:style>
  <w:style w:type="character" w:styleId="1806">
    <w:name w:val="Emphasis"/>
    <w:basedOn w:val="1643"/>
    <w:uiPriority w:val="20"/>
    <w:qFormat/>
    <w:pPr>
      <w:pBdr/>
      <w:spacing/>
      <w:ind/>
    </w:pPr>
    <w:rPr>
      <w:i/>
      <w:iCs/>
    </w:rPr>
  </w:style>
  <w:style w:type="character" w:styleId="1807">
    <w:name w:val="Subtle Reference"/>
    <w:basedOn w:val="1643"/>
    <w:uiPriority w:val="31"/>
    <w:qFormat/>
    <w:pPr>
      <w:pBdr/>
      <w:spacing/>
      <w:ind/>
    </w:pPr>
    <w:rPr>
      <w:smallCaps/>
      <w:color w:val="5a5a5a" w:themeColor="text1" w:themeTint="A5"/>
    </w:rPr>
  </w:style>
  <w:style w:type="character" w:styleId="1808">
    <w:name w:val="Book Title"/>
    <w:basedOn w:val="1643"/>
    <w:uiPriority w:val="33"/>
    <w:qFormat/>
    <w:pPr>
      <w:pBdr/>
      <w:spacing/>
      <w:ind/>
    </w:pPr>
    <w:rPr>
      <w:b/>
      <w:bCs/>
      <w:i/>
      <w:iCs/>
      <w:spacing w:val="5"/>
    </w:rPr>
  </w:style>
  <w:style w:type="character" w:styleId="1809" w:customStyle="1">
    <w:name w:val="Header Char"/>
    <w:basedOn w:val="1643"/>
    <w:uiPriority w:val="99"/>
    <w:pPr>
      <w:pBdr/>
      <w:spacing/>
      <w:ind/>
    </w:pPr>
  </w:style>
  <w:style w:type="character" w:styleId="1810" w:customStyle="1">
    <w:name w:val="Footer Char"/>
    <w:basedOn w:val="1643"/>
    <w:uiPriority w:val="99"/>
    <w:pPr>
      <w:pBdr/>
      <w:spacing/>
      <w:ind/>
    </w:pPr>
  </w:style>
  <w:style w:type="paragraph" w:styleId="1811">
    <w:name w:val="footnote text"/>
    <w:basedOn w:val="1633"/>
    <w:link w:val="1812"/>
    <w:uiPriority w:val="99"/>
    <w:semiHidden/>
    <w:unhideWhenUsed/>
    <w:pPr>
      <w:pBdr/>
      <w:spacing w:after="0" w:line="240" w:lineRule="auto"/>
      <w:ind/>
    </w:pPr>
    <w:rPr>
      <w:sz w:val="20"/>
      <w:szCs w:val="20"/>
    </w:rPr>
  </w:style>
  <w:style w:type="character" w:styleId="1812" w:customStyle="1">
    <w:name w:val="Texto de nota de rodapé Char"/>
    <w:basedOn w:val="1643"/>
    <w:link w:val="1811"/>
    <w:uiPriority w:val="99"/>
    <w:semiHidden/>
    <w:pPr>
      <w:pBdr/>
      <w:spacing/>
      <w:ind/>
    </w:pPr>
    <w:rPr>
      <w:sz w:val="20"/>
      <w:szCs w:val="20"/>
    </w:rPr>
  </w:style>
  <w:style w:type="character" w:styleId="1813">
    <w:name w:val="footnote reference"/>
    <w:basedOn w:val="1643"/>
    <w:uiPriority w:val="99"/>
    <w:semiHidden/>
    <w:unhideWhenUsed/>
    <w:pPr>
      <w:pBdr/>
      <w:spacing/>
      <w:ind/>
    </w:pPr>
    <w:rPr>
      <w:vertAlign w:val="superscript"/>
    </w:rPr>
  </w:style>
  <w:style w:type="paragraph" w:styleId="1814">
    <w:name w:val="endnote text"/>
    <w:basedOn w:val="1633"/>
    <w:link w:val="1815"/>
    <w:uiPriority w:val="99"/>
    <w:semiHidden/>
    <w:unhideWhenUsed/>
    <w:pPr>
      <w:pBdr/>
      <w:spacing w:after="0" w:line="240" w:lineRule="auto"/>
      <w:ind/>
    </w:pPr>
    <w:rPr>
      <w:sz w:val="20"/>
      <w:szCs w:val="20"/>
    </w:rPr>
  </w:style>
  <w:style w:type="character" w:styleId="1815" w:customStyle="1">
    <w:name w:val="Texto de nota de fim Char"/>
    <w:basedOn w:val="1643"/>
    <w:link w:val="1814"/>
    <w:uiPriority w:val="99"/>
    <w:semiHidden/>
    <w:pPr>
      <w:pBdr/>
      <w:spacing/>
      <w:ind/>
    </w:pPr>
    <w:rPr>
      <w:sz w:val="20"/>
      <w:szCs w:val="20"/>
    </w:rPr>
  </w:style>
  <w:style w:type="character" w:styleId="1816">
    <w:name w:val="endnote reference"/>
    <w:basedOn w:val="1643"/>
    <w:uiPriority w:val="99"/>
    <w:semiHidden/>
    <w:unhideWhenUsed/>
    <w:pPr>
      <w:pBdr/>
      <w:spacing/>
      <w:ind/>
    </w:pPr>
    <w:rPr>
      <w:vertAlign w:val="superscript"/>
    </w:rPr>
  </w:style>
  <w:style w:type="character" w:styleId="1817">
    <w:name w:val="Placeholder Text"/>
    <w:basedOn w:val="1643"/>
    <w:uiPriority w:val="99"/>
    <w:semiHidden/>
    <w:pPr>
      <w:pBdr/>
      <w:spacing/>
      <w:ind/>
    </w:pPr>
    <w:rPr>
      <w:color w:val="666666"/>
    </w:rPr>
  </w:style>
  <w:style w:type="paragraph" w:styleId="1818">
    <w:name w:val="TOC Heading"/>
    <w:uiPriority w:val="39"/>
    <w:unhideWhenUsed/>
    <w:pPr>
      <w:pBdr/>
      <w:spacing/>
      <w:ind/>
    </w:pPr>
  </w:style>
  <w:style w:type="paragraph" w:styleId="1819">
    <w:name w:val="HTML Preformatted"/>
    <w:basedOn w:val="1633"/>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0" w:customStyle="1">
    <w:name w:val="Default"/>
    <w:pPr>
      <w:pBdr/>
      <w:spacing/>
      <w:ind/>
    </w:pPr>
    <w:rPr>
      <w:rFonts w:ascii="INKKGO+TimesNewRoman" w:hAnsi="INKKGO+TimesNewRoman" w:cs="INKKGO+TimesNewRoman"/>
      <w:color w:val="000000"/>
      <w:sz w:val="24"/>
      <w:szCs w:val="24"/>
    </w:rPr>
  </w:style>
  <w:style w:type="paragraph" w:styleId="1821">
    <w:name w:val="Footer"/>
    <w:basedOn w:val="1633"/>
    <w:link w:val="1842"/>
    <w:uiPriority w:val="99"/>
    <w:pPr>
      <w:pBdr/>
      <w:tabs>
        <w:tab w:val="center" w:leader="none" w:pos="4419"/>
        <w:tab w:val="right" w:leader="none" w:pos="8838"/>
      </w:tabs>
      <w:spacing/>
      <w:ind/>
    </w:pPr>
  </w:style>
  <w:style w:type="character" w:styleId="1822">
    <w:name w:val="page number"/>
    <w:basedOn w:val="1643"/>
    <w:semiHidden/>
    <w:pPr>
      <w:pBdr/>
      <w:spacing/>
      <w:ind/>
    </w:pPr>
  </w:style>
  <w:style w:type="paragraph" w:styleId="1823">
    <w:name w:val="Header"/>
    <w:basedOn w:val="1633"/>
    <w:link w:val="1839"/>
    <w:uiPriority w:val="99"/>
    <w:pPr>
      <w:pBdr/>
      <w:tabs>
        <w:tab w:val="center" w:leader="none" w:pos="4419"/>
        <w:tab w:val="right" w:leader="none" w:pos="8838"/>
      </w:tabs>
      <w:spacing/>
      <w:ind/>
    </w:pPr>
  </w:style>
  <w:style w:type="paragraph" w:styleId="1824">
    <w:name w:val="toc 1"/>
    <w:basedOn w:val="1633"/>
    <w:next w:val="1633"/>
    <w:uiPriority w:val="39"/>
    <w:pPr>
      <w:pBdr/>
      <w:spacing/>
      <w:ind/>
    </w:pPr>
    <w:rPr>
      <w:b/>
    </w:rPr>
  </w:style>
  <w:style w:type="paragraph" w:styleId="1825">
    <w:name w:val="toc 2"/>
    <w:basedOn w:val="1633"/>
    <w:next w:val="1633"/>
    <w:uiPriority w:val="39"/>
    <w:pPr>
      <w:pBdr/>
      <w:spacing/>
      <w:ind w:left="240"/>
    </w:pPr>
  </w:style>
  <w:style w:type="paragraph" w:styleId="1826">
    <w:name w:val="toc 3"/>
    <w:basedOn w:val="1633"/>
    <w:next w:val="1633"/>
    <w:uiPriority w:val="39"/>
    <w:pPr>
      <w:pBdr/>
      <w:spacing/>
      <w:ind w:left="480"/>
    </w:pPr>
    <w:rPr>
      <w:b/>
    </w:rPr>
  </w:style>
  <w:style w:type="character" w:styleId="1827">
    <w:name w:val="Hyperlink"/>
    <w:basedOn w:val="1643"/>
    <w:uiPriority w:val="99"/>
    <w:pPr>
      <w:pBdr/>
      <w:spacing/>
      <w:ind/>
    </w:pPr>
    <w:rPr>
      <w:color w:val="0000ff"/>
      <w:u w:val="single"/>
    </w:rPr>
  </w:style>
  <w:style w:type="character" w:styleId="1828">
    <w:name w:val="FollowedHyperlink"/>
    <w:basedOn w:val="1643"/>
    <w:semiHidden/>
    <w:pPr>
      <w:pBdr/>
      <w:spacing/>
      <w:ind/>
    </w:pPr>
    <w:rPr>
      <w:color w:val="800080"/>
      <w:u w:val="single"/>
    </w:rPr>
  </w:style>
  <w:style w:type="paragraph" w:styleId="1829" w:customStyle="1">
    <w:name w:val="Estilo Fonte 12+Negrito+Centralizado"/>
    <w:basedOn w:val="1633"/>
    <w:pPr>
      <w:pBdr/>
      <w:spacing/>
      <w:ind/>
      <w:jc w:val="center"/>
    </w:pPr>
    <w:rPr>
      <w:b/>
      <w:bCs/>
      <w:szCs w:val="20"/>
    </w:rPr>
  </w:style>
  <w:style w:type="paragraph" w:styleId="1830" w:customStyle="1">
    <w:name w:val="CAPA"/>
    <w:basedOn w:val="1633"/>
    <w:pPr>
      <w:pBdr/>
      <w:spacing w:line="240" w:lineRule="auto"/>
      <w:ind/>
      <w:jc w:val="center"/>
    </w:pPr>
    <w:rPr>
      <w:b/>
      <w:sz w:val="28"/>
      <w:szCs w:val="20"/>
    </w:rPr>
  </w:style>
  <w:style w:type="paragraph" w:styleId="1831">
    <w:name w:val="toc 4"/>
    <w:basedOn w:val="1633"/>
    <w:next w:val="1633"/>
    <w:semiHidden/>
    <w:pPr>
      <w:pBdr/>
      <w:spacing/>
      <w:ind w:left="720"/>
      <w:jc w:val="left"/>
    </w:pPr>
  </w:style>
  <w:style w:type="paragraph" w:styleId="1832">
    <w:name w:val="toc 5"/>
    <w:basedOn w:val="1633"/>
    <w:next w:val="1633"/>
    <w:semiHidden/>
    <w:pPr>
      <w:pBdr/>
      <w:spacing/>
      <w:ind w:left="960"/>
      <w:jc w:val="left"/>
    </w:pPr>
  </w:style>
  <w:style w:type="paragraph" w:styleId="1833">
    <w:name w:val="toc 6"/>
    <w:basedOn w:val="1633"/>
    <w:next w:val="1633"/>
    <w:semiHidden/>
    <w:pPr>
      <w:pBdr/>
      <w:spacing/>
      <w:ind w:left="1200"/>
      <w:jc w:val="left"/>
    </w:pPr>
  </w:style>
  <w:style w:type="paragraph" w:styleId="1834">
    <w:name w:val="toc 7"/>
    <w:basedOn w:val="1633"/>
    <w:next w:val="1633"/>
    <w:semiHidden/>
    <w:pPr>
      <w:pBdr/>
      <w:spacing/>
      <w:ind w:left="1440"/>
      <w:jc w:val="left"/>
    </w:pPr>
  </w:style>
  <w:style w:type="paragraph" w:styleId="1835">
    <w:name w:val="toc 8"/>
    <w:basedOn w:val="1633"/>
    <w:next w:val="1633"/>
    <w:semiHidden/>
    <w:pPr>
      <w:pBdr/>
      <w:spacing/>
      <w:ind w:left="1680"/>
      <w:jc w:val="left"/>
    </w:pPr>
  </w:style>
  <w:style w:type="paragraph" w:styleId="1836">
    <w:name w:val="toc 9"/>
    <w:basedOn w:val="1633"/>
    <w:next w:val="1633"/>
    <w:semiHidden/>
    <w:pPr>
      <w:pBdr/>
      <w:spacing/>
      <w:ind w:left="1920"/>
      <w:jc w:val="left"/>
    </w:pPr>
  </w:style>
  <w:style w:type="paragraph" w:styleId="1837">
    <w:name w:val="No Spacing"/>
    <w:uiPriority w:val="1"/>
    <w:qFormat/>
    <w:pPr>
      <w:pBdr/>
      <w:spacing/>
      <w:ind/>
      <w:jc w:val="both"/>
    </w:pPr>
    <w:rPr>
      <w:sz w:val="24"/>
      <w:szCs w:val="24"/>
    </w:rPr>
  </w:style>
  <w:style w:type="table" w:styleId="1838">
    <w:name w:val="Table Grid"/>
    <w:basedOn w:val="164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39" w:customStyle="1">
    <w:name w:val="Cabeçalho Char"/>
    <w:basedOn w:val="1643"/>
    <w:link w:val="1823"/>
    <w:uiPriority w:val="99"/>
    <w:pPr>
      <w:pBdr/>
      <w:spacing/>
      <w:ind/>
    </w:pPr>
    <w:rPr>
      <w:sz w:val="24"/>
      <w:szCs w:val="22"/>
    </w:rPr>
  </w:style>
  <w:style w:type="paragraph" w:styleId="1840">
    <w:name w:val="Balloon Text"/>
    <w:basedOn w:val="1633"/>
    <w:link w:val="1841"/>
    <w:uiPriority w:val="99"/>
    <w:semiHidden/>
    <w:unhideWhenUsed/>
    <w:pPr>
      <w:pBdr/>
      <w:spacing/>
      <w:ind/>
    </w:pPr>
    <w:rPr>
      <w:rFonts w:ascii="Tahoma" w:hAnsi="Tahoma" w:cs="Tahoma"/>
      <w:sz w:val="16"/>
      <w:szCs w:val="16"/>
    </w:rPr>
  </w:style>
  <w:style w:type="character" w:styleId="1841" w:customStyle="1">
    <w:name w:val="Texto de balão Char"/>
    <w:basedOn w:val="1643"/>
    <w:link w:val="1840"/>
    <w:uiPriority w:val="99"/>
    <w:semiHidden/>
    <w:pPr>
      <w:pBdr/>
      <w:spacing/>
      <w:ind/>
    </w:pPr>
    <w:rPr>
      <w:rFonts w:ascii="Tahoma" w:hAnsi="Tahoma" w:cs="Tahoma"/>
      <w:sz w:val="16"/>
      <w:szCs w:val="16"/>
    </w:rPr>
  </w:style>
  <w:style w:type="character" w:styleId="1842" w:customStyle="1">
    <w:name w:val="Rodapé Char"/>
    <w:basedOn w:val="1643"/>
    <w:link w:val="1821"/>
    <w:uiPriority w:val="99"/>
    <w:pPr>
      <w:pBdr/>
      <w:spacing/>
      <w:ind/>
    </w:pPr>
    <w:rPr>
      <w:sz w:val="24"/>
      <w:szCs w:val="22"/>
    </w:rPr>
  </w:style>
  <w:style w:type="character" w:styleId="1843">
    <w:name w:val="Strong"/>
    <w:basedOn w:val="1643"/>
    <w:uiPriority w:val="22"/>
    <w:qFormat/>
    <w:pPr>
      <w:pBdr/>
      <w:spacing/>
      <w:ind/>
    </w:pPr>
    <w:rPr>
      <w:rFonts w:ascii="Times New Roman" w:hAnsi="Times New Roman"/>
      <w:bCs/>
      <w:sz w:val="20"/>
    </w:rPr>
  </w:style>
  <w:style w:type="paragraph" w:styleId="1844">
    <w:name w:val="List Paragraph"/>
    <w:basedOn w:val="1633"/>
    <w:uiPriority w:val="34"/>
    <w:qFormat/>
    <w:pPr>
      <w:pBdr/>
      <w:spacing/>
      <w:ind w:left="720"/>
      <w:contextualSpacing w:val="true"/>
    </w:pPr>
  </w:style>
  <w:style w:type="paragraph" w:styleId="1845">
    <w:name w:val="Caption"/>
    <w:basedOn w:val="1633"/>
    <w:next w:val="1633"/>
    <w:uiPriority w:val="35"/>
    <w:unhideWhenUsed/>
    <w:qFormat/>
    <w:pPr>
      <w:pBdr/>
      <w:spacing w:after="200" w:line="240" w:lineRule="auto"/>
      <w:ind/>
    </w:pPr>
    <w:rPr>
      <w:bCs/>
      <w:sz w:val="20"/>
      <w:szCs w:val="18"/>
    </w:rPr>
  </w:style>
  <w:style w:type="paragraph" w:styleId="1846">
    <w:name w:val="table of figures"/>
    <w:basedOn w:val="1633"/>
    <w:next w:val="1633"/>
    <w:uiPriority w:val="99"/>
    <w:unhideWhenUsed/>
    <w:pPr>
      <w:pBdr/>
      <w:spacing w:after="0"/>
      <w:ind/>
    </w:pPr>
    <w:rPr>
      <w:caps/>
    </w:rPr>
  </w:style>
  <w:style w:type="character" w:styleId="1847" w:customStyle="1">
    <w:name w:val="Menção Pendente1"/>
    <w:basedOn w:val="164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scrumguides.org/" TargetMode="External"/><Relationship Id="rId27" Type="http://schemas.openxmlformats.org/officeDocument/2006/relationships/hyperlink" Target="https://git-scm.com/book/en/v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7286-A0BE-499A-88B2-ECC91059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192</cp:revision>
  <dcterms:created xsi:type="dcterms:W3CDTF">2026-06-10T17:27:00Z</dcterms:created>
  <dcterms:modified xsi:type="dcterms:W3CDTF">2026-06-28T22:50:19Z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