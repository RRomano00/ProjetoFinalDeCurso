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BD87FF1" w14:textId="77777777">
      <w:pPr>
        <w:pStyle w:val="1831"/>
        <w:pBdr/>
        <w:spacing/>
        <w:ind/>
        <w:rPr>
          <w:sz w:val="24"/>
          <w:szCs w:val="24"/>
        </w:rPr>
      </w:pPr>
      <w:r>
        <w:rPr>
          <w:sz w:val="24"/>
          <w:szCs w:val="24"/>
        </w:rPr>
        <w:t xml:space="preserve">FAI – CENTRO DE ENSINO SUPERIOR EM GESTÃO, TECNOLOGIA E EDUCAÇÃO</w:t>
      </w:r>
      <w:r>
        <w:rPr>
          <w:sz w:val="24"/>
          <w:szCs w:val="24"/>
        </w:rPr>
      </w:r>
      <w:r>
        <w:rPr>
          <w:sz w:val="24"/>
          <w:szCs w:val="24"/>
        </w:rPr>
      </w:r>
    </w:p>
    <w:p w14:paraId="3BB1282D" w14:textId="77777777">
      <w:pPr>
        <w:pStyle w:val="1831"/>
        <w:pBdr/>
        <w:spacing/>
        <w:ind/>
        <w:rPr>
          <w:sz w:val="24"/>
          <w:szCs w:val="24"/>
        </w:rPr>
      </w:pPr>
      <w:r>
        <w:rPr>
          <w:sz w:val="24"/>
          <w:szCs w:val="24"/>
        </w:rPr>
        <w:t xml:space="preserve">CURSO DE SISTEMAS DE INFORMAÇÃO</w:t>
      </w:r>
      <w:r>
        <w:rPr>
          <w:sz w:val="24"/>
          <w:szCs w:val="24"/>
        </w:rPr>
      </w:r>
      <w:r>
        <w:rPr>
          <w:sz w:val="24"/>
          <w:szCs w:val="24"/>
        </w:rPr>
      </w:r>
    </w:p>
    <w:p w14:paraId="165F2848" w14:textId="77777777">
      <w:pPr>
        <w:pStyle w:val="1831"/>
        <w:pBdr/>
        <w:spacing/>
        <w:ind/>
        <w:rPr>
          <w:sz w:val="24"/>
          <w:szCs w:val="24"/>
        </w:rPr>
      </w:pPr>
      <w:r>
        <w:rPr>
          <w:sz w:val="24"/>
          <w:szCs w:val="24"/>
        </w:rPr>
      </w:r>
      <w:r>
        <w:rPr>
          <w:sz w:val="24"/>
          <w:szCs w:val="24"/>
        </w:rPr>
      </w:r>
      <w:r>
        <w:rPr>
          <w:sz w:val="24"/>
          <w:szCs w:val="24"/>
        </w:rPr>
      </w:r>
    </w:p>
    <w:p w14:paraId="5B991524" w14:textId="77777777">
      <w:pPr>
        <w:pStyle w:val="1831"/>
        <w:pBdr/>
        <w:spacing/>
        <w:ind/>
        <w:rPr>
          <w:sz w:val="24"/>
          <w:szCs w:val="24"/>
        </w:rPr>
      </w:pPr>
      <w:r>
        <w:rPr>
          <w:sz w:val="24"/>
          <w:szCs w:val="24"/>
        </w:rPr>
      </w:r>
      <w:r>
        <w:rPr>
          <w:sz w:val="24"/>
          <w:szCs w:val="24"/>
        </w:rPr>
      </w:r>
      <w:r>
        <w:rPr>
          <w:sz w:val="24"/>
          <w:szCs w:val="24"/>
        </w:rPr>
      </w:r>
    </w:p>
    <w:p w14:paraId="1ACCEEC1" w14:textId="77777777">
      <w:pPr>
        <w:pStyle w:val="1831"/>
        <w:pBdr/>
        <w:spacing/>
        <w:ind/>
        <w:rPr>
          <w:sz w:val="24"/>
          <w:szCs w:val="24"/>
        </w:rPr>
      </w:pPr>
      <w:r>
        <w:rPr>
          <w:sz w:val="24"/>
          <w:szCs w:val="24"/>
        </w:rPr>
        <w:t xml:space="preserve">LUCAS FIORRIGI FURLAN</w:t>
      </w:r>
      <w:r>
        <w:rPr>
          <w:sz w:val="24"/>
          <w:szCs w:val="24"/>
        </w:rPr>
      </w:r>
      <w:r>
        <w:rPr>
          <w:sz w:val="24"/>
          <w:szCs w:val="24"/>
        </w:rPr>
      </w:r>
    </w:p>
    <w:p w14:paraId="42F03270" w14:textId="77777777">
      <w:pPr>
        <w:pStyle w:val="1831"/>
        <w:pBdr/>
        <w:spacing/>
        <w:ind/>
        <w:rPr>
          <w:sz w:val="24"/>
          <w:szCs w:val="24"/>
        </w:rPr>
      </w:pPr>
      <w:r>
        <w:rPr>
          <w:sz w:val="24"/>
          <w:szCs w:val="24"/>
        </w:rPr>
        <w:t xml:space="preserve">MIGUEL MARTINS LIMA</w:t>
      </w:r>
      <w:r>
        <w:rPr>
          <w:sz w:val="24"/>
          <w:szCs w:val="24"/>
        </w:rPr>
      </w:r>
      <w:r>
        <w:rPr>
          <w:sz w:val="24"/>
          <w:szCs w:val="24"/>
        </w:rPr>
      </w:r>
    </w:p>
    <w:p w14:paraId="13CBC1BD" w14:textId="77777777">
      <w:pPr>
        <w:pStyle w:val="1831"/>
        <w:pBdr/>
        <w:spacing/>
        <w:ind/>
        <w:rPr>
          <w:sz w:val="24"/>
          <w:szCs w:val="24"/>
        </w:rPr>
      </w:pPr>
      <w:r>
        <w:rPr>
          <w:sz w:val="24"/>
          <w:szCs w:val="24"/>
        </w:rPr>
        <w:t xml:space="preserve">RODRIGO PEREIRA ROMANO</w:t>
      </w:r>
      <w:r>
        <w:rPr>
          <w:sz w:val="24"/>
          <w:szCs w:val="24"/>
        </w:rPr>
      </w:r>
      <w:r>
        <w:rPr>
          <w:sz w:val="24"/>
          <w:szCs w:val="24"/>
        </w:rPr>
      </w:r>
    </w:p>
    <w:p w14:paraId="0AD43B57" w14:textId="77777777">
      <w:pPr>
        <w:pStyle w:val="1831"/>
        <w:pBdr/>
        <w:spacing/>
        <w:ind/>
        <w:rPr>
          <w:sz w:val="24"/>
          <w:szCs w:val="24"/>
        </w:rPr>
      </w:pPr>
      <w:r>
        <w:rPr>
          <w:sz w:val="24"/>
          <w:szCs w:val="24"/>
        </w:rPr>
      </w:r>
      <w:r>
        <w:rPr>
          <w:sz w:val="24"/>
          <w:szCs w:val="24"/>
        </w:rPr>
      </w:r>
      <w:r>
        <w:rPr>
          <w:sz w:val="24"/>
          <w:szCs w:val="24"/>
        </w:rPr>
      </w:r>
    </w:p>
    <w:p w14:paraId="0AF53D9E" w14:textId="77777777">
      <w:pPr>
        <w:pStyle w:val="1831"/>
        <w:pBdr/>
        <w:spacing/>
        <w:ind/>
        <w:rPr>
          <w:sz w:val="24"/>
          <w:szCs w:val="24"/>
        </w:rPr>
      </w:pPr>
      <w:r>
        <w:rPr>
          <w:sz w:val="24"/>
          <w:szCs w:val="24"/>
        </w:rPr>
      </w:r>
      <w:r>
        <w:rPr>
          <w:sz w:val="24"/>
          <w:szCs w:val="24"/>
        </w:rPr>
      </w:r>
      <w:r>
        <w:rPr>
          <w:sz w:val="24"/>
          <w:szCs w:val="24"/>
        </w:rPr>
      </w:r>
    </w:p>
    <w:p w14:paraId="7D499509" w14:textId="77777777">
      <w:pPr>
        <w:pStyle w:val="1831"/>
        <w:pBdr/>
        <w:spacing/>
        <w:ind/>
        <w:rPr>
          <w:sz w:val="24"/>
          <w:szCs w:val="24"/>
        </w:rPr>
      </w:pPr>
      <w:r>
        <w:rPr>
          <w:sz w:val="24"/>
          <w:szCs w:val="24"/>
        </w:rPr>
      </w:r>
      <w:r>
        <w:rPr>
          <w:sz w:val="24"/>
          <w:szCs w:val="24"/>
        </w:rPr>
      </w:r>
      <w:r>
        <w:rPr>
          <w:sz w:val="24"/>
          <w:szCs w:val="24"/>
        </w:rPr>
      </w:r>
    </w:p>
    <w:p w14:paraId="0AE774C8" w14:textId="77777777">
      <w:pPr>
        <w:pStyle w:val="1831"/>
        <w:pBdr/>
        <w:spacing/>
        <w:ind/>
        <w:rPr>
          <w:sz w:val="24"/>
          <w:szCs w:val="24"/>
        </w:rPr>
      </w:pPr>
      <w:r>
        <w:rPr>
          <w:sz w:val="24"/>
          <w:szCs w:val="24"/>
        </w:rPr>
      </w:r>
      <w:r>
        <w:rPr>
          <w:sz w:val="24"/>
          <w:szCs w:val="24"/>
        </w:rPr>
      </w:r>
      <w:r>
        <w:rPr>
          <w:sz w:val="24"/>
          <w:szCs w:val="24"/>
        </w:rPr>
      </w:r>
    </w:p>
    <w:p w14:paraId="6C77CF88" w14:textId="77777777">
      <w:pPr>
        <w:pStyle w:val="1831"/>
        <w:pBdr/>
        <w:spacing/>
        <w:ind/>
        <w:rPr>
          <w:sz w:val="24"/>
          <w:szCs w:val="24"/>
        </w:rPr>
      </w:pPr>
      <w:r>
        <w:rPr>
          <w:sz w:val="24"/>
          <w:szCs w:val="24"/>
        </w:rPr>
      </w:r>
      <w:r>
        <w:rPr>
          <w:sz w:val="24"/>
          <w:szCs w:val="24"/>
        </w:rPr>
      </w:r>
      <w:r>
        <w:rPr>
          <w:sz w:val="24"/>
          <w:szCs w:val="24"/>
        </w:rPr>
      </w:r>
    </w:p>
    <w:p w14:paraId="4B617B0F" w14:textId="77777777">
      <w:pPr>
        <w:pStyle w:val="1831"/>
        <w:pBdr/>
        <w:spacing w:line="360" w:lineRule="auto"/>
        <w:ind/>
        <w:rPr>
          <w:sz w:val="24"/>
          <w:szCs w:val="24"/>
        </w:rPr>
      </w:pPr>
      <w:r>
        <w:rPr>
          <w:sz w:val="24"/>
          <w:szCs w:val="24"/>
        </w:rPr>
        <w:t xml:space="preserve">SISTEMA DE INFORMAÇÃO PARA REPORTE DE OCORRÊNCIAS E APOIO À GESTÃO DE ZELADORIA PÚBLICA: FALA, CIDADE!  </w:t>
      </w:r>
      <w:r>
        <w:rPr>
          <w:sz w:val="24"/>
          <w:szCs w:val="24"/>
        </w:rPr>
      </w:r>
      <w:r>
        <w:rPr>
          <w:sz w:val="24"/>
          <w:szCs w:val="24"/>
        </w:rPr>
      </w:r>
    </w:p>
    <w:p w14:paraId="75BAC297" w14:textId="77777777">
      <w:pPr>
        <w:pBdr/>
        <w:spacing/>
        <w:ind/>
        <w:rPr>
          <w:szCs w:val="24"/>
        </w:rPr>
      </w:pPr>
      <w:r>
        <w:rPr>
          <w:szCs w:val="24"/>
        </w:rPr>
      </w:r>
      <w:r>
        <w:rPr>
          <w:szCs w:val="24"/>
        </w:rPr>
      </w:r>
      <w:r>
        <w:rPr>
          <w:szCs w:val="24"/>
        </w:rPr>
      </w:r>
    </w:p>
    <w:p w14:paraId="18C81A63" w14:textId="77777777">
      <w:pPr>
        <w:pBdr/>
        <w:spacing/>
        <w:ind/>
        <w:rPr>
          <w:szCs w:val="24"/>
        </w:rPr>
      </w:pPr>
      <w:r>
        <w:rPr>
          <w:szCs w:val="24"/>
        </w:rPr>
      </w:r>
      <w:r>
        <w:rPr>
          <w:szCs w:val="24"/>
        </w:rPr>
      </w:r>
      <w:r>
        <w:rPr>
          <w:szCs w:val="24"/>
        </w:rPr>
      </w:r>
    </w:p>
    <w:p w14:paraId="4FA9016F" w14:textId="77777777">
      <w:pPr>
        <w:pStyle w:val="1831"/>
        <w:pBdr/>
        <w:spacing/>
        <w:ind/>
        <w:rPr>
          <w:sz w:val="24"/>
          <w:szCs w:val="24"/>
        </w:rPr>
      </w:pPr>
      <w:r>
        <w:rPr>
          <w:sz w:val="24"/>
          <w:szCs w:val="24"/>
        </w:rPr>
      </w:r>
      <w:r>
        <w:rPr>
          <w:sz w:val="24"/>
          <w:szCs w:val="24"/>
        </w:rPr>
      </w:r>
      <w:r>
        <w:rPr>
          <w:sz w:val="24"/>
          <w:szCs w:val="24"/>
        </w:rPr>
      </w:r>
    </w:p>
    <w:p w14:paraId="21A8E561" w14:textId="77777777">
      <w:pPr>
        <w:pStyle w:val="1831"/>
        <w:pBdr/>
        <w:spacing/>
        <w:ind/>
        <w:rPr>
          <w:sz w:val="24"/>
          <w:szCs w:val="24"/>
        </w:rPr>
      </w:pPr>
      <w:r>
        <w:rPr>
          <w:sz w:val="24"/>
          <w:szCs w:val="24"/>
        </w:rPr>
      </w:r>
      <w:r>
        <w:rPr>
          <w:sz w:val="24"/>
          <w:szCs w:val="24"/>
        </w:rPr>
      </w:r>
      <w:r>
        <w:rPr>
          <w:sz w:val="24"/>
          <w:szCs w:val="24"/>
        </w:rPr>
      </w:r>
    </w:p>
    <w:p w14:paraId="67747CD9" w14:textId="77777777">
      <w:pPr>
        <w:pStyle w:val="1831"/>
        <w:pBdr/>
        <w:spacing/>
        <w:ind/>
        <w:rPr>
          <w:sz w:val="24"/>
          <w:szCs w:val="24"/>
        </w:rPr>
      </w:pPr>
      <w:r>
        <w:rPr>
          <w:sz w:val="24"/>
          <w:szCs w:val="24"/>
        </w:rPr>
      </w:r>
      <w:r>
        <w:rPr>
          <w:sz w:val="24"/>
          <w:szCs w:val="24"/>
        </w:rPr>
      </w:r>
      <w:r>
        <w:rPr>
          <w:sz w:val="24"/>
          <w:szCs w:val="24"/>
        </w:rPr>
      </w:r>
    </w:p>
    <w:p w14:paraId="7AE67D06" w14:textId="77777777">
      <w:pPr>
        <w:pStyle w:val="1831"/>
        <w:pBdr/>
        <w:spacing/>
        <w:ind/>
        <w:rPr>
          <w:sz w:val="24"/>
          <w:szCs w:val="24"/>
        </w:rPr>
      </w:pPr>
      <w:r>
        <w:rPr>
          <w:sz w:val="24"/>
          <w:szCs w:val="24"/>
        </w:rPr>
      </w:r>
      <w:r>
        <w:rPr>
          <w:sz w:val="24"/>
          <w:szCs w:val="24"/>
        </w:rPr>
      </w:r>
      <w:r>
        <w:rPr>
          <w:sz w:val="24"/>
          <w:szCs w:val="24"/>
        </w:rPr>
      </w:r>
    </w:p>
    <w:p w14:paraId="77575A78" w14:textId="77777777">
      <w:pPr>
        <w:pStyle w:val="1831"/>
        <w:pBdr/>
        <w:spacing/>
        <w:ind/>
        <w:rPr>
          <w:sz w:val="24"/>
          <w:szCs w:val="24"/>
        </w:rPr>
      </w:pPr>
      <w:r>
        <w:rPr>
          <w:sz w:val="24"/>
          <w:szCs w:val="24"/>
        </w:rPr>
      </w:r>
      <w:r>
        <w:rPr>
          <w:sz w:val="24"/>
          <w:szCs w:val="24"/>
        </w:rPr>
      </w:r>
      <w:r>
        <w:rPr>
          <w:sz w:val="24"/>
          <w:szCs w:val="24"/>
        </w:rPr>
      </w:r>
    </w:p>
    <w:p w14:paraId="6D36A135" w14:textId="77777777">
      <w:pPr>
        <w:pStyle w:val="1831"/>
        <w:pBdr/>
        <w:spacing/>
        <w:ind/>
        <w:jc w:val="both"/>
        <w:rPr>
          <w:sz w:val="24"/>
          <w:szCs w:val="24"/>
        </w:rPr>
      </w:pPr>
      <w:r>
        <w:rPr>
          <w:sz w:val="24"/>
          <w:szCs w:val="24"/>
        </w:rPr>
      </w:r>
      <w:r>
        <w:rPr>
          <w:sz w:val="24"/>
          <w:szCs w:val="24"/>
        </w:rPr>
      </w:r>
      <w:r>
        <w:rPr>
          <w:sz w:val="24"/>
          <w:szCs w:val="24"/>
        </w:rPr>
      </w:r>
    </w:p>
    <w:p w14:paraId="63D35295" w14:textId="77777777">
      <w:pPr>
        <w:pStyle w:val="1831"/>
        <w:pBdr/>
        <w:spacing/>
        <w:ind/>
        <w:rPr>
          <w:sz w:val="24"/>
          <w:szCs w:val="24"/>
        </w:rPr>
      </w:pPr>
      <w:r>
        <w:rPr>
          <w:sz w:val="24"/>
          <w:szCs w:val="24"/>
        </w:rPr>
        <w:t xml:space="preserve">SANTA RITA DO SAPUCAÍ - MG</w:t>
      </w:r>
      <w:r>
        <w:rPr>
          <w:sz w:val="24"/>
          <w:szCs w:val="24"/>
        </w:rPr>
      </w:r>
      <w:r>
        <w:rPr>
          <w:sz w:val="24"/>
          <w:szCs w:val="24"/>
        </w:rPr>
      </w:r>
    </w:p>
    <w:p w14:paraId="3D14005C" w14:textId="77777777">
      <w:pPr>
        <w:pStyle w:val="1831"/>
        <w:pBdr/>
        <w:spacing/>
        <w:ind/>
        <w:rPr/>
      </w:pPr>
      <w:r>
        <w:rPr>
          <w:sz w:val="24"/>
          <w:szCs w:val="24"/>
        </w:rPr>
        <w:t xml:space="preserve">2026</w:t>
      </w:r>
      <w:r>
        <w:br w:type="page" w:clear="all"/>
      </w:r>
      <w:r/>
    </w:p>
    <w:p w14:paraId="435EA848" w14:textId="77777777">
      <w:pPr>
        <w:pStyle w:val="1831"/>
        <w:pBdr/>
        <w:spacing/>
        <w:ind/>
        <w:rPr>
          <w:sz w:val="24"/>
          <w:szCs w:val="24"/>
        </w:rPr>
      </w:pPr>
      <w:r>
        <w:rPr>
          <w:sz w:val="24"/>
          <w:szCs w:val="24"/>
        </w:rPr>
        <w:t xml:space="preserve">FAI – CENTRO DE ENSINO SUPERIOR EM GESTÃO, TECNOLOGIA E EDUCAÇÃO</w:t>
      </w:r>
      <w:r>
        <w:rPr>
          <w:sz w:val="24"/>
          <w:szCs w:val="24"/>
        </w:rPr>
      </w:r>
      <w:r>
        <w:rPr>
          <w:sz w:val="24"/>
          <w:szCs w:val="24"/>
        </w:rPr>
      </w:r>
    </w:p>
    <w:p w14:paraId="216AAA59" w14:textId="77777777">
      <w:pPr>
        <w:pStyle w:val="1831"/>
        <w:pBdr/>
        <w:spacing/>
        <w:ind/>
        <w:rPr>
          <w:sz w:val="24"/>
          <w:szCs w:val="24"/>
        </w:rPr>
      </w:pPr>
      <w:r>
        <w:rPr>
          <w:sz w:val="24"/>
          <w:szCs w:val="24"/>
        </w:rPr>
        <w:t xml:space="preserve">CURSO DE SISTEMAS DE INFORMAÇÃO</w:t>
      </w:r>
      <w:r>
        <w:rPr>
          <w:sz w:val="24"/>
          <w:szCs w:val="24"/>
        </w:rPr>
      </w:r>
      <w:r>
        <w:rPr>
          <w:sz w:val="24"/>
          <w:szCs w:val="24"/>
        </w:rPr>
      </w:r>
    </w:p>
    <w:p w14:paraId="1415EA28" w14:textId="77777777">
      <w:pPr>
        <w:pStyle w:val="1831"/>
        <w:pBdr/>
        <w:spacing/>
        <w:ind/>
        <w:rPr>
          <w:sz w:val="24"/>
          <w:szCs w:val="24"/>
        </w:rPr>
      </w:pPr>
      <w:r>
        <w:rPr>
          <w:sz w:val="24"/>
          <w:szCs w:val="24"/>
        </w:rPr>
      </w:r>
      <w:r>
        <w:rPr>
          <w:sz w:val="24"/>
          <w:szCs w:val="24"/>
        </w:rPr>
      </w:r>
      <w:r>
        <w:rPr>
          <w:sz w:val="24"/>
          <w:szCs w:val="24"/>
        </w:rPr>
      </w:r>
    </w:p>
    <w:p w14:paraId="27C4C17F" w14:textId="77777777">
      <w:pPr>
        <w:pStyle w:val="1831"/>
        <w:pBdr/>
        <w:spacing/>
        <w:ind/>
        <w:rPr>
          <w:sz w:val="24"/>
          <w:szCs w:val="24"/>
        </w:rPr>
      </w:pPr>
      <w:r>
        <w:rPr>
          <w:sz w:val="24"/>
          <w:szCs w:val="24"/>
        </w:rPr>
        <w:t xml:space="preserve">LUCAS FIORRIGI FURLAN</w:t>
      </w:r>
      <w:r>
        <w:rPr>
          <w:sz w:val="24"/>
          <w:szCs w:val="24"/>
        </w:rPr>
      </w:r>
      <w:r>
        <w:rPr>
          <w:sz w:val="24"/>
          <w:szCs w:val="24"/>
        </w:rPr>
      </w:r>
    </w:p>
    <w:p w14:paraId="423FEB1F" w14:textId="77777777">
      <w:pPr>
        <w:pStyle w:val="1831"/>
        <w:pBdr/>
        <w:spacing/>
        <w:ind/>
        <w:rPr>
          <w:sz w:val="24"/>
          <w:szCs w:val="24"/>
        </w:rPr>
      </w:pPr>
      <w:r>
        <w:rPr>
          <w:sz w:val="24"/>
          <w:szCs w:val="24"/>
        </w:rPr>
        <w:t xml:space="preserve">MIGUEL MARTINS LIMA</w:t>
      </w:r>
      <w:r>
        <w:rPr>
          <w:sz w:val="24"/>
          <w:szCs w:val="24"/>
        </w:rPr>
      </w:r>
      <w:r>
        <w:rPr>
          <w:sz w:val="24"/>
          <w:szCs w:val="24"/>
        </w:rPr>
      </w:r>
    </w:p>
    <w:p w14:paraId="292BD0C4" w14:textId="77777777">
      <w:pPr>
        <w:pStyle w:val="1831"/>
        <w:pBdr/>
        <w:spacing/>
        <w:ind/>
        <w:rPr>
          <w:sz w:val="24"/>
          <w:szCs w:val="24"/>
        </w:rPr>
      </w:pPr>
      <w:r>
        <w:rPr>
          <w:sz w:val="24"/>
          <w:szCs w:val="24"/>
        </w:rPr>
        <w:t xml:space="preserve">RODRIGO PEREIRA ROMANO</w:t>
      </w:r>
      <w:r>
        <w:rPr>
          <w:sz w:val="24"/>
          <w:szCs w:val="24"/>
        </w:rPr>
      </w:r>
      <w:r>
        <w:rPr>
          <w:sz w:val="24"/>
          <w:szCs w:val="24"/>
        </w:rPr>
      </w:r>
    </w:p>
    <w:p w14:paraId="10F4B424" w14:textId="77777777">
      <w:pPr>
        <w:pStyle w:val="1831"/>
        <w:pBdr/>
        <w:spacing/>
        <w:ind/>
        <w:rPr>
          <w:sz w:val="24"/>
          <w:szCs w:val="24"/>
        </w:rPr>
      </w:pPr>
      <w:r>
        <w:rPr>
          <w:sz w:val="24"/>
          <w:szCs w:val="24"/>
        </w:rPr>
      </w:r>
      <w:r>
        <w:rPr>
          <w:sz w:val="24"/>
          <w:szCs w:val="24"/>
        </w:rPr>
      </w:r>
      <w:r>
        <w:rPr>
          <w:sz w:val="24"/>
          <w:szCs w:val="24"/>
        </w:rPr>
      </w:r>
    </w:p>
    <w:p w14:paraId="16AF80C1" w14:textId="77777777">
      <w:pPr>
        <w:pStyle w:val="1831"/>
        <w:pBdr/>
        <w:spacing/>
        <w:ind/>
        <w:rPr>
          <w:sz w:val="24"/>
          <w:szCs w:val="24"/>
        </w:rPr>
      </w:pPr>
      <w:r>
        <w:rPr>
          <w:sz w:val="24"/>
          <w:szCs w:val="24"/>
        </w:rPr>
      </w:r>
      <w:r>
        <w:rPr>
          <w:sz w:val="24"/>
          <w:szCs w:val="24"/>
        </w:rPr>
      </w:r>
      <w:r>
        <w:rPr>
          <w:sz w:val="24"/>
          <w:szCs w:val="24"/>
        </w:rPr>
      </w:r>
    </w:p>
    <w:p w14:paraId="65EB1E03" w14:textId="77777777">
      <w:pPr>
        <w:pStyle w:val="1831"/>
        <w:pBdr/>
        <w:spacing/>
        <w:ind/>
        <w:rPr>
          <w:sz w:val="24"/>
          <w:szCs w:val="24"/>
        </w:rPr>
      </w:pPr>
      <w:r>
        <w:rPr>
          <w:sz w:val="24"/>
          <w:szCs w:val="24"/>
        </w:rPr>
      </w:r>
      <w:r>
        <w:rPr>
          <w:sz w:val="24"/>
          <w:szCs w:val="24"/>
        </w:rPr>
      </w:r>
      <w:r>
        <w:rPr>
          <w:sz w:val="24"/>
          <w:szCs w:val="24"/>
        </w:rPr>
      </w:r>
    </w:p>
    <w:p w14:paraId="07EB583F" w14:textId="77777777">
      <w:pPr>
        <w:pStyle w:val="1831"/>
        <w:pBdr/>
        <w:spacing w:line="360" w:lineRule="auto"/>
        <w:ind/>
        <w:rPr>
          <w:sz w:val="24"/>
          <w:szCs w:val="24"/>
        </w:rPr>
      </w:pPr>
      <w:r>
        <w:rPr>
          <w:sz w:val="24"/>
          <w:szCs w:val="24"/>
        </w:rPr>
        <w:t xml:space="preserve">SISTEMA DE INFORMAÇÃO PARA REPORTE DE OCORRÊNCIAS E APOIO À GESTÃO DE ZELADORIA PÚBLICA: FALA, CIDADE!  </w:t>
      </w:r>
      <w:r>
        <w:rPr>
          <w:sz w:val="24"/>
          <w:szCs w:val="24"/>
        </w:rPr>
      </w:r>
      <w:r>
        <w:rPr>
          <w:sz w:val="24"/>
          <w:szCs w:val="24"/>
        </w:rPr>
      </w:r>
    </w:p>
    <w:p w14:paraId="6AA525BA" w14:textId="77777777">
      <w:pPr>
        <w:pBdr/>
        <w:spacing/>
        <w:ind/>
        <w:rPr>
          <w:szCs w:val="24"/>
        </w:rPr>
      </w:pPr>
      <w:r>
        <w:rPr>
          <w:szCs w:val="24"/>
        </w:rPr>
      </w:r>
      <w:r>
        <w:rPr>
          <w:szCs w:val="24"/>
        </w:rPr>
      </w:r>
      <w:r>
        <w:rPr>
          <w:szCs w:val="24"/>
        </w:rPr>
      </w:r>
    </w:p>
    <w:p w14:paraId="5CA53D4A" w14:textId="77777777">
      <w:pPr>
        <w:pBdr/>
        <w:spacing/>
        <w:ind/>
        <w:rPr>
          <w:szCs w:val="24"/>
        </w:rPr>
      </w:pPr>
      <w:r>
        <mc:AlternateContent>
          <mc:Choice Requires="wpg">
            <w:drawing>
              <wp:anchor xmlns:wp="http://schemas.openxmlformats.org/drawingml/2006/wordprocessingDrawing" xmlns:wp14="http://schemas.microsoft.com/office/word/2010/wordprocessingDrawing" distT="0" distB="0" distL="114300" distR="114300" simplePos="0" relativeHeight="251660800" behindDoc="0" locked="0" layoutInCell="1" allowOverlap="1">
                <wp:simplePos x="0" y="0"/>
                <wp:positionH relativeFrom="column">
                  <wp:posOffset>2059305</wp:posOffset>
                </wp:positionH>
                <wp:positionV relativeFrom="paragraph">
                  <wp:posOffset>255905</wp:posOffset>
                </wp:positionV>
                <wp:extent cx="3649980" cy="1828800"/>
                <wp:effectExtent l="0" t="0" r="0" b="0"/>
                <wp:wrapNone/>
                <wp:docPr id="1" name="_x0000_s1034"/>
                <wp:cNvGraphicFramePr/>
                <a:graphic xmlns:a="http://schemas.openxmlformats.org/drawingml/2006/main">
                  <a:graphicData uri="http://schemas.microsoft.com/office/word/2010/wordprocessingShape">
                    <wps:wsp>
                      <wps:cNvPr id="0" name=""/>
                      <wps:cNvSpPr txBox="1"/>
                      <wps:spPr bwMode="auto">
                        <a:xfrm>
                          <a:off x="2059305" y="255905"/>
                          <a:ext cx="3649980" cy="1828800"/>
                        </a:xfrm>
                        <a:prstGeom prst="rect">
                          <a:avLst/>
                        </a:prstGeom>
                        <a:solidFill>
                          <a:srgbClr val="FFFFFF"/>
                        </a:solidFill>
                        <a:ln>
                          <a:solidFill>
                            <a:srgbClr val="FFFFFF"/>
                          </a:solidFill>
                        </a:ln>
                      </wps:spPr>
                      <wps:txbx>
                        <w:txbxContent>
                          <w:p w14:paraId="34D3E2E4" w14:textId="77777777">
                            <w:pPr>
                              <w:pBdr/>
                              <w:spacing/>
                              <w:ind/>
                              <w:rPr/>
                            </w:pPr>
                            <w:r>
                              <w:t xml:space="preserve">Projeto de final de curso apresentado a FAI – Centro de Ensino Superior em Gestão, Tecnologia e Educação, como requisito parcial para obtenção do Título de Bacharel em Sistemas de Informação, sob a orientação da profa. Eunice Gomes de Siqueira.</w:t>
                            </w:r>
                            <w:r/>
                          </w:p>
                          <w:p w14:paraId="3FB40C76" w14:textId="77777777">
                            <w:pPr>
                              <w:pBdr/>
                              <w:spacing/>
                              <w:ind/>
                              <w:rPr/>
                            </w:pPr>
                            <w:r/>
                            <w:r/>
                          </w:p>
                        </w:txbxContent>
                      </wps:txbx>
                      <wps:bodyPr wrap="square" lIns="91440" tIns="45720" rIns="91440" bIns="45720" upright="1"/>
                    </wps:wsp>
                  </a:graphicData>
                </a:graphic>
              </wp:anchor>
            </w:drawing>
          </mc:Choice>
          <mc:Fallback>
            <w:pict>
              <v:shape id="shape 0" o:spid="_x0000_s0" o:spt="202" type="#_x0000_t202" style="position:absolute;z-index:251660800;o:allowoverlap:true;o:allowincell:true;mso-position-horizontal-relative:text;margin-left:162.15pt;mso-position-horizontal:absolute;mso-position-vertical-relative:text;margin-top:20.15pt;mso-position-vertical:absolute;width:287.40pt;height:144.00pt;mso-wrap-distance-left:9.00pt;mso-wrap-distance-top:0.00pt;mso-wrap-distance-right:9.00pt;mso-wrap-distance-bottom:0.00pt;visibility:visible;" fillcolor="#FFFFFF" strokecolor="#FFFFFF">
                <v:textbox inset="0,0,0,0">
                  <w:txbxContent>
                    <w:p w14:paraId="34D3E2E4" w14:textId="77777777">
                      <w:pPr>
                        <w:pBdr/>
                        <w:spacing/>
                        <w:ind/>
                        <w:rPr/>
                      </w:pPr>
                      <w:r>
                        <w:t xml:space="preserve">Projeto de final de curso apresentado a FAI – Centro de Ensino Superior em Gestão, Tecnologia e Educação, como requisito parcial para obtenção do Título de Bacharel em Sistemas de Informação, sob a orientação da profa. Eunice Gomes de Siqueira.</w:t>
                      </w:r>
                      <w:r/>
                    </w:p>
                    <w:p w14:paraId="3FB40C76" w14:textId="77777777">
                      <w:pPr>
                        <w:pBdr/>
                        <w:spacing/>
                        <w:ind/>
                        <w:rPr/>
                      </w:pPr>
                      <w:r/>
                      <w:r/>
                    </w:p>
                  </w:txbxContent>
                </v:textbox>
              </v:shape>
            </w:pict>
          </mc:Fallback>
        </mc:AlternateContent>
      </w:r>
      <w:r>
        <w:rPr>
          <w:szCs w:val="24"/>
        </w:rPr>
      </w:r>
      <w:r>
        <w:rPr>
          <w:szCs w:val="24"/>
        </w:rPr>
      </w:r>
    </w:p>
    <w:p w14:paraId="4A2D2F3A" w14:textId="77777777">
      <w:pPr>
        <w:pBdr/>
        <w:spacing/>
        <w:ind/>
        <w:rPr>
          <w:szCs w:val="24"/>
        </w:rPr>
      </w:pPr>
      <w:r>
        <w:rPr>
          <w:szCs w:val="24"/>
        </w:rPr>
      </w:r>
      <w:r>
        <w:rPr>
          <w:szCs w:val="24"/>
        </w:rPr>
      </w:r>
      <w:r>
        <w:rPr>
          <w:szCs w:val="24"/>
        </w:rPr>
      </w:r>
    </w:p>
    <w:p w14:paraId="42799AC3" w14:textId="77777777">
      <w:pPr>
        <w:pBdr/>
        <w:spacing/>
        <w:ind/>
        <w:rPr>
          <w:szCs w:val="24"/>
        </w:rPr>
      </w:pPr>
      <w:r>
        <w:rPr>
          <w:szCs w:val="24"/>
        </w:rPr>
      </w:r>
      <w:r>
        <w:rPr>
          <w:szCs w:val="24"/>
        </w:rPr>
      </w:r>
      <w:r>
        <w:rPr>
          <w:szCs w:val="24"/>
        </w:rPr>
      </w:r>
    </w:p>
    <w:p w14:paraId="4E330ABF" w14:textId="77777777">
      <w:pPr>
        <w:pBdr/>
        <w:spacing/>
        <w:ind/>
        <w:rPr>
          <w:szCs w:val="24"/>
        </w:rPr>
      </w:pPr>
      <w:r>
        <w:rPr>
          <w:szCs w:val="24"/>
        </w:rPr>
      </w:r>
      <w:r>
        <w:rPr>
          <w:szCs w:val="24"/>
        </w:rPr>
      </w:r>
      <w:r>
        <w:rPr>
          <w:szCs w:val="24"/>
        </w:rPr>
      </w:r>
    </w:p>
    <w:p w14:paraId="17302E69" w14:textId="77777777">
      <w:pPr>
        <w:pStyle w:val="1831"/>
        <w:pBdr/>
        <w:spacing/>
        <w:ind/>
        <w:rPr>
          <w:sz w:val="24"/>
          <w:szCs w:val="24"/>
        </w:rPr>
      </w:pPr>
      <w:r>
        <w:rPr>
          <w:sz w:val="24"/>
          <w:szCs w:val="24"/>
        </w:rPr>
      </w:r>
      <w:r>
        <w:rPr>
          <w:sz w:val="24"/>
          <w:szCs w:val="24"/>
        </w:rPr>
      </w:r>
      <w:r>
        <w:rPr>
          <w:sz w:val="24"/>
          <w:szCs w:val="24"/>
        </w:rPr>
      </w:r>
    </w:p>
    <w:p w14:paraId="2E7130A3" w14:textId="77777777">
      <w:pPr>
        <w:pStyle w:val="1831"/>
        <w:pBdr/>
        <w:spacing/>
        <w:ind/>
        <w:rPr>
          <w:sz w:val="24"/>
          <w:szCs w:val="24"/>
        </w:rPr>
      </w:pPr>
      <w:r>
        <w:rPr>
          <w:sz w:val="24"/>
          <w:szCs w:val="24"/>
        </w:rPr>
      </w:r>
      <w:r>
        <w:rPr>
          <w:sz w:val="24"/>
          <w:szCs w:val="24"/>
        </w:rPr>
      </w:r>
      <w:r>
        <w:rPr>
          <w:sz w:val="24"/>
          <w:szCs w:val="24"/>
        </w:rPr>
      </w:r>
    </w:p>
    <w:p w14:paraId="4763A36C" w14:textId="77777777">
      <w:pPr>
        <w:pStyle w:val="1831"/>
        <w:pBdr/>
        <w:spacing/>
        <w:ind/>
        <w:rPr>
          <w:sz w:val="24"/>
          <w:szCs w:val="24"/>
        </w:rPr>
      </w:pPr>
      <w:r>
        <w:rPr>
          <w:sz w:val="24"/>
          <w:szCs w:val="24"/>
        </w:rPr>
      </w:r>
      <w:r>
        <w:rPr>
          <w:sz w:val="24"/>
          <w:szCs w:val="24"/>
        </w:rPr>
      </w:r>
      <w:r>
        <w:rPr>
          <w:sz w:val="24"/>
          <w:szCs w:val="24"/>
        </w:rPr>
      </w:r>
    </w:p>
    <w:p w14:paraId="548147A4" w14:textId="77777777">
      <w:pPr>
        <w:pStyle w:val="1831"/>
        <w:pBdr/>
        <w:spacing/>
        <w:ind/>
        <w:rPr>
          <w:sz w:val="24"/>
          <w:szCs w:val="24"/>
        </w:rPr>
      </w:pPr>
      <w:r>
        <w:rPr>
          <w:sz w:val="24"/>
          <w:szCs w:val="24"/>
        </w:rPr>
      </w:r>
      <w:r>
        <w:rPr>
          <w:sz w:val="24"/>
          <w:szCs w:val="24"/>
        </w:rPr>
      </w:r>
      <w:r>
        <w:rPr>
          <w:sz w:val="24"/>
          <w:szCs w:val="24"/>
        </w:rPr>
      </w:r>
    </w:p>
    <w:p w14:paraId="7EA63D82" w14:textId="77777777">
      <w:pPr>
        <w:pStyle w:val="1831"/>
        <w:pBdr/>
        <w:spacing/>
        <w:ind/>
        <w:rPr>
          <w:sz w:val="24"/>
          <w:szCs w:val="24"/>
        </w:rPr>
      </w:pPr>
      <w:r>
        <w:rPr>
          <w:sz w:val="24"/>
          <w:szCs w:val="24"/>
        </w:rPr>
      </w:r>
      <w:r>
        <w:rPr>
          <w:sz w:val="24"/>
          <w:szCs w:val="24"/>
        </w:rPr>
      </w:r>
      <w:r>
        <w:rPr>
          <w:sz w:val="24"/>
          <w:szCs w:val="24"/>
        </w:rPr>
      </w:r>
    </w:p>
    <w:p w14:paraId="4A92A9C0" w14:textId="77777777">
      <w:pPr>
        <w:pStyle w:val="1831"/>
        <w:pBdr/>
        <w:spacing/>
        <w:ind/>
        <w:rPr>
          <w:sz w:val="24"/>
          <w:szCs w:val="24"/>
        </w:rPr>
      </w:pPr>
      <w:r>
        <w:rPr>
          <w:sz w:val="24"/>
          <w:szCs w:val="24"/>
        </w:rPr>
        <w:tab/>
      </w:r>
      <w:r>
        <w:rPr>
          <w:sz w:val="24"/>
          <w:szCs w:val="24"/>
        </w:rPr>
      </w:r>
      <w:r>
        <w:rPr>
          <w:sz w:val="24"/>
          <w:szCs w:val="24"/>
        </w:rPr>
      </w:r>
    </w:p>
    <w:p w14:paraId="7786F899" w14:textId="77777777">
      <w:pPr>
        <w:pStyle w:val="1831"/>
        <w:pBdr/>
        <w:spacing/>
        <w:ind/>
        <w:rPr>
          <w:sz w:val="24"/>
          <w:szCs w:val="24"/>
        </w:rPr>
      </w:pPr>
      <w:r>
        <w:rPr>
          <w:sz w:val="24"/>
          <w:szCs w:val="24"/>
        </w:rPr>
        <w:t xml:space="preserve">SANTA RITA DO SAPUCAÍ - MG</w:t>
      </w:r>
      <w:r>
        <w:rPr>
          <w:sz w:val="24"/>
          <w:szCs w:val="24"/>
        </w:rPr>
      </w:r>
      <w:r>
        <w:rPr>
          <w:sz w:val="24"/>
          <w:szCs w:val="24"/>
        </w:rPr>
      </w:r>
    </w:p>
    <w:p w14:paraId="0FFBFB39" w14:textId="77777777">
      <w:pPr>
        <w:pStyle w:val="1831"/>
        <w:pBdr/>
        <w:spacing/>
        <w:ind/>
        <w:rPr>
          <w:sz w:val="24"/>
          <w:szCs w:val="24"/>
        </w:rPr>
      </w:pPr>
      <w:r>
        <w:rPr>
          <w:sz w:val="24"/>
          <w:szCs w:val="24"/>
        </w:rPr>
        <w:t xml:space="preserve">2026</w:t>
      </w:r>
      <w:r>
        <w:rPr>
          <w:sz w:val="24"/>
          <w:szCs w:val="24"/>
        </w:rPr>
      </w:r>
      <w:r>
        <w:rPr>
          <w:sz w:val="24"/>
          <w:szCs w:val="24"/>
        </w:rPr>
      </w:r>
    </w:p>
    <w:p w14:paraId="50E17413" w14:textId="77777777">
      <w:pPr>
        <w:pStyle w:val="1830"/>
        <w:pBdr/>
        <w:spacing/>
        <w:ind/>
        <w:rPr/>
      </w:pPr>
      <w:r>
        <w:br w:type="page" w:clear="all"/>
      </w:r>
      <w:r>
        <w:t xml:space="preserve">FOLHA DE APROVAÇÃO</w:t>
      </w:r>
      <w:r/>
    </w:p>
    <w:p w14:paraId="742EE9D8" w14:textId="77777777">
      <w:pPr>
        <w:pBdr/>
        <w:spacing/>
        <w:ind/>
        <w:rPr/>
      </w:pPr>
      <w:r>
        <w:t xml:space="preserve">Na impressão final do documento, esta folha será substituída pela assinada pela Banca examinadora final.</w:t>
      </w:r>
      <w:r/>
    </w:p>
    <w:p w14:paraId="46CE07B8" w14:textId="77777777">
      <w:pPr>
        <w:pStyle w:val="1830"/>
        <w:pBdr/>
        <w:spacing/>
        <w:ind/>
        <w:rPr/>
      </w:pPr>
      <w:r>
        <w:br w:type="page" w:clear="all"/>
      </w:r>
      <w:r>
        <w:t xml:space="preserve">HISTÓRICO DE REVISÕES</w:t>
      </w:r>
      <w:r/>
    </w:p>
    <w:tbl>
      <w:tblPr>
        <w:tblInd w:w="108" w:type="dxa"/>
        <w:tblW w:w="9212" w:type="dxa"/>
        <w:tblCellMar>
          <w:left w:w="10" w:type="dxa"/>
          <w:right w:w="1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1408"/>
        <w:gridCol w:w="1144"/>
        <w:gridCol w:w="2977"/>
        <w:gridCol w:w="3683"/>
      </w:tblGrid>
      <w:tr>
        <w:trPr/>
        <w:tc>
          <w:tcPr>
            <w:tcBorders/>
            <w:tcMar>
              <w:left w:w="108" w:type="dxa"/>
              <w:top w:w="100" w:type="dxa"/>
              <w:right w:w="108" w:type="dxa"/>
              <w:bottom w:w="100" w:type="dxa"/>
            </w:tcMar>
            <w:tcW w:w="1408" w:type="dxa"/>
          </w:tcPr>
          <w:p w14:paraId="690AE83F" w14:textId="77777777">
            <w:pPr>
              <w:pBdr/>
              <w:spacing/>
              <w:ind/>
              <w:rPr/>
            </w:pPr>
            <w:r>
              <w:t xml:space="preserve">Data</w:t>
            </w:r>
            <w:r/>
          </w:p>
        </w:tc>
        <w:tc>
          <w:tcPr>
            <w:tcBorders/>
            <w:tcMar>
              <w:left w:w="108" w:type="dxa"/>
              <w:top w:w="100" w:type="dxa"/>
              <w:right w:w="108" w:type="dxa"/>
              <w:bottom w:w="100" w:type="dxa"/>
            </w:tcMar>
            <w:tcW w:w="1144" w:type="dxa"/>
          </w:tcPr>
          <w:p w14:paraId="627CA0E3" w14:textId="77777777">
            <w:pPr>
              <w:pBdr/>
              <w:spacing/>
              <w:ind/>
              <w:rPr/>
            </w:pPr>
            <w:r>
              <w:t xml:space="preserve">Versão</w:t>
            </w:r>
            <w:r/>
          </w:p>
        </w:tc>
        <w:tc>
          <w:tcPr>
            <w:tcBorders/>
            <w:tcMar>
              <w:left w:w="108" w:type="dxa"/>
              <w:top w:w="100" w:type="dxa"/>
              <w:right w:w="108" w:type="dxa"/>
              <w:bottom w:w="100" w:type="dxa"/>
            </w:tcMar>
            <w:tcW w:w="2977" w:type="dxa"/>
          </w:tcPr>
          <w:p w14:paraId="623502CC" w14:textId="77777777">
            <w:pPr>
              <w:pBdr/>
              <w:spacing/>
              <w:ind/>
              <w:rPr/>
            </w:pPr>
            <w:r>
              <w:t xml:space="preserve">Autor (es)</w:t>
            </w:r>
            <w:r/>
          </w:p>
        </w:tc>
        <w:tc>
          <w:tcPr>
            <w:tcBorders/>
            <w:tcMar>
              <w:left w:w="108" w:type="dxa"/>
              <w:top w:w="100" w:type="dxa"/>
              <w:right w:w="108" w:type="dxa"/>
              <w:bottom w:w="100" w:type="dxa"/>
            </w:tcMar>
            <w:tcW w:w="3683" w:type="dxa"/>
          </w:tcPr>
          <w:p w14:paraId="26B94040" w14:textId="77777777">
            <w:pPr>
              <w:pBdr/>
              <w:spacing/>
              <w:ind/>
              <w:rPr/>
            </w:pPr>
            <w:r>
              <w:t xml:space="preserve">Descrição</w:t>
            </w:r>
            <w:r/>
          </w:p>
        </w:tc>
      </w:tr>
      <w:tr>
        <w:trPr>
          <w:trHeight w:val="1170"/>
        </w:trPr>
        <w:tc>
          <w:tcPr>
            <w:tcBorders/>
            <w:tcMar>
              <w:left w:w="108" w:type="dxa"/>
              <w:top w:w="100" w:type="dxa"/>
              <w:right w:w="108" w:type="dxa"/>
              <w:bottom w:w="100" w:type="dxa"/>
            </w:tcMar>
            <w:tcW w:w="1408" w:type="dxa"/>
            <w:vMerge w:val="restart"/>
          </w:tcPr>
          <w:p w14:paraId="4196BCD5">
            <w:pPr>
              <w:pBdr/>
              <w:spacing/>
              <w:ind/>
              <w:rPr/>
            </w:pPr>
            <w:r>
              <w:t>18/09/2026</w:t>
            </w:r>
          </w:p>
        </w:tc>
        <w:tc>
          <w:tcPr>
            <w:tcBorders/>
            <w:tcMar>
              <w:left w:w="108" w:type="dxa"/>
              <w:top w:w="100" w:type="dxa"/>
              <w:right w:w="108" w:type="dxa"/>
              <w:bottom w:w="100" w:type="dxa"/>
            </w:tcMar>
            <w:tcW w:w="1144" w:type="dxa"/>
            <w:vMerge w:val="restart"/>
          </w:tcPr>
          <w:p w14:paraId="162E7724">
            <w:pPr>
              <w:pBdr/>
              <w:spacing/>
              <w:ind/>
              <w:rPr/>
            </w:pPr>
            <w:r>
              <w:t>1.14</w:t>
            </w:r>
          </w:p>
        </w:tc>
        <w:tc>
          <w:tcPr>
            <w:tcBorders/>
            <w:tcMar>
              <w:left w:w="108" w:type="dxa"/>
              <w:top w:w="100" w:type="dxa"/>
              <w:right w:w="108" w:type="dxa"/>
              <w:bottom w:w="100" w:type="dxa"/>
            </w:tcMar>
            <w:tcW w:w="2977" w:type="dxa"/>
            <w:vMerge w:val="restart"/>
          </w:tcPr>
          <w:p w14:paraId="62FF436A">
            <w:pPr>
              <w:pBdr/>
              <w:spacing/>
              <w:ind/>
              <w:rPr/>
            </w:pPr>
            <w:r>
              <w:t>Rodrigo Pereira Romano</w:t>
            </w:r>
          </w:p>
        </w:tc>
        <w:tc>
          <w:tcPr>
            <w:tcBorders/>
            <w:tcMar>
              <w:left w:w="108" w:type="dxa"/>
              <w:top w:w="100" w:type="dxa"/>
              <w:right w:w="108" w:type="dxa"/>
              <w:bottom w:w="100" w:type="dxa"/>
            </w:tcMar>
            <w:tcW w:w="3683" w:type="dxa"/>
            <w:vMerge w:val="restart"/>
          </w:tcPr>
          <w:p w14:paraId="10A357C8">
            <w:pPr>
              <w:pBdr/>
              <w:spacing/>
              <w:ind/>
              <w:rPr/>
            </w:pPr>
            <w:r>
              <w:t>Atendimento dos apontamentos da Fase 3: padronização dos apêndices e dos nomes de arquivos, atualização do Apêndice A (EAP, marcos das Fases 3 e 4 e gestão de riscos), imagens e fluxos de eventos do Apêndice C, modelo físico e dicionário de dados do Apêndice D, protótipos do Apêndice E, imagens dos diagramas de pacotes, de classes, de componentes, de implantação e de sequência do Apêndice F, padronização da terminologia do modelo UML (denúncia para ocorrência) e correção da grafia das classes do domínio, Canvas do Apêndice H, diagrama de distribuição do Apêndice I, entradas dos casos de teste do Apêndice J, manual do usuário do Apêndice K, RNF17, Seções 4.3.3, 4.5.2, 6.4.3 e 6.5.</w:t>
            </w:r>
          </w:p>
        </w:tc>
      </w:tr>
      <w:tr>
        <w:trPr>
          <w:trHeight w:val="1170"/>
        </w:trPr>
        <w:tc>
          <w:tcPr>
            <w:tcBorders/>
            <w:tcMar>
              <w:left w:w="108" w:type="dxa"/>
              <w:top w:w="100" w:type="dxa"/>
              <w:right w:w="108" w:type="dxa"/>
              <w:bottom w:w="100" w:type="dxa"/>
            </w:tcMar>
            <w:tcW w:w="1408" w:type="dxa"/>
            <w:vMerge w:val="restart"/>
          </w:tcPr>
          <w:p w14:paraId="4196BCD5">
            <w:pPr>
              <w:pBdr/>
              <w:spacing/>
              <w:ind/>
              <w:rPr/>
            </w:pPr>
            <w:r>
              <w:t xml:space="preserve">05/09/2026</w:t>
            </w:r>
            <w:r/>
          </w:p>
        </w:tc>
        <w:tc>
          <w:tcPr>
            <w:tcBorders/>
            <w:tcMar>
              <w:left w:w="108" w:type="dxa"/>
              <w:top w:w="100" w:type="dxa"/>
              <w:right w:w="108" w:type="dxa"/>
              <w:bottom w:w="100" w:type="dxa"/>
            </w:tcMar>
            <w:tcW w:w="1144" w:type="dxa"/>
            <w:vMerge w:val="restart"/>
          </w:tcPr>
          <w:p w14:paraId="162E7724">
            <w:pPr>
              <w:pBdr/>
              <w:spacing/>
              <w:ind/>
              <w:rPr/>
            </w:pPr>
            <w:r>
              <w:t xml:space="preserve">1.13</w:t>
            </w:r>
            <w:r/>
          </w:p>
        </w:tc>
        <w:tc>
          <w:tcPr>
            <w:tcBorders/>
            <w:tcMar>
              <w:left w:w="108" w:type="dxa"/>
              <w:top w:w="100" w:type="dxa"/>
              <w:right w:w="108" w:type="dxa"/>
              <w:bottom w:w="100" w:type="dxa"/>
            </w:tcMar>
            <w:tcW w:w="2977" w:type="dxa"/>
            <w:vMerge w:val="restart"/>
          </w:tcPr>
          <w:p w14:paraId="62FF436A">
            <w:pPr>
              <w:pBdr/>
              <w:spacing/>
              <w:ind/>
              <w:rPr/>
            </w:pPr>
            <w:r>
              <w:t xml:space="preserve">Rodrigo Pereira Romano</w:t>
            </w:r>
            <w:r/>
          </w:p>
        </w:tc>
        <w:tc>
          <w:tcPr>
            <w:tcBorders/>
            <w:tcMar>
              <w:left w:w="108" w:type="dxa"/>
              <w:top w:w="100" w:type="dxa"/>
              <w:right w:w="108" w:type="dxa"/>
              <w:bottom w:w="100" w:type="dxa"/>
            </w:tcMar>
            <w:tcW w:w="3683" w:type="dxa"/>
            <w:vMerge w:val="restart"/>
          </w:tcPr>
          <w:p w14:paraId="10A357C8">
            <w:pPr>
              <w:pBdr/>
              <w:spacing/>
              <w:ind/>
              <w:rPr/>
            </w:pPr>
            <w:r>
              <w:t xml:space="preserve">Correç</w:t>
            </w:r>
            <w:r>
              <w:t xml:space="preserve">ões anteriores e </w:t>
            </w:r>
            <w:r>
              <w:t xml:space="preserve">Entrega da Fase 3.</w:t>
            </w:r>
            <w:r/>
          </w:p>
        </w:tc>
      </w:tr>
      <w:tr>
        <w:trPr/>
        <w:tc>
          <w:tcPr>
            <w:tcBorders/>
            <w:tcMar>
              <w:left w:w="108" w:type="dxa"/>
              <w:top w:w="100" w:type="dxa"/>
              <w:right w:w="108" w:type="dxa"/>
              <w:bottom w:w="100" w:type="dxa"/>
            </w:tcMar>
            <w:tcW w:w="1408" w:type="dxa"/>
            <w:vMerge w:val="restart"/>
          </w:tcPr>
          <w:p w14:paraId="4196BCD5">
            <w:pPr>
              <w:pBdr/>
              <w:spacing/>
              <w:ind/>
              <w:rPr/>
            </w:pPr>
            <w:r>
              <w:t xml:space="preserve">02/07/2026</w:t>
            </w:r>
            <w:r/>
          </w:p>
        </w:tc>
        <w:tc>
          <w:tcPr>
            <w:tcBorders/>
            <w:tcMar>
              <w:left w:w="108" w:type="dxa"/>
              <w:top w:w="100" w:type="dxa"/>
              <w:right w:w="108" w:type="dxa"/>
              <w:bottom w:w="100" w:type="dxa"/>
            </w:tcMar>
            <w:tcW w:w="1144" w:type="dxa"/>
            <w:vMerge w:val="restart"/>
          </w:tcPr>
          <w:p w14:paraId="162E7724">
            <w:pPr>
              <w:pBdr/>
              <w:spacing/>
              <w:ind/>
              <w:rPr/>
            </w:pPr>
            <w:r>
              <w:t xml:space="preserve">1.12</w:t>
            </w:r>
            <w:r/>
          </w:p>
        </w:tc>
        <w:tc>
          <w:tcPr>
            <w:tcBorders/>
            <w:tcMar>
              <w:left w:w="108" w:type="dxa"/>
              <w:top w:w="100" w:type="dxa"/>
              <w:right w:w="108" w:type="dxa"/>
              <w:bottom w:w="100" w:type="dxa"/>
            </w:tcMar>
            <w:tcW w:w="2977" w:type="dxa"/>
            <w:vMerge w:val="restart"/>
          </w:tcPr>
          <w:p w14:paraId="62FF436A">
            <w:pPr>
              <w:pBdr/>
              <w:spacing/>
              <w:ind/>
              <w:rPr/>
            </w:pPr>
            <w:r>
              <w:t xml:space="preserve">Rodrigo Pereira Romano</w:t>
            </w:r>
            <w:r/>
          </w:p>
        </w:tc>
        <w:tc>
          <w:tcPr>
            <w:tcBorders/>
            <w:tcMar>
              <w:left w:w="108" w:type="dxa"/>
              <w:top w:w="100" w:type="dxa"/>
              <w:right w:w="108" w:type="dxa"/>
              <w:bottom w:w="100" w:type="dxa"/>
            </w:tcMar>
            <w:tcW w:w="3683" w:type="dxa"/>
            <w:vMerge w:val="restart"/>
          </w:tcPr>
          <w:p w14:paraId="10A357C8">
            <w:pPr>
              <w:pBdr/>
              <w:spacing/>
              <w:ind/>
              <w:rPr/>
            </w:pPr>
            <w:r>
              <w:t xml:space="preserve">Alinhamento da especificação ao código-fonte: correção de versões de tecnologias, padronização da nomenclatura de status e atualização de requisitos, regras de negócio e arquitetura.</w:t>
            </w:r>
            <w:r/>
          </w:p>
        </w:tc>
      </w:tr>
      <w:tr>
        <w:trPr/>
        <w:tc>
          <w:tcPr>
            <w:tcBorders/>
            <w:tcMar>
              <w:left w:w="108" w:type="dxa"/>
              <w:top w:w="100" w:type="dxa"/>
              <w:right w:w="108" w:type="dxa"/>
              <w:bottom w:w="100" w:type="dxa"/>
            </w:tcMar>
            <w:tcW w:w="1408" w:type="dxa"/>
            <w:vMerge w:val="restart"/>
          </w:tcPr>
          <w:p w14:paraId="4196BCD5">
            <w:pPr>
              <w:pBdr/>
              <w:spacing/>
              <w:ind/>
              <w:rPr/>
            </w:pPr>
            <w:r>
              <w:t xml:space="preserve">28/06/2026</w:t>
            </w:r>
            <w:r/>
          </w:p>
        </w:tc>
        <w:tc>
          <w:tcPr>
            <w:tcBorders/>
            <w:tcMar>
              <w:left w:w="108" w:type="dxa"/>
              <w:top w:w="100" w:type="dxa"/>
              <w:right w:w="108" w:type="dxa"/>
              <w:bottom w:w="100" w:type="dxa"/>
            </w:tcMar>
            <w:tcW w:w="1144" w:type="dxa"/>
            <w:vMerge w:val="restart"/>
          </w:tcPr>
          <w:p w14:paraId="162E7724">
            <w:pPr>
              <w:pBdr/>
              <w:spacing/>
              <w:ind/>
              <w:rPr/>
            </w:pPr>
            <w:r>
              <w:t xml:space="preserve">1.11</w:t>
            </w:r>
            <w:r/>
          </w:p>
        </w:tc>
        <w:tc>
          <w:tcPr>
            <w:tcBorders/>
            <w:tcMar>
              <w:left w:w="108" w:type="dxa"/>
              <w:top w:w="100" w:type="dxa"/>
              <w:right w:w="108" w:type="dxa"/>
              <w:bottom w:w="100" w:type="dxa"/>
            </w:tcMar>
            <w:tcW w:w="2977" w:type="dxa"/>
            <w:vMerge w:val="restart"/>
          </w:tcPr>
          <w:p w14:paraId="62FF436A">
            <w:pPr>
              <w:pBdr/>
              <w:spacing/>
              <w:ind/>
              <w:rPr/>
            </w:pPr>
            <w:r>
              <w:t xml:space="preserve">Rodrigo Pereira Romano</w:t>
            </w:r>
            <w:r/>
          </w:p>
        </w:tc>
        <w:tc>
          <w:tcPr>
            <w:tcBorders/>
            <w:tcMar>
              <w:left w:w="108" w:type="dxa"/>
              <w:top w:w="100" w:type="dxa"/>
              <w:right w:w="108" w:type="dxa"/>
              <w:bottom w:w="100" w:type="dxa"/>
            </w:tcMar>
            <w:tcW w:w="3683" w:type="dxa"/>
            <w:vMerge w:val="restart"/>
          </w:tcPr>
          <w:p w14:paraId="10A357C8">
            <w:pPr>
              <w:pBdr/>
              <w:spacing/>
              <w:ind/>
              <w:rPr/>
            </w:pPr>
            <w:r>
              <w:t xml:space="preserve">Correç</w:t>
            </w:r>
            <w:r>
              <w:t xml:space="preserve">ões dos apontamentos da banca de qualificaç</w:t>
            </w:r>
            <w:r>
              <w:t xml:space="preserve">ão.</w:t>
            </w:r>
            <w:r/>
          </w:p>
        </w:tc>
      </w:tr>
      <w:tr>
        <w:trPr/>
        <w:tc>
          <w:tcPr>
            <w:tcBorders/>
            <w:tcMar>
              <w:left w:w="108" w:type="dxa"/>
              <w:top w:w="100" w:type="dxa"/>
              <w:right w:w="108" w:type="dxa"/>
              <w:bottom w:w="100" w:type="dxa"/>
            </w:tcMar>
            <w:tcW w:w="1408" w:type="dxa"/>
          </w:tcPr>
          <w:p w14:paraId="300FEF4A" w14:textId="77777777">
            <w:pPr>
              <w:pBdr/>
              <w:spacing/>
              <w:ind/>
              <w:rPr/>
            </w:pPr>
            <w:r>
              <w:t xml:space="preserve">16/06/2026</w:t>
            </w:r>
            <w:r/>
          </w:p>
        </w:tc>
        <w:tc>
          <w:tcPr>
            <w:tcBorders/>
            <w:tcMar>
              <w:left w:w="108" w:type="dxa"/>
              <w:top w:w="100" w:type="dxa"/>
              <w:right w:w="108" w:type="dxa"/>
              <w:bottom w:w="100" w:type="dxa"/>
            </w:tcMar>
            <w:tcW w:w="1144" w:type="dxa"/>
          </w:tcPr>
          <w:p w14:paraId="6E5BC884" w14:textId="77777777">
            <w:pPr>
              <w:pBdr/>
              <w:spacing/>
              <w:ind/>
              <w:rPr/>
            </w:pPr>
            <w:r>
              <w:t xml:space="preserve">1.10</w:t>
            </w:r>
            <w:r/>
          </w:p>
        </w:tc>
        <w:tc>
          <w:tcPr>
            <w:tcBorders/>
            <w:tcMar>
              <w:left w:w="108" w:type="dxa"/>
              <w:top w:w="100" w:type="dxa"/>
              <w:right w:w="108" w:type="dxa"/>
              <w:bottom w:w="100" w:type="dxa"/>
            </w:tcMar>
            <w:tcW w:w="2977" w:type="dxa"/>
          </w:tcPr>
          <w:p w14:paraId="5228599A" w14:textId="77777777">
            <w:pPr>
              <w:pBdr/>
              <w:spacing/>
              <w:ind/>
              <w:rPr/>
            </w:pPr>
            <w:r>
              <w:t xml:space="preserve">Andrey Pereira, Luciane Santos e Eunice Gomes.</w:t>
            </w:r>
            <w:r/>
          </w:p>
        </w:tc>
        <w:tc>
          <w:tcPr>
            <w:tcBorders/>
            <w:tcMar>
              <w:left w:w="108" w:type="dxa"/>
              <w:top w:w="100" w:type="dxa"/>
              <w:right w:w="108" w:type="dxa"/>
              <w:bottom w:w="100" w:type="dxa"/>
            </w:tcMar>
            <w:tcW w:w="3683" w:type="dxa"/>
          </w:tcPr>
          <w:p w14:paraId="71024747" w14:textId="77777777">
            <w:pPr>
              <w:pBdr/>
              <w:spacing/>
              <w:ind/>
              <w:rPr/>
            </w:pPr>
            <w:r>
              <w:t xml:space="preserve">Apontamentos da banca de qualificação.</w:t>
            </w:r>
            <w:r/>
          </w:p>
        </w:tc>
      </w:tr>
      <w:tr>
        <w:trPr/>
        <w:tc>
          <w:tcPr>
            <w:tcBorders/>
            <w:tcMar>
              <w:left w:w="108" w:type="dxa"/>
              <w:top w:w="100" w:type="dxa"/>
              <w:right w:w="108" w:type="dxa"/>
              <w:bottom w:w="100" w:type="dxa"/>
            </w:tcMar>
            <w:tcW w:w="1408" w:type="dxa"/>
          </w:tcPr>
          <w:p w14:paraId="55613347" w14:textId="77777777">
            <w:pPr>
              <w:pBdr/>
              <w:spacing/>
              <w:ind/>
              <w:rPr/>
            </w:pPr>
            <w:r>
              <w:t xml:space="preserve">05/06/2026</w:t>
            </w:r>
            <w:r/>
          </w:p>
        </w:tc>
        <w:tc>
          <w:tcPr>
            <w:tcBorders/>
            <w:tcMar>
              <w:left w:w="108" w:type="dxa"/>
              <w:top w:w="100" w:type="dxa"/>
              <w:right w:w="108" w:type="dxa"/>
              <w:bottom w:w="100" w:type="dxa"/>
            </w:tcMar>
            <w:tcW w:w="1144" w:type="dxa"/>
          </w:tcPr>
          <w:p w14:paraId="0CF91D83" w14:textId="77777777">
            <w:pPr>
              <w:pBdr/>
              <w:spacing/>
              <w:ind/>
              <w:rPr/>
            </w:pPr>
            <w:r>
              <w:t xml:space="preserve">1.9.1</w:t>
            </w:r>
            <w:r/>
          </w:p>
        </w:tc>
        <w:tc>
          <w:tcPr>
            <w:tcBorders/>
            <w:tcMar>
              <w:left w:w="108" w:type="dxa"/>
              <w:top w:w="100" w:type="dxa"/>
              <w:right w:w="108" w:type="dxa"/>
              <w:bottom w:w="100" w:type="dxa"/>
            </w:tcMar>
            <w:tcW w:w="2977" w:type="dxa"/>
          </w:tcPr>
          <w:p w14:paraId="4BEDE196" w14:textId="77777777">
            <w:pPr>
              <w:pBdr/>
              <w:spacing/>
              <w:ind/>
              <w:rPr/>
            </w:pPr>
            <w:r>
              <w:t xml:space="preserve">Lucas </w:t>
            </w:r>
            <w:r>
              <w:t xml:space="preserve">Fiorrigi</w:t>
            </w:r>
            <w:r>
              <w:t xml:space="preserve"> Furlan</w:t>
            </w:r>
            <w:r/>
          </w:p>
        </w:tc>
        <w:tc>
          <w:tcPr>
            <w:tcBorders/>
            <w:tcMar>
              <w:left w:w="108" w:type="dxa"/>
              <w:top w:w="100" w:type="dxa"/>
              <w:right w:w="108" w:type="dxa"/>
              <w:bottom w:w="100" w:type="dxa"/>
            </w:tcMar>
            <w:tcW w:w="3683" w:type="dxa"/>
          </w:tcPr>
          <w:p w14:paraId="7FF41DC4" w14:textId="77777777">
            <w:pPr>
              <w:pBdr/>
              <w:spacing/>
              <w:ind/>
              <w:rPr/>
            </w:pPr>
            <w:r>
              <w:t xml:space="preserve">Correção dos diagramas dos Apêndices </w:t>
            </w:r>
            <w:r>
              <w:t xml:space="preserve">A, C e F.</w:t>
            </w:r>
            <w:r/>
          </w:p>
        </w:tc>
      </w:tr>
      <w:tr>
        <w:trPr/>
        <w:tc>
          <w:tcPr>
            <w:tcBorders/>
            <w:tcMar>
              <w:left w:w="108" w:type="dxa"/>
              <w:top w:w="100" w:type="dxa"/>
              <w:right w:w="108" w:type="dxa"/>
              <w:bottom w:w="100" w:type="dxa"/>
            </w:tcMar>
            <w:tcW w:w="1408" w:type="dxa"/>
          </w:tcPr>
          <w:p w14:paraId="16559377" w14:textId="77777777">
            <w:pPr>
              <w:pBdr/>
              <w:spacing/>
              <w:ind/>
              <w:rPr/>
            </w:pPr>
            <w:r>
              <w:t xml:space="preserve">27/05/2026</w:t>
            </w:r>
            <w:r/>
          </w:p>
        </w:tc>
        <w:tc>
          <w:tcPr>
            <w:tcBorders/>
            <w:tcMar>
              <w:left w:w="108" w:type="dxa"/>
              <w:top w:w="100" w:type="dxa"/>
              <w:right w:w="108" w:type="dxa"/>
              <w:bottom w:w="100" w:type="dxa"/>
            </w:tcMar>
            <w:tcW w:w="1144" w:type="dxa"/>
          </w:tcPr>
          <w:p w14:paraId="6C06FBEB" w14:textId="77777777">
            <w:pPr>
              <w:pBdr/>
              <w:spacing/>
              <w:ind/>
              <w:rPr/>
            </w:pPr>
            <w:r>
              <w:t xml:space="preserve">1.9</w:t>
            </w:r>
            <w:r/>
          </w:p>
        </w:tc>
        <w:tc>
          <w:tcPr>
            <w:tcBorders/>
            <w:tcMar>
              <w:left w:w="108" w:type="dxa"/>
              <w:top w:w="100" w:type="dxa"/>
              <w:right w:w="108" w:type="dxa"/>
              <w:bottom w:w="100" w:type="dxa"/>
            </w:tcMar>
            <w:tcW w:w="2977" w:type="dxa"/>
          </w:tcPr>
          <w:p w14:paraId="62FB4F58" w14:textId="77777777">
            <w:pPr>
              <w:pBdr/>
              <w:spacing/>
              <w:ind/>
              <w:rPr/>
            </w:pPr>
            <w:r>
              <w:t xml:space="preserve">Rodrigo Pereira Romano</w:t>
            </w:r>
            <w:r/>
          </w:p>
        </w:tc>
        <w:tc>
          <w:tcPr>
            <w:tcBorders/>
            <w:tcMar>
              <w:left w:w="108" w:type="dxa"/>
              <w:top w:w="100" w:type="dxa"/>
              <w:right w:w="108" w:type="dxa"/>
              <w:bottom w:w="100" w:type="dxa"/>
            </w:tcMar>
            <w:tcW w:w="3683" w:type="dxa"/>
          </w:tcPr>
          <w:p w14:paraId="5E1FCF3D" w14:textId="77777777">
            <w:pPr>
              <w:pBdr/>
              <w:spacing/>
              <w:ind/>
              <w:rPr/>
            </w:pPr>
            <w:r>
              <w:t xml:space="preserve">Início das correções dos novos apontamentos das Fases 1 e 2.</w:t>
            </w:r>
            <w:r/>
          </w:p>
        </w:tc>
      </w:tr>
      <w:tr>
        <w:trPr>
          <w:trHeight w:val="776"/>
        </w:trPr>
        <w:tc>
          <w:tcPr>
            <w:tcBorders/>
            <w:tcMar>
              <w:left w:w="108" w:type="dxa"/>
              <w:top w:w="100" w:type="dxa"/>
              <w:right w:w="108" w:type="dxa"/>
              <w:bottom w:w="100" w:type="dxa"/>
            </w:tcMar>
            <w:tcW w:w="1408" w:type="dxa"/>
          </w:tcPr>
          <w:p w14:paraId="0C3F5F82" w14:textId="77777777">
            <w:pPr>
              <w:pBdr/>
              <w:spacing w:after="0"/>
              <w:ind/>
              <w:rPr/>
            </w:pPr>
            <w:r>
              <w:t xml:space="preserve">26/05/2026</w:t>
            </w:r>
            <w:r/>
          </w:p>
        </w:tc>
        <w:tc>
          <w:tcPr>
            <w:tcBorders/>
            <w:tcMar>
              <w:left w:w="108" w:type="dxa"/>
              <w:top w:w="100" w:type="dxa"/>
              <w:right w:w="108" w:type="dxa"/>
              <w:bottom w:w="100" w:type="dxa"/>
            </w:tcMar>
            <w:tcW w:w="1144" w:type="dxa"/>
          </w:tcPr>
          <w:p w14:paraId="763FB585" w14:textId="77777777">
            <w:pPr>
              <w:pBdr/>
              <w:spacing w:after="0"/>
              <w:ind/>
              <w:rPr/>
            </w:pPr>
            <w:r>
              <w:t xml:space="preserve">1.8</w:t>
            </w:r>
            <w:r/>
          </w:p>
        </w:tc>
        <w:tc>
          <w:tcPr>
            <w:tcBorders/>
            <w:tcMar>
              <w:left w:w="108" w:type="dxa"/>
              <w:top w:w="100" w:type="dxa"/>
              <w:right w:w="108" w:type="dxa"/>
              <w:bottom w:w="100" w:type="dxa"/>
            </w:tcMar>
            <w:tcW w:w="2977" w:type="dxa"/>
          </w:tcPr>
          <w:p w14:paraId="0523B179" w14:textId="77777777">
            <w:pPr>
              <w:pBdr/>
              <w:spacing w:after="0"/>
              <w:ind/>
              <w:rPr/>
            </w:pPr>
            <w:r>
              <w:t xml:space="preserve">Eunice Gomes de Siqueira</w:t>
            </w:r>
            <w:r/>
          </w:p>
        </w:tc>
        <w:tc>
          <w:tcPr>
            <w:tcBorders/>
            <w:tcMar>
              <w:left w:w="108" w:type="dxa"/>
              <w:top w:w="100" w:type="dxa"/>
              <w:right w:w="108" w:type="dxa"/>
              <w:bottom w:w="100" w:type="dxa"/>
            </w:tcMar>
            <w:tcW w:w="3683" w:type="dxa"/>
          </w:tcPr>
          <w:p w14:paraId="455C0FB3" w14:textId="77777777">
            <w:pPr>
              <w:pBdr/>
              <w:spacing w:after="0"/>
              <w:ind/>
              <w:rPr/>
            </w:pPr>
            <w:r>
              <w:t xml:space="preserve">Correções dos apontamentos das Fases 1 e 2.</w:t>
            </w:r>
            <w:r/>
          </w:p>
        </w:tc>
      </w:tr>
      <w:tr>
        <w:trPr>
          <w:trHeight w:val="654"/>
        </w:trPr>
        <w:tc>
          <w:tcPr>
            <w:tcBorders/>
            <w:tcMar>
              <w:left w:w="108" w:type="dxa"/>
              <w:top w:w="100" w:type="dxa"/>
              <w:right w:w="108" w:type="dxa"/>
              <w:bottom w:w="100" w:type="dxa"/>
            </w:tcMar>
            <w:tcW w:w="1408" w:type="dxa"/>
          </w:tcPr>
          <w:p w14:paraId="7BA5205B" w14:textId="77777777">
            <w:pPr>
              <w:pBdr/>
              <w:spacing/>
              <w:ind/>
              <w:rPr/>
            </w:pPr>
            <w:r>
              <w:t xml:space="preserve">23/05/2026</w:t>
            </w:r>
            <w:r/>
          </w:p>
        </w:tc>
        <w:tc>
          <w:tcPr>
            <w:tcBorders/>
            <w:tcMar>
              <w:left w:w="108" w:type="dxa"/>
              <w:top w:w="100" w:type="dxa"/>
              <w:right w:w="108" w:type="dxa"/>
              <w:bottom w:w="100" w:type="dxa"/>
            </w:tcMar>
            <w:tcW w:w="1144" w:type="dxa"/>
          </w:tcPr>
          <w:p w14:paraId="08D74D28" w14:textId="77777777">
            <w:pPr>
              <w:pBdr/>
              <w:spacing/>
              <w:ind/>
              <w:rPr/>
            </w:pPr>
            <w:r>
              <w:t xml:space="preserve">1.7</w:t>
            </w:r>
            <w:r/>
          </w:p>
        </w:tc>
        <w:tc>
          <w:tcPr>
            <w:tcBorders/>
            <w:tcMar>
              <w:left w:w="108" w:type="dxa"/>
              <w:top w:w="100" w:type="dxa"/>
              <w:right w:w="108" w:type="dxa"/>
              <w:bottom w:w="100" w:type="dxa"/>
            </w:tcMar>
            <w:tcW w:w="2977" w:type="dxa"/>
          </w:tcPr>
          <w:p w14:paraId="46B7A204" w14:textId="77777777">
            <w:pPr>
              <w:pBdr/>
              <w:spacing/>
              <w:ind/>
              <w:rPr/>
            </w:pPr>
            <w:r>
              <w:t xml:space="preserve">Miguel Martins Lima</w:t>
            </w:r>
            <w:r/>
          </w:p>
        </w:tc>
        <w:tc>
          <w:tcPr>
            <w:tcBorders/>
            <w:tcMar>
              <w:left w:w="108" w:type="dxa"/>
              <w:top w:w="100" w:type="dxa"/>
              <w:right w:w="108" w:type="dxa"/>
              <w:bottom w:w="100" w:type="dxa"/>
            </w:tcMar>
            <w:tcW w:w="3683" w:type="dxa"/>
          </w:tcPr>
          <w:p w14:paraId="0DCF4CEC" w14:textId="77777777">
            <w:pPr>
              <w:pBdr/>
              <w:spacing/>
              <w:ind/>
              <w:rPr/>
            </w:pPr>
            <w:r>
              <w:t xml:space="preserve">Adição da análise do perfil de utilizadores e formatação dos gráficos no relatório.</w:t>
            </w:r>
            <w:r/>
          </w:p>
        </w:tc>
      </w:tr>
      <w:tr>
        <w:trPr>
          <w:trHeight w:val="654"/>
        </w:trPr>
        <w:tc>
          <w:tcPr>
            <w:tcBorders/>
            <w:tcMar>
              <w:left w:w="108" w:type="dxa"/>
              <w:top w:w="100" w:type="dxa"/>
              <w:right w:w="108" w:type="dxa"/>
              <w:bottom w:w="100" w:type="dxa"/>
            </w:tcMar>
            <w:tcW w:w="1408" w:type="dxa"/>
            <w:vMerge w:val="restart"/>
          </w:tcPr>
          <w:p w14:paraId="343D8A4F" w14:textId="77777777">
            <w:pPr>
              <w:pBdr/>
              <w:spacing/>
              <w:ind/>
              <w:rPr/>
            </w:pPr>
            <w:r>
              <w:t xml:space="preserve">20/05/2026</w:t>
            </w:r>
            <w:r/>
          </w:p>
        </w:tc>
        <w:tc>
          <w:tcPr>
            <w:tcBorders/>
            <w:tcMar>
              <w:left w:w="108" w:type="dxa"/>
              <w:top w:w="100" w:type="dxa"/>
              <w:right w:w="108" w:type="dxa"/>
              <w:bottom w:w="100" w:type="dxa"/>
            </w:tcMar>
            <w:tcW w:w="1144" w:type="dxa"/>
            <w:vMerge w:val="restart"/>
          </w:tcPr>
          <w:p w14:paraId="37EFC50D" w14:textId="77777777">
            <w:pPr>
              <w:pBdr/>
              <w:spacing/>
              <w:ind/>
              <w:rPr/>
            </w:pPr>
            <w:r>
              <w:t xml:space="preserve">1.6</w:t>
            </w:r>
            <w:r/>
          </w:p>
        </w:tc>
        <w:tc>
          <w:tcPr>
            <w:tcBorders/>
            <w:tcMar>
              <w:left w:w="108" w:type="dxa"/>
              <w:top w:w="100" w:type="dxa"/>
              <w:right w:w="108" w:type="dxa"/>
              <w:bottom w:w="100" w:type="dxa"/>
            </w:tcMar>
            <w:tcW w:w="2977" w:type="dxa"/>
            <w:vMerge w:val="restart"/>
          </w:tcPr>
          <w:p w14:paraId="04676116" w14:textId="77777777">
            <w:pPr>
              <w:pBdr/>
              <w:spacing/>
              <w:ind/>
              <w:rPr/>
            </w:pPr>
            <w:r>
              <w:t xml:space="preserve">Rodrigo Pereira Romano</w:t>
            </w:r>
            <w:r/>
          </w:p>
        </w:tc>
        <w:tc>
          <w:tcPr>
            <w:tcBorders/>
            <w:tcMar>
              <w:left w:w="108" w:type="dxa"/>
              <w:top w:w="100" w:type="dxa"/>
              <w:right w:w="108" w:type="dxa"/>
              <w:bottom w:w="100" w:type="dxa"/>
            </w:tcMar>
            <w:tcW w:w="3683" w:type="dxa"/>
            <w:vMerge w:val="restart"/>
          </w:tcPr>
          <w:p w14:paraId="0D0448E9" w14:textId="77777777">
            <w:pPr>
              <w:pBdr/>
              <w:spacing/>
              <w:ind/>
              <w:rPr/>
            </w:pPr>
            <w:r>
              <w:t xml:space="preserve">Correções dos apontamentos das Fases 1 e 2.</w:t>
            </w:r>
            <w:r/>
          </w:p>
        </w:tc>
      </w:tr>
      <w:tr>
        <w:trPr>
          <w:trHeight w:val="776"/>
        </w:trPr>
        <w:tc>
          <w:tcPr>
            <w:tcBorders/>
            <w:tcMar>
              <w:left w:w="108" w:type="dxa"/>
              <w:top w:w="100" w:type="dxa"/>
              <w:right w:w="108" w:type="dxa"/>
              <w:bottom w:w="100" w:type="dxa"/>
            </w:tcMar>
            <w:tcW w:w="1408" w:type="dxa"/>
          </w:tcPr>
          <w:p w14:paraId="25FD48F2" w14:textId="77777777">
            <w:pPr>
              <w:pBdr/>
              <w:spacing w:after="0"/>
              <w:ind/>
              <w:rPr/>
            </w:pPr>
            <w:r>
              <w:t xml:space="preserve">08/05/2026</w:t>
            </w:r>
            <w:r/>
          </w:p>
        </w:tc>
        <w:tc>
          <w:tcPr>
            <w:tcBorders/>
            <w:tcMar>
              <w:left w:w="108" w:type="dxa"/>
              <w:top w:w="100" w:type="dxa"/>
              <w:right w:w="108" w:type="dxa"/>
              <w:bottom w:w="100" w:type="dxa"/>
            </w:tcMar>
            <w:tcW w:w="1144" w:type="dxa"/>
          </w:tcPr>
          <w:p w14:paraId="00E42BAF" w14:textId="77777777">
            <w:pPr>
              <w:pBdr/>
              <w:spacing w:after="0"/>
              <w:ind/>
              <w:rPr/>
            </w:pPr>
            <w:r>
              <w:t xml:space="preserve">1.5</w:t>
            </w:r>
            <w:r/>
          </w:p>
        </w:tc>
        <w:tc>
          <w:tcPr>
            <w:tcBorders/>
            <w:tcMar>
              <w:left w:w="108" w:type="dxa"/>
              <w:top w:w="100" w:type="dxa"/>
              <w:right w:w="108" w:type="dxa"/>
              <w:bottom w:w="100" w:type="dxa"/>
            </w:tcMar>
            <w:tcW w:w="2977" w:type="dxa"/>
          </w:tcPr>
          <w:p w14:paraId="4C6C7BCA" w14:textId="77777777">
            <w:pPr>
              <w:pBdr/>
              <w:spacing w:after="0"/>
              <w:ind/>
              <w:rPr/>
            </w:pPr>
            <w:r>
              <w:t xml:space="preserve">Eunice Gomes de Siqueira</w:t>
            </w:r>
            <w:r/>
          </w:p>
        </w:tc>
        <w:tc>
          <w:tcPr>
            <w:tcBorders/>
            <w:tcMar>
              <w:left w:w="108" w:type="dxa"/>
              <w:top w:w="100" w:type="dxa"/>
              <w:right w:w="108" w:type="dxa"/>
              <w:bottom w:w="100" w:type="dxa"/>
            </w:tcMar>
            <w:tcW w:w="3683" w:type="dxa"/>
          </w:tcPr>
          <w:p w14:paraId="78D5DC75" w14:textId="77777777">
            <w:pPr>
              <w:pBdr/>
              <w:spacing w:after="0"/>
              <w:ind/>
              <w:rPr/>
            </w:pPr>
            <w:r>
              <w:t xml:space="preserve">Apontamentos parciais das Fases 1 e 2.</w:t>
            </w:r>
            <w:r/>
          </w:p>
        </w:tc>
      </w:tr>
      <w:tr>
        <w:trPr>
          <w:trHeight w:val="654"/>
        </w:trPr>
        <w:tc>
          <w:tcPr>
            <w:tcBorders/>
            <w:tcMar>
              <w:left w:w="108" w:type="dxa"/>
              <w:top w:w="100" w:type="dxa"/>
              <w:right w:w="108" w:type="dxa"/>
              <w:bottom w:w="100" w:type="dxa"/>
            </w:tcMar>
            <w:tcW w:w="1408" w:type="dxa"/>
            <w:vMerge w:val="restart"/>
          </w:tcPr>
          <w:p w14:paraId="6274F024" w14:textId="77777777">
            <w:pPr>
              <w:pBdr/>
              <w:spacing w:after="0"/>
              <w:ind/>
              <w:rPr/>
            </w:pPr>
            <w:r>
              <w:t xml:space="preserve">02/05/2026</w:t>
            </w:r>
            <w:r/>
          </w:p>
        </w:tc>
        <w:tc>
          <w:tcPr>
            <w:tcBorders/>
            <w:tcMar>
              <w:left w:w="108" w:type="dxa"/>
              <w:top w:w="100" w:type="dxa"/>
              <w:right w:w="108" w:type="dxa"/>
              <w:bottom w:w="100" w:type="dxa"/>
            </w:tcMar>
            <w:tcW w:w="1144" w:type="dxa"/>
            <w:vMerge w:val="restart"/>
          </w:tcPr>
          <w:p w14:paraId="3B2D7A62" w14:textId="77777777">
            <w:pPr>
              <w:pBdr/>
              <w:spacing w:after="0"/>
              <w:ind/>
              <w:rPr/>
            </w:pPr>
            <w:r>
              <w:t xml:space="preserve">1.4.3</w:t>
            </w:r>
            <w:r/>
          </w:p>
        </w:tc>
        <w:tc>
          <w:tcPr>
            <w:tcBorders/>
            <w:tcMar>
              <w:left w:w="108" w:type="dxa"/>
              <w:top w:w="100" w:type="dxa"/>
              <w:right w:w="108" w:type="dxa"/>
              <w:bottom w:w="100" w:type="dxa"/>
            </w:tcMar>
            <w:tcW w:w="2977" w:type="dxa"/>
            <w:vMerge w:val="restart"/>
          </w:tcPr>
          <w:p w14:paraId="5ABCCB41" w14:textId="77777777">
            <w:pPr>
              <w:pBdr/>
              <w:spacing w:after="0"/>
              <w:ind/>
              <w:rPr/>
            </w:pPr>
            <w:r>
              <w:t xml:space="preserve">Lucas </w:t>
            </w:r>
            <w:r>
              <w:t xml:space="preserve">Fiorrigi</w:t>
            </w:r>
            <w:r>
              <w:t xml:space="preserve"> Furlan</w:t>
            </w:r>
            <w:r/>
          </w:p>
        </w:tc>
        <w:tc>
          <w:tcPr>
            <w:tcBorders/>
            <w:tcMar>
              <w:left w:w="108" w:type="dxa"/>
              <w:top w:w="100" w:type="dxa"/>
              <w:right w:w="108" w:type="dxa"/>
              <w:bottom w:w="100" w:type="dxa"/>
            </w:tcMar>
            <w:tcW w:w="3683" w:type="dxa"/>
            <w:vMerge w:val="restart"/>
          </w:tcPr>
          <w:p w14:paraId="17CE6BA9" w14:textId="77777777">
            <w:pPr>
              <w:pBdr/>
              <w:spacing w:after="0"/>
              <w:ind/>
              <w:rPr/>
            </w:pPr>
            <w:r>
              <w:t xml:space="preserve">Correção do Apêndice C e adição da Seção 6.4.</w:t>
            </w:r>
            <w:r/>
          </w:p>
        </w:tc>
      </w:tr>
      <w:tr>
        <w:trPr>
          <w:trHeight w:val="654"/>
        </w:trPr>
        <w:tc>
          <w:tcPr>
            <w:tcBorders/>
            <w:tcMar>
              <w:left w:w="108" w:type="dxa"/>
              <w:top w:w="100" w:type="dxa"/>
              <w:right w:w="108" w:type="dxa"/>
              <w:bottom w:w="100" w:type="dxa"/>
            </w:tcMar>
            <w:tcW w:w="1408" w:type="dxa"/>
            <w:vMerge w:val="restart"/>
          </w:tcPr>
          <w:p w14:paraId="090D2103" w14:textId="77777777">
            <w:pPr>
              <w:pBdr/>
              <w:spacing w:after="0"/>
              <w:ind/>
              <w:rPr/>
            </w:pPr>
            <w:r>
              <w:t xml:space="preserve">29/04/2026</w:t>
            </w:r>
            <w:r/>
          </w:p>
        </w:tc>
        <w:tc>
          <w:tcPr>
            <w:tcBorders/>
            <w:tcMar>
              <w:left w:w="108" w:type="dxa"/>
              <w:top w:w="100" w:type="dxa"/>
              <w:right w:w="108" w:type="dxa"/>
              <w:bottom w:w="100" w:type="dxa"/>
            </w:tcMar>
            <w:tcW w:w="1144" w:type="dxa"/>
            <w:vMerge w:val="restart"/>
          </w:tcPr>
          <w:p w14:paraId="57B8353F" w14:textId="77777777">
            <w:pPr>
              <w:pBdr/>
              <w:spacing w:after="0"/>
              <w:ind/>
              <w:rPr/>
            </w:pPr>
            <w:r>
              <w:t xml:space="preserve">1.4.2</w:t>
            </w:r>
            <w:r/>
          </w:p>
        </w:tc>
        <w:tc>
          <w:tcPr>
            <w:tcBorders/>
            <w:tcMar>
              <w:left w:w="108" w:type="dxa"/>
              <w:top w:w="100" w:type="dxa"/>
              <w:right w:w="108" w:type="dxa"/>
              <w:bottom w:w="100" w:type="dxa"/>
            </w:tcMar>
            <w:tcW w:w="2977" w:type="dxa"/>
            <w:vMerge w:val="restart"/>
          </w:tcPr>
          <w:p w14:paraId="50DFA4D3" w14:textId="77777777">
            <w:pPr>
              <w:pBdr/>
              <w:spacing w:after="0"/>
              <w:ind/>
              <w:rPr/>
            </w:pPr>
            <w:r>
              <w:t xml:space="preserve">Rodrigo Pereira Romano</w:t>
            </w:r>
            <w:r/>
          </w:p>
        </w:tc>
        <w:tc>
          <w:tcPr>
            <w:tcBorders/>
            <w:tcMar>
              <w:left w:w="108" w:type="dxa"/>
              <w:top w:w="100" w:type="dxa"/>
              <w:right w:w="108" w:type="dxa"/>
              <w:bottom w:w="100" w:type="dxa"/>
            </w:tcMar>
            <w:tcW w:w="3683" w:type="dxa"/>
            <w:vMerge w:val="restart"/>
          </w:tcPr>
          <w:p w14:paraId="2EC324EB" w14:textId="77777777">
            <w:pPr>
              <w:pBdr/>
              <w:spacing w:after="0"/>
              <w:ind/>
              <w:rPr/>
            </w:pPr>
            <w:r>
              <w:t xml:space="preserve">Adição dos diagramas nos apêndices e preenchimento parcial do Capítulo 6 e </w:t>
            </w:r>
            <w:r>
              <w:t xml:space="preserve">Capitulo</w:t>
            </w:r>
            <w:r>
              <w:t xml:space="preserve"> 7.</w:t>
            </w:r>
            <w:r/>
          </w:p>
        </w:tc>
      </w:tr>
      <w:tr>
        <w:trPr>
          <w:trHeight w:val="654"/>
        </w:trPr>
        <w:tc>
          <w:tcPr>
            <w:tcBorders/>
            <w:tcMar>
              <w:left w:w="108" w:type="dxa"/>
              <w:top w:w="100" w:type="dxa"/>
              <w:right w:w="108" w:type="dxa"/>
              <w:bottom w:w="100" w:type="dxa"/>
            </w:tcMar>
            <w:tcW w:w="1408" w:type="dxa"/>
            <w:vMerge w:val="restart"/>
          </w:tcPr>
          <w:p w14:paraId="42DF3A29" w14:textId="77777777">
            <w:pPr>
              <w:pBdr/>
              <w:spacing w:after="0"/>
              <w:ind/>
              <w:rPr/>
            </w:pPr>
            <w:r>
              <w:t xml:space="preserve">28/04/2026</w:t>
            </w:r>
            <w:r/>
          </w:p>
        </w:tc>
        <w:tc>
          <w:tcPr>
            <w:tcBorders/>
            <w:tcMar>
              <w:left w:w="108" w:type="dxa"/>
              <w:top w:w="100" w:type="dxa"/>
              <w:right w:w="108" w:type="dxa"/>
              <w:bottom w:w="100" w:type="dxa"/>
            </w:tcMar>
            <w:tcW w:w="1144" w:type="dxa"/>
            <w:vMerge w:val="restart"/>
          </w:tcPr>
          <w:p w14:paraId="08C70C2B" w14:textId="77777777">
            <w:pPr>
              <w:pBdr/>
              <w:spacing w:after="0"/>
              <w:ind/>
              <w:rPr/>
            </w:pPr>
            <w:r>
              <w:t xml:space="preserve">1.4.1</w:t>
            </w:r>
            <w:r/>
          </w:p>
        </w:tc>
        <w:tc>
          <w:tcPr>
            <w:tcBorders/>
            <w:tcMar>
              <w:left w:w="108" w:type="dxa"/>
              <w:top w:w="100" w:type="dxa"/>
              <w:right w:w="108" w:type="dxa"/>
              <w:bottom w:w="100" w:type="dxa"/>
            </w:tcMar>
            <w:tcW w:w="2977" w:type="dxa"/>
            <w:vMerge w:val="restart"/>
          </w:tcPr>
          <w:p w14:paraId="572A75DB" w14:textId="77777777">
            <w:pPr>
              <w:pBdr/>
              <w:spacing w:after="0"/>
              <w:ind/>
              <w:rPr/>
            </w:pPr>
            <w:r>
              <w:t xml:space="preserve">Rodrigo Pereira Romano</w:t>
            </w:r>
            <w:r/>
          </w:p>
        </w:tc>
        <w:tc>
          <w:tcPr>
            <w:tcBorders/>
            <w:tcMar>
              <w:left w:w="108" w:type="dxa"/>
              <w:top w:w="100" w:type="dxa"/>
              <w:right w:w="108" w:type="dxa"/>
              <w:bottom w:w="100" w:type="dxa"/>
            </w:tcMar>
            <w:tcW w:w="3683" w:type="dxa"/>
            <w:vMerge w:val="restart"/>
          </w:tcPr>
          <w:p w14:paraId="12F84128" w14:textId="77777777">
            <w:pPr>
              <w:pBdr/>
              <w:spacing w:after="0"/>
              <w:ind/>
              <w:rPr/>
            </w:pPr>
            <w:r>
              <w:t xml:space="preserve">Correções parciais da Fase 1.</w:t>
            </w:r>
            <w:r/>
          </w:p>
        </w:tc>
      </w:tr>
      <w:tr>
        <w:trPr>
          <w:trHeight w:val="654"/>
        </w:trPr>
        <w:tc>
          <w:tcPr>
            <w:tcBorders/>
            <w:tcMar>
              <w:left w:w="108" w:type="dxa"/>
              <w:top w:w="100" w:type="dxa"/>
              <w:right w:w="108" w:type="dxa"/>
              <w:bottom w:w="100" w:type="dxa"/>
            </w:tcMar>
            <w:tcW w:w="1408" w:type="dxa"/>
          </w:tcPr>
          <w:p w14:paraId="63C14AAC" w14:textId="77777777">
            <w:pPr>
              <w:pBdr/>
              <w:spacing w:after="0"/>
              <w:ind/>
              <w:rPr/>
            </w:pPr>
            <w:r>
              <w:t xml:space="preserve">23/04/2026</w:t>
            </w:r>
            <w:r/>
          </w:p>
        </w:tc>
        <w:tc>
          <w:tcPr>
            <w:tcBorders/>
            <w:tcMar>
              <w:left w:w="108" w:type="dxa"/>
              <w:top w:w="100" w:type="dxa"/>
              <w:right w:w="108" w:type="dxa"/>
              <w:bottom w:w="100" w:type="dxa"/>
            </w:tcMar>
            <w:tcW w:w="1144" w:type="dxa"/>
          </w:tcPr>
          <w:p w14:paraId="095A91C3" w14:textId="77777777">
            <w:pPr>
              <w:pBdr/>
              <w:spacing w:after="0"/>
              <w:ind/>
              <w:rPr/>
            </w:pPr>
            <w:r>
              <w:t xml:space="preserve">1.3</w:t>
            </w:r>
            <w:r/>
          </w:p>
        </w:tc>
        <w:tc>
          <w:tcPr>
            <w:tcBorders/>
            <w:tcMar>
              <w:left w:w="108" w:type="dxa"/>
              <w:top w:w="100" w:type="dxa"/>
              <w:right w:w="108" w:type="dxa"/>
              <w:bottom w:w="100" w:type="dxa"/>
            </w:tcMar>
            <w:tcW w:w="2977" w:type="dxa"/>
          </w:tcPr>
          <w:p w14:paraId="7296A12E" w14:textId="77777777">
            <w:pPr>
              <w:pBdr/>
              <w:spacing w:after="0"/>
              <w:ind/>
              <w:rPr/>
            </w:pPr>
            <w:r>
              <w:t xml:space="preserve">Eunice Gomes de Siqueira</w:t>
            </w:r>
            <w:r/>
          </w:p>
        </w:tc>
        <w:tc>
          <w:tcPr>
            <w:tcBorders/>
            <w:tcMar>
              <w:left w:w="108" w:type="dxa"/>
              <w:top w:w="100" w:type="dxa"/>
              <w:right w:w="108" w:type="dxa"/>
              <w:bottom w:w="100" w:type="dxa"/>
            </w:tcMar>
            <w:tcW w:w="3683" w:type="dxa"/>
          </w:tcPr>
          <w:p w14:paraId="17B25C85" w14:textId="77777777">
            <w:pPr>
              <w:pBdr/>
              <w:spacing w:after="0"/>
              <w:ind/>
              <w:rPr/>
            </w:pPr>
            <w:r>
              <w:t xml:space="preserve">Apontamentos parciais da Fase 1.</w:t>
            </w:r>
            <w:r/>
          </w:p>
        </w:tc>
      </w:tr>
      <w:tr>
        <w:trPr>
          <w:trHeight w:val="654"/>
        </w:trPr>
        <w:tc>
          <w:tcPr>
            <w:tcBorders/>
            <w:tcMar>
              <w:left w:w="108" w:type="dxa"/>
              <w:top w:w="100" w:type="dxa"/>
              <w:right w:w="108" w:type="dxa"/>
              <w:bottom w:w="100" w:type="dxa"/>
            </w:tcMar>
            <w:tcW w:w="1408" w:type="dxa"/>
            <w:vMerge w:val="restart"/>
          </w:tcPr>
          <w:p w14:paraId="3EF84758" w14:textId="77777777">
            <w:pPr>
              <w:pBdr/>
              <w:spacing w:after="0"/>
              <w:ind/>
              <w:rPr/>
            </w:pPr>
            <w:r>
              <w:t xml:space="preserve">16/04/2026</w:t>
            </w:r>
            <w:r/>
          </w:p>
        </w:tc>
        <w:tc>
          <w:tcPr>
            <w:tcBorders/>
            <w:tcMar>
              <w:left w:w="108" w:type="dxa"/>
              <w:top w:w="100" w:type="dxa"/>
              <w:right w:w="108" w:type="dxa"/>
              <w:bottom w:w="100" w:type="dxa"/>
            </w:tcMar>
            <w:tcW w:w="1144" w:type="dxa"/>
            <w:vMerge w:val="restart"/>
          </w:tcPr>
          <w:p w14:paraId="55D5D076" w14:textId="77777777">
            <w:pPr>
              <w:pBdr/>
              <w:spacing w:after="0"/>
              <w:ind/>
              <w:rPr/>
            </w:pPr>
            <w:r>
              <w:t xml:space="preserve">1.2</w:t>
            </w:r>
            <w:r/>
          </w:p>
        </w:tc>
        <w:tc>
          <w:tcPr>
            <w:tcBorders/>
            <w:tcMar>
              <w:left w:w="108" w:type="dxa"/>
              <w:top w:w="100" w:type="dxa"/>
              <w:right w:w="108" w:type="dxa"/>
              <w:bottom w:w="100" w:type="dxa"/>
            </w:tcMar>
            <w:tcW w:w="2977" w:type="dxa"/>
            <w:vMerge w:val="restart"/>
          </w:tcPr>
          <w:p w14:paraId="06AB2260" w14:textId="77777777">
            <w:pPr>
              <w:pBdr/>
              <w:spacing w:after="0"/>
              <w:ind/>
              <w:rPr/>
            </w:pPr>
            <w:r>
              <w:t xml:space="preserve">Rodrigo Pereira Romano</w:t>
            </w:r>
            <w:r/>
          </w:p>
        </w:tc>
        <w:tc>
          <w:tcPr>
            <w:tcBorders/>
            <w:tcMar>
              <w:left w:w="108" w:type="dxa"/>
              <w:top w:w="100" w:type="dxa"/>
              <w:right w:w="108" w:type="dxa"/>
              <w:bottom w:w="100" w:type="dxa"/>
            </w:tcMar>
            <w:tcW w:w="3683" w:type="dxa"/>
            <w:vMerge w:val="restart"/>
          </w:tcPr>
          <w:p w14:paraId="6E5278BD" w14:textId="77777777">
            <w:pPr>
              <w:pBdr/>
              <w:spacing w:after="0"/>
              <w:ind/>
              <w:rPr/>
            </w:pPr>
            <w:r>
              <w:t xml:space="preserve">Correções da Fase 1.</w:t>
            </w:r>
            <w:r/>
          </w:p>
        </w:tc>
      </w:tr>
      <w:tr>
        <w:trPr/>
        <w:tc>
          <w:tcPr>
            <w:tcBorders/>
            <w:tcMar>
              <w:left w:w="108" w:type="dxa"/>
              <w:top w:w="100" w:type="dxa"/>
              <w:right w:w="108" w:type="dxa"/>
              <w:bottom w:w="100" w:type="dxa"/>
            </w:tcMar>
            <w:tcW w:w="1408" w:type="dxa"/>
          </w:tcPr>
          <w:p w14:paraId="25758972" w14:textId="77777777">
            <w:pPr>
              <w:pBdr/>
              <w:spacing w:after="0"/>
              <w:ind/>
              <w:rPr/>
            </w:pPr>
            <w:r>
              <w:t xml:space="preserve">05/04/2026</w:t>
            </w:r>
            <w:r/>
          </w:p>
        </w:tc>
        <w:tc>
          <w:tcPr>
            <w:tcBorders/>
            <w:tcMar>
              <w:left w:w="108" w:type="dxa"/>
              <w:top w:w="100" w:type="dxa"/>
              <w:right w:w="108" w:type="dxa"/>
              <w:bottom w:w="100" w:type="dxa"/>
            </w:tcMar>
            <w:tcW w:w="1144" w:type="dxa"/>
          </w:tcPr>
          <w:p w14:paraId="292693E3" w14:textId="77777777">
            <w:pPr>
              <w:pBdr/>
              <w:spacing w:after="0"/>
              <w:ind/>
              <w:rPr/>
            </w:pPr>
            <w:r>
              <w:t xml:space="preserve">1.1</w:t>
            </w:r>
            <w:r/>
          </w:p>
        </w:tc>
        <w:tc>
          <w:tcPr>
            <w:tcBorders/>
            <w:tcMar>
              <w:left w:w="108" w:type="dxa"/>
              <w:top w:w="100" w:type="dxa"/>
              <w:right w:w="108" w:type="dxa"/>
              <w:bottom w:w="100" w:type="dxa"/>
            </w:tcMar>
            <w:tcW w:w="2977" w:type="dxa"/>
          </w:tcPr>
          <w:p w14:paraId="48042B27" w14:textId="77777777">
            <w:pPr>
              <w:pBdr/>
              <w:spacing w:after="0"/>
              <w:ind/>
              <w:rPr/>
            </w:pPr>
            <w:r>
              <w:t xml:space="preserve">Eunice Gomes de Siqueira</w:t>
            </w:r>
            <w:r/>
          </w:p>
        </w:tc>
        <w:tc>
          <w:tcPr>
            <w:tcBorders/>
            <w:tcMar>
              <w:left w:w="108" w:type="dxa"/>
              <w:top w:w="100" w:type="dxa"/>
              <w:right w:w="108" w:type="dxa"/>
              <w:bottom w:w="100" w:type="dxa"/>
            </w:tcMar>
            <w:tcW w:w="3683" w:type="dxa"/>
          </w:tcPr>
          <w:p w14:paraId="62F86024" w14:textId="77777777">
            <w:pPr>
              <w:pBdr/>
              <w:spacing w:after="0"/>
              <w:ind/>
              <w:rPr/>
            </w:pPr>
            <w:r>
              <w:t xml:space="preserve">Apontamentos parciais da Fase 1.</w:t>
            </w:r>
            <w:r/>
          </w:p>
        </w:tc>
      </w:tr>
      <w:tr>
        <w:trPr>
          <w:trHeight w:val="855"/>
        </w:trPr>
        <w:tc>
          <w:tcPr>
            <w:tcBorders/>
            <w:tcMar>
              <w:left w:w="108" w:type="dxa"/>
              <w:top w:w="100" w:type="dxa"/>
              <w:right w:w="108" w:type="dxa"/>
              <w:bottom w:w="100" w:type="dxa"/>
            </w:tcMar>
            <w:tcW w:w="1408" w:type="dxa"/>
          </w:tcPr>
          <w:p w14:paraId="5CA82F5B" w14:textId="77777777">
            <w:pPr>
              <w:pBdr/>
              <w:spacing w:after="0"/>
              <w:ind/>
              <w:rPr/>
            </w:pPr>
            <w:r>
              <w:t xml:space="preserve">28/03/2026</w:t>
            </w:r>
            <w:r/>
          </w:p>
        </w:tc>
        <w:tc>
          <w:tcPr>
            <w:tcBorders/>
            <w:tcMar>
              <w:left w:w="108" w:type="dxa"/>
              <w:top w:w="100" w:type="dxa"/>
              <w:right w:w="108" w:type="dxa"/>
              <w:bottom w:w="100" w:type="dxa"/>
            </w:tcMar>
            <w:tcW w:w="1144" w:type="dxa"/>
          </w:tcPr>
          <w:p w14:paraId="3B2DA9AC" w14:textId="77777777">
            <w:pPr>
              <w:pBdr/>
              <w:spacing w:after="0"/>
              <w:ind/>
              <w:rPr/>
            </w:pPr>
            <w:r>
              <w:t xml:space="preserve">1.0</w:t>
            </w:r>
            <w:r/>
          </w:p>
        </w:tc>
        <w:tc>
          <w:tcPr>
            <w:tcBorders/>
            <w:tcMar>
              <w:left w:w="108" w:type="dxa"/>
              <w:top w:w="100" w:type="dxa"/>
              <w:right w:w="108" w:type="dxa"/>
              <w:bottom w:w="100" w:type="dxa"/>
            </w:tcMar>
            <w:tcW w:w="2977" w:type="dxa"/>
          </w:tcPr>
          <w:p w14:paraId="61D30FBD" w14:textId="77777777">
            <w:pPr>
              <w:pBdr/>
              <w:spacing w:after="0"/>
              <w:ind/>
              <w:rPr/>
            </w:pPr>
            <w:r>
              <w:t xml:space="preserve">Lucas </w:t>
            </w:r>
            <w:r>
              <w:t xml:space="preserve">Fiorrigi</w:t>
            </w:r>
            <w:r>
              <w:t xml:space="preserve"> Furlan </w:t>
            </w:r>
            <w:r>
              <w:t xml:space="preserve">e  Miguel</w:t>
            </w:r>
            <w:r>
              <w:t xml:space="preserve"> Martins Lima.</w:t>
            </w:r>
            <w:r/>
          </w:p>
        </w:tc>
        <w:tc>
          <w:tcPr>
            <w:tcBorders/>
            <w:tcMar>
              <w:left w:w="108" w:type="dxa"/>
              <w:top w:w="100" w:type="dxa"/>
              <w:right w:w="108" w:type="dxa"/>
              <w:bottom w:w="100" w:type="dxa"/>
            </w:tcMar>
            <w:tcW w:w="3683" w:type="dxa"/>
          </w:tcPr>
          <w:p w14:paraId="790FA0D8" w14:textId="77777777">
            <w:pPr>
              <w:pBdr/>
              <w:spacing w:after="0"/>
              <w:ind/>
              <w:rPr/>
            </w:pPr>
            <w:r>
              <w:t xml:space="preserve">Entrega da Fase 1.</w:t>
            </w:r>
            <w:r/>
          </w:p>
        </w:tc>
      </w:tr>
    </w:tbl>
    <w:p w14:paraId="2D4DBA68" w14:textId="77777777">
      <w:pPr>
        <w:pStyle w:val="1830"/>
        <w:pBdr/>
        <w:spacing/>
        <w:ind/>
        <w:jc w:val="left"/>
        <w:rPr/>
      </w:pPr>
      <w:r>
        <w:br w:type="page" w:clear="all"/>
      </w:r>
      <w:r>
        <w:t xml:space="preserve">AGRADECIMENTOS</w:t>
      </w:r>
      <w:r/>
    </w:p>
    <w:p w14:paraId="19F4FCC1" w14:textId="77777777">
      <w:pPr>
        <w:pBdr/>
        <w:spacing/>
        <w:ind/>
        <w:rPr/>
      </w:pPr>
      <w:r>
        <w:t xml:space="preserve">A inclusão desta seção é opcional.</w:t>
      </w:r>
      <w:r/>
    </w:p>
    <w:p w14:paraId="66912AD6" w14:textId="77777777">
      <w:pPr>
        <w:pStyle w:val="1830"/>
        <w:pBdr/>
        <w:spacing/>
        <w:ind/>
        <w:rPr/>
      </w:pPr>
      <w:r>
        <w:br w:type="page" w:clear="all"/>
      </w:r>
      <w:r>
        <w:t xml:space="preserve">RESUMO</w:t>
      </w:r>
      <w:r/>
    </w:p>
    <w:p w14:paraId="6A2552D1" w14:textId="77777777">
      <w:pPr>
        <w:pBdr/>
        <w:spacing/>
        <w:ind/>
        <w:rPr/>
      </w:pPr>
      <w:r>
        <w:t xml:space="preserve">O projeto "Fala, Cid</w:t>
      </w:r>
      <w:r>
        <w:t xml:space="preserve">ade!" visa o desenvolvimento de um sistema de software para o relato de ocorrências pelo cidadão à administração pública e apoio à gestão de zeladoria pública municipal. Por meio desse sistema, será possível aproximar ainda mais a sociedade civil da admini</w:t>
      </w:r>
      <w:r>
        <w:t xml:space="preserve">stração pública, a partir de um canal digital direto e responsivo para a relato de problemas de infraestrutura, como vias danificadas, iluminação pública deficiente, descarte irregular de resíduo ou má conservação de espaço público. A metodologia consiste </w:t>
      </w:r>
      <w:r>
        <w:t xml:space="preserve">de</w:t>
      </w:r>
      <w:r>
        <w:t xml:space="preserve"> pesquisa exploratória explicativa, com a adoção de revisão bibliográfica, práticas ágeis baseadas no </w:t>
      </w:r>
      <w:r>
        <w:rPr>
          <w:i/>
        </w:rPr>
        <w:t xml:space="preserve">framework</w:t>
      </w:r>
      <w:r>
        <w:t xml:space="preserve"> Scrum, especificação e análise de requisitos com modelagem por meio da Linguagem de Modelagem Unificada e arquitetura de software orientada a objetos. A arquitetura técnica inclui em aplicativo para a plataforma </w:t>
      </w:r>
      <w:r>
        <w:rPr>
          <w:i/>
        </w:rPr>
        <w:t xml:space="preserve">Web</w:t>
      </w:r>
      <w:r>
        <w:t xml:space="preserve"> progressivo e integrado com serviços abertos de geolocalização e interfaces de programação de aplicações desenvolvidas para atender às necessidades dos usuários. Os resultados parciais obtidos com este projeto consistem </w:t>
      </w:r>
      <w:r>
        <w:t xml:space="preserve">da</w:t>
      </w:r>
      <w:r>
        <w:t xml:space="preserve"> especificação de um sistema de software com requisitos funcionais e não funcionais, todos eles em conformidade com a legislação de proteção de dados pessoais e artefatos de software codificados com base na arquitetura de sistema proposta. Espera-se que e</w:t>
      </w:r>
      <w:r>
        <w:t xml:space="preserve">ste projeto promova o engajamento comunitário por meio de mecanismos inovadores e que o rigor aplicado na engenharia de requisitos e modelagem de dados estabeleça os alicerces sólidos para a futura codificação e implantação do referido sistema de software.</w:t>
      </w:r>
      <w:r/>
    </w:p>
    <w:p w14:paraId="34E71E87" w14:textId="77777777">
      <w:pPr>
        <w:pBdr/>
        <w:spacing/>
        <w:ind/>
        <w:rPr>
          <w:b/>
        </w:rPr>
      </w:pPr>
      <w:r>
        <w:rPr>
          <w:b/>
        </w:rPr>
        <w:t xml:space="preserve">Palavras-chave: </w:t>
      </w:r>
      <w:r>
        <w:t xml:space="preserve">cidade inteligente; zeladoria pública; participação cidadã; projeto final de curso; Sistemas de Informação.</w:t>
      </w:r>
      <w:r>
        <w:rPr>
          <w:b/>
        </w:rPr>
      </w:r>
      <w:r>
        <w:rPr>
          <w:b/>
        </w:rPr>
      </w:r>
    </w:p>
    <w:p w14:paraId="218AEB86" w14:textId="77777777">
      <w:pPr>
        <w:pBdr/>
        <w:spacing/>
        <w:ind/>
        <w:jc w:val="left"/>
        <w:rPr/>
      </w:pPr>
      <w:r>
        <w:br w:type="page" w:clear="all"/>
      </w:r>
      <w:r/>
    </w:p>
    <w:p w14:paraId="697A3C48" w14:textId="77777777">
      <w:pPr>
        <w:pStyle w:val="1830"/>
        <w:pBdr/>
        <w:spacing/>
        <w:ind/>
        <w:rPr/>
      </w:pPr>
      <w:r>
        <w:t xml:space="preserve">LISTA DE FIGURAS</w:t>
      </w:r>
      <w:r/>
    </w:p>
    <w:p w14:paraId="14FB8B39">
      <w:pPr>
        <w:pStyle w:val="1847"/>
        <w:pBdr/>
        <w:tabs>
          <w:tab w:val="right" w:leader="dot" w:pos="9072"/>
        </w:tabs>
        <w:spacing/>
        <w:ind/>
        <w:rPr/>
      </w:pPr>
      <w:r>
        <w:rPr>
          <w:caps w:val="0"/>
        </w:rPr>
        <w:fldChar w:fldCharType="begin"/>
      </w:r>
      <w:r>
        <w:rPr>
          <w:caps w:val="0"/>
        </w:rPr>
        <w:instrText xml:space="preserve">TOC \h \c "FIGURA"</w:instrText>
      </w:r>
      <w:r>
        <w:rPr>
          <w:caps w:val="0"/>
        </w:rPr>
        <w:fldChar w:fldCharType="separate"/>
      </w:r>
      <w:r/>
      <w:hyperlink w:tooltip="#_Toc1" w:anchor="_Toc1" w:history="1">
        <w:r>
          <w:rPr>
            <w:rStyle w:val="1828"/>
          </w:rPr>
        </w:r>
        <w:r>
          <w:rPr>
            <w:rStyle w:val="1828"/>
          </w:rPr>
          <w:t xml:space="preserve">FIGURA </w:t>
        </w:r>
        <w:r>
          <w:rPr>
            <w:rStyle w:val="1828"/>
          </w:rPr>
          <w:t xml:space="preserve">1</w:t>
        </w:r>
        <w:r>
          <w:rPr>
            <w:rStyle w:val="1828"/>
          </w:rPr>
          <w:t xml:space="preserve"> – Interface de consulta do aplicativo </w:t>
        </w:r>
        <w:r>
          <w:rPr>
            <w:rStyle w:val="1828"/>
          </w:rPr>
          <w:t xml:space="preserve">Colab</w:t>
        </w:r>
        <w:r>
          <w:rPr>
            <w:rStyle w:val="1828"/>
          </w:rPr>
        </w:r>
        <w:r>
          <w:tab/>
        </w:r>
        <w:r>
          <w:fldChar w:fldCharType="begin"/>
          <w:instrText xml:space="preserve">PAGEREF _Toc1 \h</w:instrText>
          <w:fldChar w:fldCharType="separate"/>
          <w:t xml:space="preserve">23</w:t>
          <w:fldChar w:fldCharType="end"/>
        </w:r>
      </w:hyperlink>
      <w:r/>
    </w:p>
    <w:p w14:paraId="45D9742D">
      <w:pPr>
        <w:pStyle w:val="1847"/>
        <w:pBdr/>
        <w:tabs>
          <w:tab w:val="right" w:leader="dot" w:pos="9072"/>
        </w:tabs>
        <w:spacing/>
        <w:ind/>
        <w:rPr/>
      </w:pPr>
      <w:hyperlink w:tooltip="#_Toc2" w:anchor="_Toc2" w:history="1">
        <w:r>
          <w:rPr>
            <w:rStyle w:val="1828"/>
          </w:rPr>
        </w:r>
        <w:r>
          <w:rPr>
            <w:rStyle w:val="1828"/>
          </w:rPr>
          <w:t xml:space="preserve">FIGURA </w:t>
        </w:r>
        <w:r>
          <w:rPr>
            <w:rStyle w:val="1828"/>
          </w:rPr>
          <w:t xml:space="preserve">2</w:t>
        </w:r>
        <w:r>
          <w:rPr>
            <w:rStyle w:val="1828"/>
          </w:rPr>
          <w:t xml:space="preserve"> - Interface de</w:t>
        </w:r>
        <w:r>
          <w:rPr>
            <w:rStyle w:val="1828"/>
            <w:i/>
          </w:rPr>
          <w:t xml:space="preserve"> feed</w:t>
        </w:r>
        <w:r>
          <w:rPr>
            <w:rStyle w:val="1828"/>
          </w:rPr>
          <w:t xml:space="preserve"> do aplicativo </w:t>
        </w:r>
        <w:r>
          <w:rPr>
            <w:rStyle w:val="1828"/>
          </w:rPr>
          <w:t xml:space="preserve">Colab</w:t>
        </w:r>
        <w:r>
          <w:rPr>
            <w:rStyle w:val="1828"/>
          </w:rPr>
        </w:r>
        <w:r>
          <w:tab/>
        </w:r>
        <w:r>
          <w:fldChar w:fldCharType="begin"/>
          <w:instrText xml:space="preserve">PAGEREF _Toc2 \h</w:instrText>
          <w:fldChar w:fldCharType="separate"/>
          <w:t xml:space="preserve">23</w:t>
          <w:fldChar w:fldCharType="end"/>
        </w:r>
      </w:hyperlink>
      <w:r/>
    </w:p>
    <w:p w14:paraId="2CA584FB">
      <w:pPr>
        <w:pStyle w:val="1847"/>
        <w:pBdr/>
        <w:tabs>
          <w:tab w:val="right" w:leader="dot" w:pos="9072"/>
        </w:tabs>
        <w:spacing/>
        <w:ind/>
        <w:rPr/>
      </w:pPr>
      <w:hyperlink w:tooltip="#_Toc3" w:anchor="_Toc3" w:history="1">
        <w:r>
          <w:rPr>
            <w:rStyle w:val="1828"/>
          </w:rPr>
        </w:r>
        <w:r>
          <w:rPr>
            <w:rStyle w:val="1828"/>
          </w:rPr>
          <w:t xml:space="preserve">FIGURA </w:t>
        </w:r>
        <w:r>
          <w:rPr>
            <w:rStyle w:val="1828"/>
          </w:rPr>
          <w:t xml:space="preserve">3</w:t>
        </w:r>
        <w:r>
          <w:rPr>
            <w:rStyle w:val="1828"/>
          </w:rPr>
          <w:t xml:space="preserve"> - Seleção da unidade da federação na plataforma e-Ouve </w:t>
        </w:r>
        <w:r>
          <w:rPr>
            <w:rStyle w:val="1828"/>
          </w:rPr>
        </w:r>
        <w:r>
          <w:tab/>
        </w:r>
        <w:r>
          <w:fldChar w:fldCharType="begin"/>
          <w:instrText xml:space="preserve">PAGEREF _Toc3 \h</w:instrText>
          <w:fldChar w:fldCharType="separate"/>
          <w:t xml:space="preserve">24</w:t>
          <w:fldChar w:fldCharType="end"/>
        </w:r>
      </w:hyperlink>
      <w:r/>
    </w:p>
    <w:p w14:paraId="6AFDD807">
      <w:pPr>
        <w:pStyle w:val="1847"/>
        <w:pBdr/>
        <w:tabs>
          <w:tab w:val="right" w:leader="dot" w:pos="9072"/>
        </w:tabs>
        <w:spacing/>
        <w:ind/>
        <w:rPr/>
      </w:pPr>
      <w:hyperlink w:tooltip="#_Toc4" w:anchor="_Toc4" w:history="1">
        <w:r>
          <w:rPr>
            <w:rStyle w:val="1828"/>
          </w:rPr>
        </w:r>
        <w:r>
          <w:rPr>
            <w:rStyle w:val="1828"/>
          </w:rPr>
          <w:t xml:space="preserve">FIGURA </w:t>
        </w:r>
        <w:r>
          <w:rPr>
            <w:rStyle w:val="1828"/>
          </w:rPr>
          <w:t xml:space="preserve">4</w:t>
        </w:r>
        <w:r>
          <w:rPr>
            <w:rStyle w:val="1828"/>
          </w:rPr>
          <w:t xml:space="preserve"> - Seleção de serviços na plataforma e-Ouve</w:t>
        </w:r>
        <w:r>
          <w:rPr>
            <w:rStyle w:val="1828"/>
          </w:rPr>
        </w:r>
        <w:r>
          <w:tab/>
        </w:r>
        <w:r>
          <w:fldChar w:fldCharType="begin"/>
          <w:instrText xml:space="preserve">PAGEREF _Toc4 \h</w:instrText>
          <w:fldChar w:fldCharType="separate"/>
          <w:t xml:space="preserve">25</w:t>
          <w:fldChar w:fldCharType="end"/>
        </w:r>
      </w:hyperlink>
      <w:r/>
    </w:p>
    <w:p w14:paraId="736F396A">
      <w:pPr>
        <w:pStyle w:val="1847"/>
        <w:pBdr/>
        <w:tabs>
          <w:tab w:val="right" w:leader="dot" w:pos="9072"/>
        </w:tabs>
        <w:spacing/>
        <w:ind/>
        <w:rPr/>
      </w:pPr>
      <w:hyperlink w:tooltip="#_Toc5" w:anchor="_Toc5" w:history="1">
        <w:r>
          <w:rPr>
            <w:rStyle w:val="1828"/>
          </w:rPr>
        </w:r>
        <w:r>
          <w:rPr>
            <w:rStyle w:val="1828"/>
          </w:rPr>
          <w:t xml:space="preserve">FIGURA </w:t>
        </w:r>
        <w:r>
          <w:rPr>
            <w:rStyle w:val="1828"/>
          </w:rPr>
          <w:t xml:space="preserve">5</w:t>
        </w:r>
        <w:r>
          <w:rPr>
            <w:rStyle w:val="1828"/>
          </w:rPr>
          <w:t xml:space="preserve"> - Estrutura do repositório remoto no GitHub</w:t>
        </w:r>
        <w:r>
          <w:rPr>
            <w:rStyle w:val="1828"/>
          </w:rPr>
        </w:r>
        <w:r>
          <w:tab/>
        </w:r>
        <w:r>
          <w:fldChar w:fldCharType="begin"/>
          <w:instrText xml:space="preserve">PAGEREF _Toc5 \h</w:instrText>
          <w:fldChar w:fldCharType="separate"/>
          <w:t xml:space="preserve">42</w:t>
          <w:fldChar w:fldCharType="end"/>
        </w:r>
      </w:hyperlink>
      <w:r/>
    </w:p>
    <w:p w14:paraId="39577E41">
      <w:pPr>
        <w:pStyle w:val="1847"/>
        <w:pBdr/>
        <w:tabs>
          <w:tab w:val="right" w:leader="dot" w:pos="9072"/>
        </w:tabs>
        <w:spacing/>
        <w:ind/>
        <w:rPr/>
      </w:pPr>
      <w:hyperlink w:tooltip="#_Toc6" w:anchor="_Toc6" w:history="1">
        <w:r>
          <w:rPr>
            <w:rStyle w:val="1828"/>
          </w:rPr>
        </w:r>
        <w:r>
          <w:rPr>
            <w:rStyle w:val="1828"/>
          </w:rPr>
          <w:t xml:space="preserve">FIGURA </w:t>
        </w:r>
        <w:r>
          <w:rPr>
            <w:rStyle w:val="1828"/>
          </w:rPr>
          <w:t xml:space="preserve">6</w:t>
        </w:r>
        <w:r>
          <w:rPr>
            <w:rStyle w:val="1828"/>
          </w:rPr>
          <w:t xml:space="preserve"> </w:t>
        </w:r>
        <w:r>
          <w:rPr>
            <w:rStyle w:val="1828"/>
          </w:rPr>
          <w:t xml:space="preserve">-  Perfil</w:t>
        </w:r>
        <w:r>
          <w:rPr>
            <w:rStyle w:val="1828"/>
          </w:rPr>
          <w:t xml:space="preserve"> de usuário do respondente</w:t>
        </w:r>
        <w:r>
          <w:rPr>
            <w:rStyle w:val="1828"/>
          </w:rPr>
        </w:r>
        <w:r>
          <w:tab/>
        </w:r>
        <w:r>
          <w:fldChar w:fldCharType="begin"/>
          <w:instrText xml:space="preserve">PAGEREF _Toc6 \h</w:instrText>
          <w:fldChar w:fldCharType="separate"/>
          <w:t xml:space="preserve">61</w:t>
          <w:fldChar w:fldCharType="end"/>
        </w:r>
      </w:hyperlink>
      <w:r/>
    </w:p>
    <w:p w14:paraId="2E1956C8">
      <w:pPr>
        <w:pStyle w:val="1847"/>
        <w:pBdr/>
        <w:tabs>
          <w:tab w:val="right" w:leader="dot" w:pos="9072"/>
        </w:tabs>
        <w:spacing/>
        <w:ind/>
        <w:rPr/>
      </w:pPr>
      <w:hyperlink w:tooltip="#_Toc7" w:anchor="_Toc7" w:history="1">
        <w:r>
          <w:rPr>
            <w:rStyle w:val="1828"/>
          </w:rPr>
        </w:r>
        <w:r>
          <w:rPr>
            <w:rStyle w:val="1828"/>
          </w:rPr>
          <w:t xml:space="preserve">FIGURA </w:t>
        </w:r>
        <w:r>
          <w:rPr>
            <w:rStyle w:val="1828"/>
          </w:rPr>
          <w:t xml:space="preserve">7</w:t>
        </w:r>
        <w:r>
          <w:rPr>
            <w:rStyle w:val="1828"/>
          </w:rPr>
          <w:t xml:space="preserve"> </w:t>
        </w:r>
        <w:r>
          <w:rPr>
            <w:rStyle w:val="1828"/>
          </w:rPr>
          <w:t xml:space="preserve">–  Experiência</w:t>
        </w:r>
        <w:r>
          <w:rPr>
            <w:rStyle w:val="1828"/>
          </w:rPr>
          <w:t xml:space="preserve"> com aplicativos para registro de problemas da cidade</w:t>
        </w:r>
        <w:r>
          <w:rPr>
            <w:rStyle w:val="1828"/>
          </w:rPr>
        </w:r>
        <w:r>
          <w:tab/>
        </w:r>
        <w:r>
          <w:fldChar w:fldCharType="begin"/>
          <w:instrText xml:space="preserve">PAGEREF _Toc7 \h</w:instrText>
          <w:fldChar w:fldCharType="separate"/>
          <w:t xml:space="preserve">62</w:t>
          <w:fldChar w:fldCharType="end"/>
        </w:r>
      </w:hyperlink>
      <w:r/>
    </w:p>
    <w:p w14:paraId="46F0A7A3">
      <w:pPr>
        <w:pStyle w:val="1847"/>
        <w:pBdr/>
        <w:tabs>
          <w:tab w:val="right" w:leader="dot" w:pos="9072"/>
        </w:tabs>
        <w:spacing/>
        <w:ind/>
        <w:rPr/>
      </w:pPr>
      <w:hyperlink w:tooltip="#_Toc8" w:anchor="_Toc8" w:history="1">
        <w:r>
          <w:rPr>
            <w:rStyle w:val="1828"/>
          </w:rPr>
        </w:r>
        <w:r>
          <w:rPr>
            <w:rStyle w:val="1828"/>
          </w:rPr>
          <w:t xml:space="preserve">FIGURA </w:t>
        </w:r>
        <w:r>
          <w:rPr>
            <w:rStyle w:val="1828"/>
          </w:rPr>
          <w:t xml:space="preserve">8</w:t>
        </w:r>
        <w:r>
          <w:rPr>
            <w:rStyle w:val="1828"/>
          </w:rPr>
          <w:t xml:space="preserve"> – Possibilidade de uso de um aplicativo para registrar ocorrências da cidade.</w:t>
        </w:r>
        <w:r>
          <w:rPr>
            <w:rStyle w:val="1828"/>
          </w:rPr>
        </w:r>
        <w:r>
          <w:tab/>
        </w:r>
        <w:r>
          <w:fldChar w:fldCharType="begin"/>
          <w:instrText xml:space="preserve">PAGEREF _Toc8 \h</w:instrText>
          <w:fldChar w:fldCharType="separate"/>
          <w:t xml:space="preserve">63</w:t>
          <w:fldChar w:fldCharType="end"/>
        </w:r>
      </w:hyperlink>
      <w:r/>
    </w:p>
    <w:p w14:paraId="76356A3D">
      <w:pPr>
        <w:pStyle w:val="1830"/>
        <w:pBdr/>
        <w:spacing/>
        <w:ind/>
        <w:rPr/>
      </w:pPr>
      <w:r>
        <w:rPr>
          <w:caps w:val="0"/>
        </w:rPr>
      </w:r>
      <w:r>
        <w:fldChar w:fldCharType="end"/>
      </w:r>
      <w:r/>
      <w:r/>
    </w:p>
    <w:p w14:paraId="19385DFA" w14:textId="77777777">
      <w:pPr>
        <w:pStyle w:val="1830"/>
        <w:pBdr/>
        <w:spacing/>
        <w:ind/>
        <w:rPr/>
      </w:pPr>
      <w:r/>
      <w:r/>
    </w:p>
    <w:p w14:paraId="227A079B" w14:textId="77777777">
      <w:pPr>
        <w:pStyle w:val="1830"/>
        <w:pBdr/>
        <w:spacing/>
        <w:ind/>
        <w:jc w:val="left"/>
        <w:rPr/>
      </w:pPr>
      <w:r>
        <w:br w:type="page" w:clear="all"/>
      </w:r>
      <w:r>
        <w:t xml:space="preserve">LISTA DE QUADROS</w:t>
      </w:r>
      <w:r/>
    </w:p>
    <w:p w14:paraId="0D4FA37B">
      <w:pPr>
        <w:pStyle w:val="1847"/>
        <w:pBdr/>
        <w:tabs>
          <w:tab w:val="right" w:leader="dot" w:pos="9062"/>
        </w:tabs>
        <w:spacing/>
        <w:ind/>
        <w:rPr/>
      </w:pPr>
      <w:r>
        <w:fldChar w:fldCharType="begin"/>
      </w:r>
      <w:r>
        <w:instrText xml:space="preserve">TOC \h \c "QUADRO"</w:instrText>
      </w:r>
      <w:r>
        <w:fldChar w:fldCharType="separate"/>
      </w:r>
      <w:r/>
      <w:hyperlink w:tooltip="#_Toc1" w:anchor="_Toc1" w:history="1">
        <w:r>
          <w:rPr>
            <w:rStyle w:val="1828"/>
          </w:rPr>
        </w:r>
        <w:r>
          <w:rPr>
            <w:rStyle w:val="1828"/>
          </w:rPr>
          <w:t xml:space="preserve">QUADRO </w:t>
        </w:r>
        <w:r>
          <w:rPr>
            <w:rStyle w:val="1828"/>
          </w:rPr>
          <w:t xml:space="preserve">1</w:t>
        </w:r>
        <w:r>
          <w:rPr>
            <w:rStyle w:val="1828"/>
          </w:rPr>
          <w:t xml:space="preserve"> – Documentos relevantes para testes</w:t>
        </w:r>
        <w:r>
          <w:rPr>
            <w:rStyle w:val="1828"/>
          </w:rPr>
        </w:r>
        <w:r>
          <w:tab/>
        </w:r>
        <w:r>
          <w:fldChar w:fldCharType="begin"/>
          <w:instrText xml:space="preserve">PAGEREF _Toc1 \h</w:instrText>
          <w:fldChar w:fldCharType="separate"/>
          <w:t xml:space="preserve">82</w:t>
          <w:fldChar w:fldCharType="end"/>
        </w:r>
      </w:hyperlink>
      <w:r/>
    </w:p>
    <w:p w14:paraId="64B8EF3F">
      <w:pPr>
        <w:pStyle w:val="1847"/>
        <w:pBdr/>
        <w:tabs>
          <w:tab w:val="right" w:leader="dot" w:pos="9062"/>
        </w:tabs>
        <w:spacing/>
        <w:ind/>
        <w:rPr/>
      </w:pPr>
      <w:hyperlink w:tooltip="#_Toc2" w:anchor="_Toc2" w:history="1">
        <w:r>
          <w:rPr>
            <w:rStyle w:val="1828"/>
          </w:rPr>
        </w:r>
        <w:r>
          <w:rPr>
            <w:rStyle w:val="1828"/>
          </w:rPr>
          <w:t xml:space="preserve">QUADRO </w:t>
        </w:r>
        <w:r>
          <w:rPr>
            <w:rStyle w:val="1828"/>
          </w:rPr>
          <w:t xml:space="preserve">2</w:t>
        </w:r>
        <w:r>
          <w:rPr>
            <w:rStyle w:val="1828"/>
          </w:rPr>
          <w:t xml:space="preserve"> – Equipamentos para a realização dos testes</w:t>
        </w:r>
        <w:r>
          <w:rPr>
            <w:rStyle w:val="1828"/>
          </w:rPr>
        </w:r>
        <w:r>
          <w:tab/>
        </w:r>
        <w:r>
          <w:fldChar w:fldCharType="begin"/>
          <w:instrText xml:space="preserve">PAGEREF _Toc2 \h</w:instrText>
          <w:fldChar w:fldCharType="separate"/>
          <w:t xml:space="preserve">83</w:t>
          <w:fldChar w:fldCharType="end"/>
        </w:r>
      </w:hyperlink>
      <w:r/>
    </w:p>
    <w:p w14:paraId="3781A9BC">
      <w:pPr>
        <w:pStyle w:val="1847"/>
        <w:pBdr/>
        <w:tabs>
          <w:tab w:val="right" w:leader="dot" w:pos="9062"/>
        </w:tabs>
        <w:spacing/>
        <w:ind/>
        <w:rPr/>
      </w:pPr>
      <w:hyperlink w:tooltip="#_Toc3" w:anchor="_Toc3" w:history="1">
        <w:r>
          <w:rPr>
            <w:rStyle w:val="1828"/>
          </w:rPr>
        </w:r>
        <w:r>
          <w:rPr>
            <w:rStyle w:val="1828"/>
          </w:rPr>
          <w:t xml:space="preserve">QUADRO </w:t>
        </w:r>
        <w:r>
          <w:rPr>
            <w:rStyle w:val="1828"/>
          </w:rPr>
          <w:t xml:space="preserve">3</w:t>
        </w:r>
        <w:r>
          <w:rPr>
            <w:rStyle w:val="1828"/>
          </w:rPr>
          <w:t xml:space="preserve"> – Softwares para a realização dos testes</w:t>
        </w:r>
        <w:r>
          <w:rPr>
            <w:rStyle w:val="1828"/>
          </w:rPr>
        </w:r>
        <w:r>
          <w:tab/>
        </w:r>
        <w:r>
          <w:fldChar w:fldCharType="begin"/>
          <w:instrText xml:space="preserve">PAGEREF _Toc3 \h</w:instrText>
          <w:fldChar w:fldCharType="separate"/>
          <w:t xml:space="preserve">84</w:t>
          <w:fldChar w:fldCharType="end"/>
        </w:r>
      </w:hyperlink>
      <w:r/>
    </w:p>
    <w:p w14:paraId="78D39C57">
      <w:pPr>
        <w:pStyle w:val="1847"/>
        <w:pBdr/>
        <w:tabs>
          <w:tab w:val="right" w:leader="dot" w:pos="9062"/>
        </w:tabs>
        <w:spacing/>
        <w:ind/>
        <w:rPr/>
      </w:pPr>
      <w:r/>
      <w:r>
        <w:fldChar w:fldCharType="end"/>
      </w:r>
      <w:r/>
      <w:r/>
    </w:p>
    <w:p w14:paraId="2E71C7EB" w14:textId="77777777">
      <w:pPr>
        <w:pStyle w:val="1830"/>
        <w:pBdr/>
        <w:spacing/>
        <w:ind/>
        <w:rPr/>
      </w:pPr>
      <w:r/>
      <w:r/>
    </w:p>
    <w:p w14:paraId="5E0F4308" w14:textId="77777777">
      <w:pPr>
        <w:pStyle w:val="1830"/>
        <w:pBdr/>
        <w:spacing/>
        <w:ind/>
        <w:rPr/>
      </w:pPr>
      <w:r>
        <w:br w:type="page" w:clear="all"/>
      </w:r>
      <w:r>
        <w:t xml:space="preserve">LISTA DE ABREVIATURAS E SIGLAS</w:t>
      </w:r>
      <w:r/>
    </w:p>
    <w:tbl>
      <w:tblPr>
        <w:tblStyle w:val="183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425"/>
        <w:gridCol w:w="6945"/>
      </w:tblGrid>
      <w:tr>
        <w:trPr/>
        <w:tc>
          <w:tcPr>
            <w:tcBorders/>
            <w:tcMar>
              <w:left w:w="0" w:type="dxa"/>
              <w:top w:w="240" w:type="dxa"/>
              <w:right w:w="180" w:type="dxa"/>
              <w:bottom w:w="240" w:type="dxa"/>
            </w:tcMar>
            <w:tcW w:w="1425" w:type="dxa"/>
            <w:vAlign w:val="center"/>
          </w:tcPr>
          <w:p w14:paraId="0A8B80BF" w14:textId="77777777">
            <w:pPr>
              <w:pBdr/>
              <w:spacing w:after="0" w:line="240" w:lineRule="auto"/>
              <w:ind/>
              <w:rPr/>
            </w:pPr>
            <w:r>
              <w:rPr>
                <w:rFonts w:eastAsia="Arial"/>
                <w:color w:val="1f1f1f"/>
              </w:rPr>
              <w:t xml:space="preserve">ABNT - </w:t>
            </w:r>
            <w:r/>
          </w:p>
        </w:tc>
        <w:tc>
          <w:tcPr>
            <w:tcBorders/>
            <w:tcMar>
              <w:left w:w="0" w:type="dxa"/>
              <w:top w:w="240" w:type="dxa"/>
              <w:right w:w="0" w:type="dxa"/>
              <w:bottom w:w="240" w:type="dxa"/>
            </w:tcMar>
            <w:tcW w:w="6945" w:type="dxa"/>
            <w:vAlign w:val="center"/>
          </w:tcPr>
          <w:p w14:paraId="24D6D603" w14:textId="77777777">
            <w:pPr>
              <w:pBdr>
                <w:top w:val="none" w:color="000000" w:sz="4" w:space="0"/>
                <w:left w:val="none" w:color="000000" w:sz="4" w:space="0"/>
                <w:bottom w:val="none" w:color="000000" w:sz="4" w:space="0"/>
                <w:right w:val="none" w:color="000000" w:sz="4" w:space="0"/>
              </w:pBdr>
              <w:spacing w:after="0" w:line="276" w:lineRule="auto"/>
              <w:ind/>
              <w:rPr/>
            </w:pPr>
            <w:r>
              <w:t xml:space="preserve">Associação Brasileira de Normas Técnicas</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ACID</w:t>
            </w:r>
            <w:r>
              <w:rPr>
                <w:rFonts w:eastAsia="Arial"/>
                <w:color w:val="1f1f1f"/>
              </w:rPr>
              <w:t xml:space="preserve"> - </w:t>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Atomicity</w:t>
            </w:r>
            <w:r>
              <w:rPr>
                <w:i/>
              </w:rPr>
              <w:t xml:space="preserve">, </w:t>
            </w:r>
            <w:r>
              <w:rPr>
                <w:i/>
              </w:rPr>
              <w:t xml:space="preserve">Consistency</w:t>
            </w:r>
            <w:r>
              <w:rPr>
                <w:i/>
              </w:rPr>
              <w:t xml:space="preserve">, </w:t>
            </w:r>
            <w:r>
              <w:rPr>
                <w:i/>
              </w:rPr>
              <w:t xml:space="preserve">Isolation</w:t>
            </w:r>
            <w:r>
              <w:rPr>
                <w:i/>
              </w:rPr>
              <w:t xml:space="preserve">, </w:t>
            </w:r>
            <w:r>
              <w:rPr>
                <w:i/>
              </w:rPr>
              <w:t xml:space="preserve">Durability</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0B1471AD" w14:textId="77777777">
            <w:pPr>
              <w:pBdr/>
              <w:spacing w:after="0" w:line="240" w:lineRule="auto"/>
              <w:ind/>
              <w:rPr/>
            </w:pPr>
            <w:r>
              <w:rPr>
                <w:rFonts w:eastAsia="Arial"/>
                <w:color w:val="1f1f1f"/>
              </w:rPr>
              <w:t xml:space="preserve">API -</w:t>
            </w:r>
            <w:r/>
          </w:p>
        </w:tc>
        <w:tc>
          <w:tcPr>
            <w:tcBorders/>
            <w:tcMar>
              <w:left w:w="0" w:type="dxa"/>
              <w:top w:w="240" w:type="dxa"/>
              <w:right w:w="0" w:type="dxa"/>
              <w:bottom w:w="240" w:type="dxa"/>
            </w:tcMar>
            <w:tcW w:w="6945" w:type="dxa"/>
            <w:vAlign w:val="center"/>
            <w:vMerge w:val="restart"/>
          </w:tcPr>
          <w:p w14:paraId="2A59B651"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Application</w:t>
            </w:r>
            <w:r>
              <w:rPr>
                <w:rFonts w:eastAsia="Arial"/>
                <w:i/>
                <w:color w:val="1f1f1f"/>
              </w:rPr>
              <w:t xml:space="preserve"> </w:t>
            </w:r>
            <w:r>
              <w:rPr>
                <w:rFonts w:eastAsia="Arial"/>
                <w:i/>
                <w:color w:val="1f1f1f"/>
              </w:rPr>
              <w:t xml:space="preserve">Programming</w:t>
            </w:r>
            <w:r>
              <w:rPr>
                <w:rFonts w:eastAsia="Arial"/>
                <w:i/>
                <w:color w:val="1f1f1f"/>
              </w:rPr>
              <w:t xml:space="preserve"> Interface</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CSS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Cascading Style Sheets</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DAO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Data Access Object</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DDL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Data Definition Language</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DER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Diagrama Entidade-Relacionamento</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DTO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Data Transfer Object</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EAP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Estrutura Analítica do Projeto</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eMAG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Modelo de Acessibilidade em Governo Eletrônico</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6C228CEB" w14:textId="77777777">
            <w:pPr>
              <w:pBdr/>
              <w:spacing w:after="0" w:line="240" w:lineRule="auto"/>
              <w:ind/>
              <w:rPr/>
            </w:pPr>
            <w:r>
              <w:rPr>
                <w:rFonts w:eastAsia="Arial"/>
                <w:color w:val="1f1f1f"/>
              </w:rPr>
              <w:t xml:space="preserve">FAI -</w:t>
            </w:r>
            <w:r/>
          </w:p>
        </w:tc>
        <w:tc>
          <w:tcPr>
            <w:tcBorders/>
            <w:tcMar>
              <w:left w:w="0" w:type="dxa"/>
              <w:top w:w="240" w:type="dxa"/>
              <w:right w:w="0" w:type="dxa"/>
              <w:bottom w:w="240" w:type="dxa"/>
            </w:tcMar>
            <w:tcW w:w="6945" w:type="dxa"/>
            <w:vAlign w:val="center"/>
          </w:tcPr>
          <w:p w14:paraId="04850E8F"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FAI - Centro de Ensino Superior em Gestão, Tecnologia e Educação </w:t>
            </w:r>
            <w:r/>
          </w:p>
        </w:tc>
      </w:tr>
      <w:tr>
        <w:trPr/>
        <w:tc>
          <w:tcPr>
            <w:tcBorders/>
            <w:tcMar>
              <w:left w:w="0" w:type="dxa"/>
              <w:top w:w="240" w:type="dxa"/>
              <w:right w:w="180" w:type="dxa"/>
              <w:bottom w:w="240" w:type="dxa"/>
            </w:tcMar>
            <w:tcW w:w="1425" w:type="dxa"/>
            <w:vAlign w:val="center"/>
          </w:tcPr>
          <w:p w14:paraId="3F03BB9E" w14:textId="77777777">
            <w:pPr>
              <w:pBdr/>
              <w:spacing w:after="0" w:line="240" w:lineRule="auto"/>
              <w:ind/>
              <w:rPr/>
            </w:pPr>
            <w:r>
              <w:rPr>
                <w:rFonts w:eastAsia="Arial"/>
                <w:color w:val="1f1f1f"/>
              </w:rPr>
              <w:t xml:space="preserve">FAITEC -</w:t>
            </w:r>
            <w:r/>
          </w:p>
        </w:tc>
        <w:tc>
          <w:tcPr>
            <w:tcBorders/>
            <w:tcMar>
              <w:left w:w="0" w:type="dxa"/>
              <w:top w:w="240" w:type="dxa"/>
              <w:right w:w="0" w:type="dxa"/>
              <w:bottom w:w="240" w:type="dxa"/>
            </w:tcMar>
            <w:tcW w:w="6945" w:type="dxa"/>
            <w:vAlign w:val="center"/>
          </w:tcPr>
          <w:p w14:paraId="0D41780A"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Feira de Tecnologia e Empreendedorismo da FAI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HMAC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Hash-based Message Authentication Code</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51A25925" w14:textId="77777777">
            <w:pPr>
              <w:pBdr/>
              <w:spacing w:after="0" w:line="240" w:lineRule="auto"/>
              <w:ind/>
              <w:rPr/>
            </w:pPr>
            <w:r>
              <w:rPr>
                <w:rFonts w:eastAsia="Arial"/>
                <w:color w:val="1f1f1f"/>
              </w:rPr>
              <w:t xml:space="preserve">HTTP -</w:t>
            </w:r>
            <w:r/>
          </w:p>
        </w:tc>
        <w:tc>
          <w:tcPr>
            <w:tcBorders/>
            <w:tcMar>
              <w:left w:w="0" w:type="dxa"/>
              <w:top w:w="240" w:type="dxa"/>
              <w:right w:w="0" w:type="dxa"/>
              <w:bottom w:w="240" w:type="dxa"/>
            </w:tcMar>
            <w:tcW w:w="6945" w:type="dxa"/>
            <w:vAlign w:val="center"/>
          </w:tcPr>
          <w:p w14:paraId="5C42B7A8"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Hypertext </w:t>
            </w:r>
            <w:r>
              <w:rPr>
                <w:rFonts w:eastAsia="Arial"/>
                <w:i/>
                <w:color w:val="1f1f1f"/>
              </w:rPr>
              <w:t xml:space="preserve">Transfer</w:t>
            </w:r>
            <w:r>
              <w:rPr>
                <w:rFonts w:eastAsia="Arial"/>
                <w:i/>
                <w:color w:val="1f1f1f"/>
              </w:rPr>
              <w:t xml:space="preserve"> </w:t>
            </w:r>
            <w:r>
              <w:rPr>
                <w:rFonts w:eastAsia="Arial"/>
                <w:i/>
                <w:color w:val="1f1f1f"/>
              </w:rPr>
              <w:t xml:space="preserve">Protocol</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59D77D3B" w14:textId="77777777">
            <w:pPr>
              <w:pBdr/>
              <w:spacing w:after="0" w:line="240" w:lineRule="auto"/>
              <w:ind/>
              <w:rPr/>
            </w:pPr>
            <w:r>
              <w:rPr>
                <w:rFonts w:eastAsia="Arial"/>
                <w:color w:val="1f1f1f"/>
              </w:rPr>
              <w:t xml:space="preserve">HTTPS -</w:t>
            </w:r>
            <w:r/>
          </w:p>
        </w:tc>
        <w:tc>
          <w:tcPr>
            <w:tcBorders/>
            <w:tcMar>
              <w:left w:w="0" w:type="dxa"/>
              <w:top w:w="240" w:type="dxa"/>
              <w:right w:w="0" w:type="dxa"/>
              <w:bottom w:w="240" w:type="dxa"/>
            </w:tcMar>
            <w:tcW w:w="6945" w:type="dxa"/>
            <w:vAlign w:val="center"/>
          </w:tcPr>
          <w:p w14:paraId="3AEC27E9"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Hypertext </w:t>
            </w:r>
            <w:r>
              <w:rPr>
                <w:rFonts w:eastAsia="Arial"/>
                <w:i/>
                <w:color w:val="1f1f1f"/>
              </w:rPr>
              <w:t xml:space="preserve">Transfer</w:t>
            </w:r>
            <w:r>
              <w:rPr>
                <w:rFonts w:eastAsia="Arial"/>
                <w:i/>
                <w:color w:val="1f1f1f"/>
              </w:rPr>
              <w:t xml:space="preserve"> </w:t>
            </w:r>
            <w:r>
              <w:rPr>
                <w:rFonts w:eastAsia="Arial"/>
                <w:i/>
                <w:color w:val="1f1f1f"/>
              </w:rPr>
              <w:t xml:space="preserve">Protocol</w:t>
            </w:r>
            <w:r>
              <w:rPr>
                <w:rFonts w:eastAsia="Arial"/>
                <w:i/>
                <w:color w:val="1f1f1f"/>
              </w:rPr>
              <w:t xml:space="preserve"> </w:t>
            </w:r>
            <w:r>
              <w:rPr>
                <w:rFonts w:eastAsia="Arial"/>
                <w:i/>
                <w:color w:val="1f1f1f"/>
              </w:rPr>
              <w:t xml:space="preserve">Secure</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IDE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Integrated Development Environment</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46E423EF" w14:textId="77777777">
            <w:pPr>
              <w:pBdr/>
              <w:spacing w:after="0" w:line="240" w:lineRule="auto"/>
              <w:ind/>
              <w:rPr>
                <w:rFonts w:eastAsia="Arial"/>
                <w:color w:val="1f1f1f"/>
              </w:rPr>
            </w:pPr>
            <w:r>
              <w:t xml:space="preserve">IHC -</w:t>
            </w:r>
            <w:r>
              <w:rPr>
                <w:rFonts w:eastAsia="Arial"/>
                <w:color w:val="1f1f1f"/>
              </w:rPr>
            </w:r>
            <w:r>
              <w:rPr>
                <w:rFonts w:eastAsia="Arial"/>
                <w:color w:val="1f1f1f"/>
              </w:rPr>
            </w:r>
          </w:p>
        </w:tc>
        <w:tc>
          <w:tcPr>
            <w:tcBorders/>
            <w:tcMar>
              <w:left w:w="0" w:type="dxa"/>
              <w:top w:w="240" w:type="dxa"/>
              <w:right w:w="0" w:type="dxa"/>
              <w:bottom w:w="240" w:type="dxa"/>
            </w:tcMar>
            <w:tcW w:w="6945" w:type="dxa"/>
            <w:vAlign w:val="center"/>
            <w:vMerge w:val="restart"/>
          </w:tcPr>
          <w:p w14:paraId="394373DF"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t xml:space="preserve">Interação Humano-Computador</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JDBC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Java Database Connectivity</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678340C8" w14:textId="77777777">
            <w:pPr>
              <w:pBdr/>
              <w:spacing w:after="0" w:line="240" w:lineRule="auto"/>
              <w:ind/>
              <w:rPr/>
            </w:pPr>
            <w:r>
              <w:rPr>
                <w:rFonts w:eastAsia="Arial"/>
                <w:color w:val="1f1f1f"/>
              </w:rPr>
              <w:t xml:space="preserve">JRE -</w:t>
            </w:r>
            <w:r/>
          </w:p>
        </w:tc>
        <w:tc>
          <w:tcPr>
            <w:tcBorders/>
            <w:tcMar>
              <w:left w:w="0" w:type="dxa"/>
              <w:top w:w="240" w:type="dxa"/>
              <w:right w:w="0" w:type="dxa"/>
              <w:bottom w:w="240" w:type="dxa"/>
            </w:tcMar>
            <w:tcW w:w="6945" w:type="dxa"/>
            <w:vAlign w:val="center"/>
          </w:tcPr>
          <w:p w14:paraId="31591532"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Java Standard </w:t>
            </w:r>
            <w:r>
              <w:rPr>
                <w:rFonts w:eastAsia="Arial"/>
                <w:i/>
                <w:color w:val="1f1f1f"/>
              </w:rPr>
              <w:t xml:space="preserve">Runtime</w:t>
            </w:r>
            <w:r>
              <w:rPr>
                <w:rFonts w:eastAsia="Arial"/>
                <w:i/>
                <w:color w:val="1f1f1f"/>
              </w:rPr>
              <w:t xml:space="preserve"> </w:t>
            </w:r>
            <w:r>
              <w:rPr>
                <w:rFonts w:eastAsia="Arial"/>
                <w:i/>
                <w:color w:val="1f1f1f"/>
              </w:rPr>
              <w:t xml:space="preserve">Environment</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2113B9A8" w14:textId="77777777">
            <w:pPr>
              <w:pBdr/>
              <w:spacing w:after="0" w:line="240" w:lineRule="auto"/>
              <w:ind/>
              <w:rPr>
                <w:rFonts w:eastAsia="Arial"/>
                <w:color w:val="1f1f1f"/>
                <w:highlight w:val="white"/>
              </w:rPr>
            </w:pPr>
            <w:r>
              <w:rPr>
                <w:rFonts w:eastAsia="Arial"/>
                <w:color w:val="1f1f1f"/>
                <w:highlight w:val="white"/>
              </w:rPr>
              <w:t xml:space="preserve">JSON -</w:t>
            </w:r>
            <w:r>
              <w:rPr>
                <w:rFonts w:eastAsia="Arial"/>
                <w:color w:val="1f1f1f"/>
                <w:highlight w:val="white"/>
              </w:rPr>
            </w:r>
            <w:r>
              <w:rPr>
                <w:rFonts w:eastAsia="Arial"/>
                <w:color w:val="1f1f1f"/>
                <w:highlight w:val="white"/>
              </w:rPr>
            </w:r>
          </w:p>
        </w:tc>
        <w:tc>
          <w:tcPr>
            <w:tcBorders/>
            <w:tcMar>
              <w:left w:w="0" w:type="dxa"/>
              <w:top w:w="240" w:type="dxa"/>
              <w:right w:w="0" w:type="dxa"/>
              <w:bottom w:w="240" w:type="dxa"/>
            </w:tcMar>
            <w:tcW w:w="6945" w:type="dxa"/>
            <w:vAlign w:val="center"/>
          </w:tcPr>
          <w:p w14:paraId="0CC61762"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JavaScript</w:t>
            </w:r>
            <w:r>
              <w:rPr>
                <w:rFonts w:eastAsia="Arial"/>
                <w:i/>
                <w:color w:val="1f1f1f"/>
              </w:rPr>
              <w:t xml:space="preserve"> </w:t>
            </w:r>
            <w:r>
              <w:rPr>
                <w:rFonts w:eastAsia="Arial"/>
                <w:i/>
                <w:color w:val="1f1f1f"/>
              </w:rPr>
              <w:t xml:space="preserve">Object</w:t>
            </w:r>
            <w:r>
              <w:rPr>
                <w:rFonts w:eastAsia="Arial"/>
                <w:i/>
                <w:color w:val="1f1f1f"/>
              </w:rPr>
              <w:t xml:space="preserve"> </w:t>
            </w:r>
            <w:r>
              <w:rPr>
                <w:rFonts w:eastAsia="Arial"/>
                <w:i/>
                <w:color w:val="1f1f1f"/>
              </w:rPr>
              <w:t xml:space="preserve">Notation</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761AC135" w14:textId="77777777">
            <w:pPr>
              <w:pBdr/>
              <w:spacing w:after="0" w:line="240" w:lineRule="auto"/>
              <w:ind/>
              <w:rPr/>
            </w:pPr>
            <w:r>
              <w:rPr>
                <w:rFonts w:eastAsia="Arial"/>
                <w:color w:val="1f1f1f"/>
              </w:rPr>
              <w:t xml:space="preserve">JWT -</w:t>
            </w:r>
            <w:r/>
          </w:p>
        </w:tc>
        <w:tc>
          <w:tcPr>
            <w:tcBorders/>
            <w:tcMar>
              <w:left w:w="0" w:type="dxa"/>
              <w:top w:w="240" w:type="dxa"/>
              <w:right w:w="0" w:type="dxa"/>
              <w:bottom w:w="240" w:type="dxa"/>
            </w:tcMar>
            <w:tcW w:w="6945" w:type="dxa"/>
            <w:vAlign w:val="center"/>
          </w:tcPr>
          <w:p w14:paraId="7B730C34"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JSON Web Token</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5AE4BEF6" w14:textId="77777777">
            <w:pPr>
              <w:pBdr/>
              <w:spacing w:after="0" w:line="240" w:lineRule="auto"/>
              <w:ind/>
              <w:rPr/>
            </w:pPr>
            <w:r>
              <w:rPr>
                <w:rFonts w:eastAsia="Arial"/>
                <w:color w:val="1f1f1f"/>
              </w:rPr>
              <w:t xml:space="preserve">LGPD -</w:t>
            </w:r>
            <w:r/>
          </w:p>
        </w:tc>
        <w:tc>
          <w:tcPr>
            <w:tcBorders/>
            <w:tcMar>
              <w:left w:w="0" w:type="dxa"/>
              <w:top w:w="240" w:type="dxa"/>
              <w:right w:w="0" w:type="dxa"/>
              <w:bottom w:w="240" w:type="dxa"/>
            </w:tcMar>
            <w:tcW w:w="6945" w:type="dxa"/>
            <w:vAlign w:val="center"/>
            <w:vMerge w:val="restart"/>
          </w:tcPr>
          <w:p w14:paraId="147ECF91"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Lei Geral de Proteção de Dados Pessoais </w:t>
            </w:r>
            <w:r/>
          </w:p>
        </w:tc>
      </w:tr>
      <w:tr>
        <w:trPr/>
        <w:tc>
          <w:tcPr>
            <w:tcBorders/>
            <w:tcMar>
              <w:left w:w="0" w:type="dxa"/>
              <w:top w:w="240" w:type="dxa"/>
              <w:right w:w="180" w:type="dxa"/>
              <w:bottom w:w="240" w:type="dxa"/>
            </w:tcMar>
            <w:tcW w:w="1425" w:type="dxa"/>
            <w:vAlign w:val="center"/>
          </w:tcPr>
          <w:p w14:paraId="3BF593B3" w14:textId="77777777">
            <w:pPr>
              <w:pBdr/>
              <w:spacing w:after="0" w:line="240" w:lineRule="auto"/>
              <w:ind/>
              <w:rPr/>
            </w:pPr>
            <w:r>
              <w:rPr>
                <w:rFonts w:eastAsia="Arial"/>
                <w:color w:val="1f1f1f"/>
              </w:rPr>
              <w:t xml:space="preserve">LLM -</w:t>
            </w:r>
            <w:r/>
          </w:p>
        </w:tc>
        <w:tc>
          <w:tcPr>
            <w:tcBorders/>
            <w:tcMar>
              <w:left w:w="0" w:type="dxa"/>
              <w:top w:w="240" w:type="dxa"/>
              <w:right w:w="0" w:type="dxa"/>
              <w:bottom w:w="240" w:type="dxa"/>
            </w:tcMar>
            <w:tcW w:w="6945" w:type="dxa"/>
            <w:vAlign w:val="center"/>
          </w:tcPr>
          <w:p w14:paraId="57301750" w14:textId="77777777">
            <w:pPr>
              <w:pBdr>
                <w:top w:val="none" w:color="000000" w:sz="4" w:space="0"/>
                <w:left w:val="none" w:color="000000" w:sz="4" w:space="0"/>
                <w:bottom w:val="none" w:color="000000" w:sz="4" w:space="0"/>
                <w:right w:val="none" w:color="000000" w:sz="4" w:space="0"/>
              </w:pBdr>
              <w:spacing w:after="0" w:line="276" w:lineRule="auto"/>
              <w:ind/>
              <w:rPr>
                <w:rFonts w:eastAsia="Arial"/>
                <w:bCs/>
                <w:i/>
                <w:color w:val="1f1f1f"/>
              </w:rPr>
            </w:pPr>
            <w:r>
              <w:rPr>
                <w:rFonts w:eastAsia="Arial"/>
                <w:i/>
                <w:iCs/>
                <w:color w:val="1f1f1f"/>
              </w:rPr>
              <w:t xml:space="preserve">Large </w:t>
            </w:r>
            <w:r>
              <w:rPr>
                <w:rFonts w:eastAsia="Arial"/>
                <w:i/>
                <w:iCs/>
                <w:color w:val="1f1f1f"/>
              </w:rPr>
              <w:t xml:space="preserve">Language</w:t>
            </w:r>
            <w:r>
              <w:rPr>
                <w:rFonts w:eastAsia="Arial"/>
                <w:i/>
                <w:iCs/>
                <w:color w:val="1f1f1f"/>
              </w:rPr>
              <w:t xml:space="preserve"> Model</w:t>
            </w:r>
            <w:r>
              <w:rPr>
                <w:rFonts w:eastAsia="Arial"/>
                <w:bCs/>
                <w:i/>
                <w:color w:val="1f1f1f"/>
              </w:rPr>
            </w:r>
            <w:r>
              <w:rPr>
                <w:rFonts w:eastAsia="Arial"/>
                <w:bCs/>
                <w:i/>
                <w:color w:val="1f1f1f"/>
              </w:rPr>
            </w:r>
          </w:p>
        </w:tc>
      </w:tr>
      <w:tr>
        <w:trPr>
          <w:trHeight w:val="276"/>
        </w:trPr>
        <w:tc>
          <w:tcPr>
            <w:tcBorders/>
            <w:tcMar>
              <w:left w:w="0" w:type="dxa"/>
              <w:top w:w="240" w:type="dxa"/>
              <w:right w:w="180" w:type="dxa"/>
              <w:bottom w:w="240" w:type="dxa"/>
            </w:tcMar>
            <w:tcW w:w="1425" w:type="dxa"/>
            <w:vAlign w:val="center"/>
            <w:vMerge w:val="restart"/>
          </w:tcPr>
          <w:p w14:paraId="42881326" w14:textId="77777777">
            <w:pPr>
              <w:pBdr/>
              <w:spacing w:after="0" w:line="240" w:lineRule="auto"/>
              <w:ind/>
              <w:rPr>
                <w:rFonts w:eastAsia="Arial"/>
                <w:color w:val="1f1f1f"/>
              </w:rPr>
            </w:pPr>
            <w:r>
              <w:rPr>
                <w:rFonts w:eastAsia="Arial"/>
                <w:color w:val="1f1f1f"/>
              </w:rPr>
              <w:t xml:space="preserve">LTS - </w:t>
            </w:r>
            <w:r>
              <w:rPr>
                <w:rFonts w:eastAsia="Arial"/>
                <w:color w:val="1f1f1f"/>
              </w:rPr>
            </w:r>
            <w:r>
              <w:rPr>
                <w:rFonts w:eastAsia="Arial"/>
                <w:color w:val="1f1f1f"/>
              </w:rPr>
            </w:r>
          </w:p>
        </w:tc>
        <w:tc>
          <w:tcPr>
            <w:tcBorders/>
            <w:tcMar>
              <w:left w:w="0" w:type="dxa"/>
              <w:top w:w="240" w:type="dxa"/>
              <w:right w:w="0" w:type="dxa"/>
              <w:bottom w:w="240" w:type="dxa"/>
            </w:tcMar>
            <w:tcW w:w="6945" w:type="dxa"/>
            <w:vAlign w:val="center"/>
            <w:vMerge w:val="restart"/>
          </w:tcPr>
          <w:p w14:paraId="79537856" w14:textId="77777777">
            <w:pPr>
              <w:pBdr>
                <w:top w:val="none" w:color="000000" w:sz="4" w:space="0"/>
                <w:left w:val="none" w:color="000000" w:sz="4" w:space="0"/>
                <w:bottom w:val="none" w:color="000000" w:sz="4" w:space="0"/>
                <w:right w:val="none" w:color="000000" w:sz="4" w:space="0"/>
              </w:pBdr>
              <w:spacing w:after="0" w:line="276" w:lineRule="auto"/>
              <w:ind/>
              <w:rPr>
                <w:rFonts w:eastAsia="Arial"/>
                <w:bCs/>
                <w:i/>
                <w:color w:val="1f1f1f"/>
              </w:rPr>
            </w:pPr>
            <w:r>
              <w:rPr>
                <w:rFonts w:eastAsia="Arial"/>
                <w:i/>
                <w:iCs/>
                <w:color w:val="1f1f1f"/>
              </w:rPr>
              <w:t xml:space="preserve">Long-Term</w:t>
            </w:r>
            <w:r>
              <w:rPr>
                <w:rFonts w:eastAsia="Arial"/>
                <w:i/>
                <w:iCs/>
                <w:color w:val="1f1f1f"/>
              </w:rPr>
              <w:t xml:space="preserve"> </w:t>
            </w:r>
            <w:r>
              <w:rPr>
                <w:rFonts w:eastAsia="Arial"/>
                <w:i/>
                <w:iCs/>
                <w:color w:val="1f1f1f"/>
              </w:rPr>
              <w:t xml:space="preserve">Support</w:t>
            </w:r>
            <w:r>
              <w:rPr>
                <w:rFonts w:eastAsia="Arial"/>
                <w:bCs/>
                <w:i/>
                <w:color w:val="1f1f1f"/>
              </w:rPr>
            </w:r>
            <w:r>
              <w:rPr>
                <w:rFonts w:eastAsia="Arial"/>
                <w:bCs/>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MER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Modelo Entidade-Relacionamento</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32FFD144" w14:textId="77777777">
            <w:pPr>
              <w:pBdr/>
              <w:spacing w:after="0" w:line="240" w:lineRule="auto"/>
              <w:ind/>
              <w:rPr/>
            </w:pPr>
            <w:r>
              <w:rPr>
                <w:rFonts w:eastAsia="Arial"/>
                <w:color w:val="1f1f1f"/>
              </w:rPr>
              <w:t xml:space="preserve">MFA -</w:t>
            </w:r>
            <w:r/>
          </w:p>
        </w:tc>
        <w:tc>
          <w:tcPr>
            <w:tcBorders/>
            <w:tcMar>
              <w:left w:w="0" w:type="dxa"/>
              <w:top w:w="240" w:type="dxa"/>
              <w:right w:w="0" w:type="dxa"/>
              <w:bottom w:w="240" w:type="dxa"/>
            </w:tcMar>
            <w:tcW w:w="6945" w:type="dxa"/>
            <w:vAlign w:val="center"/>
          </w:tcPr>
          <w:p w14:paraId="1B0BEFFA"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Multi-Factor</w:t>
            </w:r>
            <w:r>
              <w:rPr>
                <w:rFonts w:eastAsia="Arial"/>
                <w:i/>
                <w:color w:val="1f1f1f"/>
              </w:rPr>
              <w:t xml:space="preserve"> </w:t>
            </w:r>
            <w:r>
              <w:rPr>
                <w:rFonts w:eastAsia="Arial"/>
                <w:i/>
                <w:color w:val="1f1f1f"/>
              </w:rPr>
              <w:t xml:space="preserve">Authentication</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ODS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Objetivos de Desenvolvimento Sustentável</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4DE8C10E" w14:textId="77777777">
            <w:pPr>
              <w:pBdr/>
              <w:spacing w:after="0" w:line="240" w:lineRule="auto"/>
              <w:ind/>
              <w:rPr>
                <w:rFonts w:eastAsia="Arial"/>
                <w:color w:val="1f1f1f"/>
                <w:highlight w:val="white"/>
              </w:rPr>
            </w:pPr>
            <w:r>
              <w:rPr>
                <w:rFonts w:eastAsia="Arial"/>
                <w:color w:val="1f1f1f"/>
                <w:highlight w:val="white"/>
              </w:rPr>
              <w:t xml:space="preserve">ONU -</w:t>
            </w:r>
            <w:r>
              <w:rPr>
                <w:rFonts w:eastAsia="Arial"/>
                <w:color w:val="1f1f1f"/>
                <w:highlight w:val="white"/>
              </w:rPr>
            </w:r>
            <w:r>
              <w:rPr>
                <w:rFonts w:eastAsia="Arial"/>
                <w:color w:val="1f1f1f"/>
                <w:highlight w:val="white"/>
              </w:rPr>
            </w:r>
          </w:p>
        </w:tc>
        <w:tc>
          <w:tcPr>
            <w:tcBorders/>
            <w:tcMar>
              <w:left w:w="0" w:type="dxa"/>
              <w:top w:w="240" w:type="dxa"/>
              <w:right w:w="0" w:type="dxa"/>
              <w:bottom w:w="240" w:type="dxa"/>
            </w:tcMar>
            <w:tcW w:w="6945" w:type="dxa"/>
            <w:vAlign w:val="center"/>
          </w:tcPr>
          <w:p w14:paraId="754304D5"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Organização das Nações Unidas</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2C5BCF4A" w14:textId="77777777">
            <w:pPr>
              <w:pBdr/>
              <w:spacing w:after="0" w:line="240" w:lineRule="auto"/>
              <w:ind/>
              <w:rPr/>
            </w:pPr>
            <w:r>
              <w:rPr>
                <w:rFonts w:eastAsia="Arial"/>
                <w:color w:val="1f1f1f"/>
              </w:rPr>
              <w:t xml:space="preserve">PWA -</w:t>
            </w:r>
            <w:r/>
          </w:p>
        </w:tc>
        <w:tc>
          <w:tcPr>
            <w:tcBorders/>
            <w:tcMar>
              <w:left w:w="0" w:type="dxa"/>
              <w:top w:w="240" w:type="dxa"/>
              <w:right w:w="0" w:type="dxa"/>
              <w:bottom w:w="240" w:type="dxa"/>
            </w:tcMar>
            <w:tcW w:w="6945" w:type="dxa"/>
            <w:vAlign w:val="center"/>
          </w:tcPr>
          <w:p w14:paraId="592C14F6"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Progressive</w:t>
            </w:r>
            <w:r>
              <w:rPr>
                <w:rFonts w:eastAsia="Arial"/>
                <w:i/>
                <w:color w:val="1f1f1f"/>
              </w:rPr>
              <w:t xml:space="preserve"> Web App</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57B3B1AA" w14:textId="77777777">
            <w:pPr>
              <w:pBdr/>
              <w:spacing w:after="0" w:line="240" w:lineRule="auto"/>
              <w:ind/>
              <w:rPr/>
            </w:pPr>
            <w:r>
              <w:rPr>
                <w:rFonts w:eastAsia="Arial"/>
                <w:color w:val="1f1f1f"/>
              </w:rPr>
              <w:t xml:space="preserve">RAM -</w:t>
            </w:r>
            <w:r/>
          </w:p>
        </w:tc>
        <w:tc>
          <w:tcPr>
            <w:tcBorders/>
            <w:tcMar>
              <w:left w:w="0" w:type="dxa"/>
              <w:top w:w="240" w:type="dxa"/>
              <w:right w:w="0" w:type="dxa"/>
              <w:bottom w:w="240" w:type="dxa"/>
            </w:tcMar>
            <w:tcW w:w="6945" w:type="dxa"/>
            <w:vAlign w:val="center"/>
          </w:tcPr>
          <w:p w14:paraId="23B3BE45"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Random Access </w:t>
            </w:r>
            <w:r>
              <w:rPr>
                <w:rFonts w:eastAsia="Arial"/>
                <w:i/>
                <w:color w:val="1f1f1f"/>
              </w:rPr>
              <w:t xml:space="preserve">Memory</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5F8166B4" w14:textId="77777777">
            <w:pPr>
              <w:pBdr/>
              <w:spacing w:after="0" w:line="240" w:lineRule="auto"/>
              <w:ind/>
              <w:rPr/>
            </w:pPr>
            <w:r>
              <w:rPr>
                <w:rFonts w:eastAsia="Arial"/>
                <w:color w:val="1f1f1f"/>
              </w:rPr>
              <w:t xml:space="preserve">REST -</w:t>
            </w:r>
            <w:r/>
          </w:p>
        </w:tc>
        <w:tc>
          <w:tcPr>
            <w:tcBorders/>
            <w:tcMar>
              <w:left w:w="0" w:type="dxa"/>
              <w:top w:w="240" w:type="dxa"/>
              <w:right w:w="0" w:type="dxa"/>
              <w:bottom w:w="240" w:type="dxa"/>
            </w:tcMar>
            <w:tcW w:w="6945" w:type="dxa"/>
            <w:vAlign w:val="center"/>
          </w:tcPr>
          <w:p w14:paraId="024DF6E3"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Representational</w:t>
            </w:r>
            <w:r>
              <w:rPr>
                <w:rFonts w:eastAsia="Arial"/>
                <w:i/>
                <w:color w:val="1f1f1f"/>
              </w:rPr>
              <w:t xml:space="preserve"> </w:t>
            </w:r>
            <w:r>
              <w:rPr>
                <w:rFonts w:eastAsia="Arial"/>
                <w:i/>
                <w:color w:val="1f1f1f"/>
              </w:rPr>
              <w:t xml:space="preserve">State</w:t>
            </w:r>
            <w:r>
              <w:rPr>
                <w:rFonts w:eastAsia="Arial"/>
                <w:i/>
                <w:color w:val="1f1f1f"/>
              </w:rPr>
              <w:t xml:space="preserve"> </w:t>
            </w:r>
            <w:r>
              <w:rPr>
                <w:rFonts w:eastAsia="Arial"/>
                <w:i/>
                <w:color w:val="1f1f1f"/>
              </w:rPr>
              <w:t xml:space="preserve">Transfer</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RFC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Request for Comments</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53C57D9A" w14:textId="77777777">
            <w:pPr>
              <w:pBdr/>
              <w:spacing w:after="0" w:line="240" w:lineRule="auto"/>
              <w:ind/>
              <w:rPr/>
            </w:pPr>
            <w:r>
              <w:rPr>
                <w:rFonts w:eastAsia="Arial"/>
                <w:color w:val="1f1f1f"/>
              </w:rPr>
              <w:t xml:space="preserve">RH -</w:t>
            </w:r>
            <w:r/>
          </w:p>
        </w:tc>
        <w:tc>
          <w:tcPr>
            <w:tcBorders/>
            <w:tcMar>
              <w:left w:w="0" w:type="dxa"/>
              <w:top w:w="240" w:type="dxa"/>
              <w:right w:w="0" w:type="dxa"/>
              <w:bottom w:w="240" w:type="dxa"/>
            </w:tcMar>
            <w:tcW w:w="6945" w:type="dxa"/>
            <w:vAlign w:val="center"/>
          </w:tcPr>
          <w:p w14:paraId="5A705B58"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Recurso de Hardware </w:t>
            </w:r>
            <w:r/>
          </w:p>
        </w:tc>
      </w:tr>
      <w:tr>
        <w:trPr/>
        <w:tc>
          <w:tcPr>
            <w:tcBorders/>
            <w:tcMar>
              <w:left w:w="0" w:type="dxa"/>
              <w:top w:w="240" w:type="dxa"/>
              <w:right w:w="180" w:type="dxa"/>
              <w:bottom w:w="240" w:type="dxa"/>
            </w:tcMar>
            <w:tcW w:w="1425" w:type="dxa"/>
            <w:vAlign w:val="center"/>
          </w:tcPr>
          <w:p w14:paraId="2E0F6FD6" w14:textId="77777777">
            <w:pPr>
              <w:pBdr/>
              <w:spacing w:after="0" w:line="240" w:lineRule="auto"/>
              <w:ind/>
              <w:rPr/>
            </w:pPr>
            <w:r>
              <w:rPr>
                <w:rFonts w:eastAsia="Arial"/>
                <w:color w:val="1f1f1f"/>
              </w:rPr>
              <w:t xml:space="preserve">RS -</w:t>
            </w:r>
            <w:r/>
          </w:p>
        </w:tc>
        <w:tc>
          <w:tcPr>
            <w:tcBorders/>
            <w:tcMar>
              <w:left w:w="0" w:type="dxa"/>
              <w:top w:w="240" w:type="dxa"/>
              <w:right w:w="0" w:type="dxa"/>
              <w:bottom w:w="240" w:type="dxa"/>
            </w:tcMar>
            <w:tcW w:w="6945" w:type="dxa"/>
            <w:vAlign w:val="center"/>
          </w:tcPr>
          <w:p w14:paraId="2142202A"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Recurso de Software </w:t>
            </w:r>
            <w:r/>
          </w:p>
        </w:tc>
      </w:tr>
      <w:tr>
        <w:trPr/>
        <w:tc>
          <w:tcPr>
            <w:tcBorders/>
            <w:tcMar>
              <w:left w:w="0" w:type="dxa"/>
              <w:top w:w="240" w:type="dxa"/>
              <w:right w:w="180" w:type="dxa"/>
              <w:bottom w:w="240" w:type="dxa"/>
            </w:tcMar>
            <w:tcW w:w="1425" w:type="dxa"/>
            <w:vAlign w:val="center"/>
          </w:tcPr>
          <w:p w14:paraId="118AC142" w14:textId="77777777">
            <w:pPr>
              <w:pBdr/>
              <w:spacing w:after="0" w:line="240" w:lineRule="auto"/>
              <w:ind/>
              <w:rPr/>
            </w:pPr>
            <w:r>
              <w:rPr>
                <w:rFonts w:eastAsia="Arial"/>
                <w:color w:val="1f1f1f"/>
              </w:rPr>
              <w:t xml:space="preserve">SGBD -</w:t>
            </w:r>
            <w:r/>
          </w:p>
        </w:tc>
        <w:tc>
          <w:tcPr>
            <w:tcBorders/>
            <w:tcMar>
              <w:left w:w="0" w:type="dxa"/>
              <w:top w:w="240" w:type="dxa"/>
              <w:right w:w="0" w:type="dxa"/>
              <w:bottom w:w="240" w:type="dxa"/>
            </w:tcMar>
            <w:tcW w:w="6945" w:type="dxa"/>
            <w:vAlign w:val="center"/>
          </w:tcPr>
          <w:p w14:paraId="1324AA31"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Sistema Gerenciador de Banco de Dados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SHA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Secure Hash Algorithm</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SMTP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Simple Mail Transfer Protocol</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SQL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Structured Query Language</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5B767114" w14:textId="77777777">
            <w:pPr>
              <w:pBdr/>
              <w:spacing w:after="0" w:line="240" w:lineRule="auto"/>
              <w:ind/>
              <w:rPr/>
            </w:pPr>
            <w:r>
              <w:rPr>
                <w:rFonts w:eastAsia="Arial"/>
                <w:color w:val="1f1f1f"/>
              </w:rPr>
              <w:t xml:space="preserve">SSL -</w:t>
            </w:r>
            <w:r/>
          </w:p>
        </w:tc>
        <w:tc>
          <w:tcPr>
            <w:tcBorders/>
            <w:tcMar>
              <w:left w:w="0" w:type="dxa"/>
              <w:top w:w="240" w:type="dxa"/>
              <w:right w:w="0" w:type="dxa"/>
              <w:bottom w:w="240" w:type="dxa"/>
            </w:tcMar>
            <w:tcW w:w="6945" w:type="dxa"/>
            <w:vAlign w:val="center"/>
          </w:tcPr>
          <w:p w14:paraId="69DCF44D"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Secure</w:t>
            </w:r>
            <w:r>
              <w:rPr>
                <w:rFonts w:eastAsia="Arial"/>
                <w:i/>
                <w:color w:val="1f1f1f"/>
              </w:rPr>
              <w:t xml:space="preserve"> Sockets </w:t>
            </w:r>
            <w:r>
              <w:rPr>
                <w:rFonts w:eastAsia="Arial"/>
                <w:i/>
                <w:color w:val="1f1f1f"/>
              </w:rPr>
              <w:t xml:space="preserve">Layer</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SVG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Scalable Vector Graphics</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6224C580" w14:textId="77777777">
            <w:pPr>
              <w:pBdr/>
              <w:spacing w:after="0" w:line="240" w:lineRule="auto"/>
              <w:ind/>
              <w:rPr/>
            </w:pPr>
            <w:r>
              <w:rPr>
                <w:rFonts w:eastAsia="Arial"/>
                <w:color w:val="1f1f1f"/>
              </w:rPr>
              <w:t xml:space="preserve">TIC -</w:t>
            </w:r>
            <w:r/>
          </w:p>
        </w:tc>
        <w:tc>
          <w:tcPr>
            <w:tcBorders/>
            <w:tcMar>
              <w:left w:w="0" w:type="dxa"/>
              <w:top w:w="240" w:type="dxa"/>
              <w:right w:w="0" w:type="dxa"/>
              <w:bottom w:w="240" w:type="dxa"/>
            </w:tcMar>
            <w:tcW w:w="6945" w:type="dxa"/>
            <w:vAlign w:val="center"/>
          </w:tcPr>
          <w:p w14:paraId="37B9AEC5"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color w:val="1f1f1f"/>
              </w:rPr>
              <w:t xml:space="preserve">Tecnologia da Informação e Comunicação </w:t>
            </w:r>
            <w:r/>
          </w:p>
        </w:tc>
      </w:tr>
      <w:tr>
        <w:trPr/>
        <w:tc>
          <w:tcPr>
            <w:tcBorders/>
            <w:tcMar>
              <w:left w:w="0" w:type="dxa"/>
              <w:top w:w="240" w:type="dxa"/>
              <w:right w:w="180" w:type="dxa"/>
              <w:bottom w:w="240" w:type="dxa"/>
            </w:tcMar>
            <w:tcW w:w="1425" w:type="dxa"/>
            <w:vAlign w:val="center"/>
          </w:tcPr>
          <w:p w14:paraId="6A5679E9" w14:textId="77777777">
            <w:pPr>
              <w:pBdr/>
              <w:spacing w:after="0" w:line="240" w:lineRule="auto"/>
              <w:ind/>
              <w:rPr/>
            </w:pPr>
            <w:r>
              <w:rPr>
                <w:rFonts w:eastAsia="Arial"/>
                <w:color w:val="1f1f1f"/>
              </w:rPr>
              <w:t xml:space="preserve">TLS -</w:t>
            </w:r>
            <w:r/>
          </w:p>
        </w:tc>
        <w:tc>
          <w:tcPr>
            <w:tcBorders/>
            <w:tcMar>
              <w:left w:w="0" w:type="dxa"/>
              <w:top w:w="240" w:type="dxa"/>
              <w:right w:w="0" w:type="dxa"/>
              <w:bottom w:w="240" w:type="dxa"/>
            </w:tcMar>
            <w:tcW w:w="6945" w:type="dxa"/>
            <w:vAlign w:val="center"/>
          </w:tcPr>
          <w:p w14:paraId="128FCC4B"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Transport</w:t>
            </w:r>
            <w:r>
              <w:rPr>
                <w:rFonts w:eastAsia="Arial"/>
                <w:i/>
                <w:color w:val="1f1f1f"/>
              </w:rPr>
              <w:t xml:space="preserve"> </w:t>
            </w:r>
            <w:r>
              <w:rPr>
                <w:rFonts w:eastAsia="Arial"/>
                <w:i/>
                <w:color w:val="1f1f1f"/>
              </w:rPr>
              <w:t xml:space="preserve">Layer</w:t>
            </w:r>
            <w:r>
              <w:rPr>
                <w:rFonts w:eastAsia="Arial"/>
                <w:i/>
                <w:color w:val="1f1f1f"/>
              </w:rPr>
              <w:t xml:space="preserve"> Security</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TOTP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Time-based One-Time Password</w:t>
            </w:r>
            <w:r>
              <w:rPr>
                <w:rFonts w:eastAsia="Arial"/>
                <w:i/>
                <w:color w:val="1f1f1f"/>
              </w:rPr>
            </w:r>
            <w:r>
              <w:rPr>
                <w:rFonts w:eastAsia="Arial"/>
                <w:i/>
                <w:color w:val="1f1f1f"/>
              </w:rP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UI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User Interface</w:t>
            </w:r>
            <w:r>
              <w:rPr>
                <w:rFonts w:eastAsia="Arial"/>
                <w:i/>
                <w:color w:val="1f1f1f"/>
              </w:rPr>
            </w:r>
            <w:r>
              <w:rPr>
                <w:rFonts w:eastAsia="Arial"/>
                <w:i/>
                <w:color w:val="1f1f1f"/>
              </w:rPr>
            </w:r>
          </w:p>
        </w:tc>
      </w:tr>
      <w:tr>
        <w:trPr/>
        <w:tc>
          <w:tcPr>
            <w:tcBorders/>
            <w:tcMar>
              <w:left w:w="0" w:type="dxa"/>
              <w:top w:w="240" w:type="dxa"/>
              <w:right w:w="180" w:type="dxa"/>
              <w:bottom w:w="240" w:type="dxa"/>
            </w:tcMar>
            <w:tcW w:w="1425" w:type="dxa"/>
            <w:vAlign w:val="center"/>
          </w:tcPr>
          <w:p w14:paraId="732B8DC9" w14:textId="77777777">
            <w:pPr>
              <w:pBdr/>
              <w:spacing w:after="0" w:line="240" w:lineRule="auto"/>
              <w:ind/>
              <w:rPr/>
            </w:pPr>
            <w:r>
              <w:rPr>
                <w:rFonts w:eastAsia="Arial"/>
                <w:color w:val="1f1f1f"/>
              </w:rPr>
              <w:t xml:space="preserve">UML -</w:t>
            </w:r>
            <w:r/>
          </w:p>
        </w:tc>
        <w:tc>
          <w:tcPr>
            <w:tcBorders/>
            <w:tcMar>
              <w:left w:w="0" w:type="dxa"/>
              <w:top w:w="240" w:type="dxa"/>
              <w:right w:w="0" w:type="dxa"/>
              <w:bottom w:w="240" w:type="dxa"/>
            </w:tcMar>
            <w:tcW w:w="6945" w:type="dxa"/>
            <w:vAlign w:val="center"/>
          </w:tcPr>
          <w:p w14:paraId="68EB5DEA"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Unified</w:t>
            </w:r>
            <w:r>
              <w:rPr>
                <w:rFonts w:eastAsia="Arial"/>
                <w:i/>
                <w:color w:val="1f1f1f"/>
              </w:rPr>
              <w:t xml:space="preserve"> </w:t>
            </w:r>
            <w:r>
              <w:rPr>
                <w:rFonts w:eastAsia="Arial"/>
                <w:i/>
                <w:color w:val="1f1f1f"/>
              </w:rPr>
              <w:t xml:space="preserve">Modeling</w:t>
            </w:r>
            <w:r>
              <w:rPr>
                <w:rFonts w:eastAsia="Arial"/>
                <w:i/>
                <w:color w:val="1f1f1f"/>
              </w:rPr>
              <w:t xml:space="preserve"> </w:t>
            </w:r>
            <w:r>
              <w:rPr>
                <w:rFonts w:eastAsia="Arial"/>
                <w:i/>
                <w:color w:val="1f1f1f"/>
              </w:rPr>
              <w:t xml:space="preserve">Language</w:t>
            </w:r>
            <w:r>
              <w:rPr>
                <w:rFonts w:eastAsia="Arial"/>
                <w:color w:val="1f1f1f"/>
              </w:rPr>
              <w:t xml:space="preserve"> </w:t>
            </w:r>
            <w:r/>
          </w:p>
        </w:tc>
      </w:tr>
      <w:tr>
        <w:trPr/>
        <w:tc>
          <w:tcPr>
            <w:tcBorders/>
            <w:tcMar>
              <w:left w:w="0" w:type="dxa"/>
              <w:top w:w="240" w:type="dxa"/>
              <w:right w:w="180" w:type="dxa"/>
              <w:bottom w:w="240" w:type="dxa"/>
            </w:tcMar>
            <w:tcW w:w="1425" w:type="dxa"/>
            <w:vAlign w:val="center"/>
          </w:tcPr>
          <w:p w14:paraId="23303631" w14:textId="77777777">
            <w:pPr>
              <w:pBdr/>
              <w:spacing w:after="0" w:line="240" w:lineRule="auto"/>
              <w:ind/>
              <w:rPr/>
            </w:pPr>
            <w:r>
              <w:rPr>
                <w:rFonts w:eastAsia="Arial"/>
                <w:color w:val="1f1f1f"/>
              </w:rPr>
              <w:t xml:space="preserve">UX -</w:t>
            </w:r>
            <w:r/>
          </w:p>
        </w:tc>
        <w:tc>
          <w:tcPr>
            <w:tcBorders/>
            <w:tcMar>
              <w:left w:w="0" w:type="dxa"/>
              <w:top w:w="240" w:type="dxa"/>
              <w:right w:w="0" w:type="dxa"/>
              <w:bottom w:w="240" w:type="dxa"/>
            </w:tcMar>
            <w:tcW w:w="6945" w:type="dxa"/>
            <w:vAlign w:val="center"/>
          </w:tcPr>
          <w:p w14:paraId="0B9BB605" w14:textId="77777777">
            <w:pPr>
              <w:pBdr>
                <w:top w:val="none" w:color="000000" w:sz="4" w:space="0"/>
                <w:left w:val="none" w:color="000000" w:sz="4" w:space="0"/>
                <w:bottom w:val="none" w:color="000000" w:sz="4" w:space="0"/>
                <w:right w:val="none" w:color="000000" w:sz="4" w:space="0"/>
              </w:pBdr>
              <w:spacing w:after="0" w:line="276" w:lineRule="auto"/>
              <w:ind/>
              <w:rPr/>
            </w:pPr>
            <w:r>
              <w:rPr>
                <w:rFonts w:eastAsia="Arial"/>
                <w:i/>
                <w:color w:val="1f1f1f"/>
              </w:rPr>
              <w:t xml:space="preserve">User</w:t>
            </w:r>
            <w:r>
              <w:rPr>
                <w:rFonts w:eastAsia="Arial"/>
                <w:i/>
                <w:color w:val="1f1f1f"/>
              </w:rPr>
              <w:t xml:space="preserve"> Experience</w:t>
            </w:r>
            <w:r>
              <w:rPr>
                <w:rFonts w:eastAsia="Arial"/>
                <w:color w:val="1f1f1f"/>
              </w:rPr>
              <w:t xml:space="preserve"> </w:t>
            </w:r>
            <w:r/>
          </w:p>
        </w:tc>
      </w:tr>
      <w:tr>
        <w:trPr>
          <w:trHeight w:val="276"/>
        </w:trPr>
        <w:tc>
          <w:tcPr>
            <w:tcBorders/>
            <w:tcMar>
              <w:left w:w="0" w:type="dxa"/>
              <w:top w:w="240" w:type="dxa"/>
              <w:right w:w="180" w:type="dxa"/>
              <w:bottom w:w="240" w:type="dxa"/>
            </w:tcMar>
            <w:tcW w:w="1425" w:type="dxa"/>
            <w:vAlign w:val="center"/>
            <w:vMerge w:val="restart"/>
          </w:tcPr>
          <w:p w14:paraId="179DA4CE" w14:textId="77777777">
            <w:pPr>
              <w:pBdr/>
              <w:spacing w:after="0" w:line="240" w:lineRule="auto"/>
              <w:ind/>
              <w:rPr/>
            </w:pPr>
            <w:r>
              <w:t xml:space="preserve">WCAG -</w:t>
            </w:r>
            <w:r>
              <w:rPr>
                <w:rFonts w:eastAsia="Arial"/>
                <w:color w:val="1f1f1f"/>
              </w:rPr>
            </w:r>
            <w:r/>
          </w:p>
        </w:tc>
        <w:tc>
          <w:tcPr>
            <w:tcBorders/>
            <w:tcMar>
              <w:left w:w="0" w:type="dxa"/>
              <w:top w:w="240" w:type="dxa"/>
              <w:right w:w="0" w:type="dxa"/>
              <w:bottom w:w="240" w:type="dxa"/>
            </w:tcMar>
            <w:tcW w:w="6945" w:type="dxa"/>
            <w:vAlign w:val="center"/>
            <w:vMerge w:val="restart"/>
          </w:tcPr>
          <w:p w14:paraId="15C82A70"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i/>
              </w:rPr>
              <w:t xml:space="preserve">Web Content Accessibility Guidelines</w:t>
            </w:r>
            <w:r>
              <w:rPr>
                <w:rFonts w:eastAsia="Arial"/>
                <w:i/>
                <w:color w:val="1f1f1f"/>
              </w:rPr>
            </w:r>
            <w:r>
              <w:rPr>
                <w:rFonts w:eastAsia="Arial"/>
                <w:i/>
                <w:color w:val="1f1f1f"/>
              </w:rPr>
            </w:r>
          </w:p>
        </w:tc>
      </w:tr>
      <w:tr>
        <w:trPr>
          <w:trHeight w:val="162"/>
        </w:trPr>
        <w:tc>
          <w:tcPr>
            <w:tcBorders/>
            <w:tcMar>
              <w:left w:w="0" w:type="dxa"/>
              <w:top w:w="240" w:type="dxa"/>
              <w:right w:w="180" w:type="dxa"/>
              <w:bottom w:w="240" w:type="dxa"/>
            </w:tcMar>
            <w:tcW w:w="1425" w:type="dxa"/>
            <w:vAlign w:val="center"/>
          </w:tcPr>
          <w:p w14:paraId="48C13208" w14:textId="77777777">
            <w:pPr>
              <w:pBdr/>
              <w:spacing w:after="0" w:line="240" w:lineRule="auto"/>
              <w:ind/>
              <w:rPr>
                <w:rFonts w:eastAsia="Arial"/>
                <w:color w:val="1f1f1f"/>
                <w:highlight w:val="white"/>
              </w:rPr>
            </w:pPr>
            <w:r>
              <w:rPr>
                <w:rFonts w:eastAsia="Arial"/>
                <w:color w:val="1f1f1f"/>
                <w:highlight w:val="white"/>
              </w:rPr>
              <w:t xml:space="preserve">WWW -</w:t>
            </w:r>
            <w:r>
              <w:rPr>
                <w:rFonts w:eastAsia="Arial"/>
                <w:color w:val="1f1f1f"/>
                <w:highlight w:val="white"/>
              </w:rPr>
            </w:r>
            <w:r>
              <w:rPr>
                <w:rFonts w:eastAsia="Arial"/>
                <w:color w:val="1f1f1f"/>
                <w:highlight w:val="white"/>
              </w:rPr>
            </w:r>
          </w:p>
        </w:tc>
        <w:tc>
          <w:tcPr>
            <w:tcBorders/>
            <w:tcMar>
              <w:left w:w="0" w:type="dxa"/>
              <w:top w:w="240" w:type="dxa"/>
              <w:right w:w="0" w:type="dxa"/>
              <w:bottom w:w="240" w:type="dxa"/>
            </w:tcMar>
            <w:tcW w:w="6945" w:type="dxa"/>
            <w:vAlign w:val="center"/>
          </w:tcPr>
          <w:p w14:paraId="36A94488" w14:textId="77777777">
            <w:pPr>
              <w:pBdr>
                <w:top w:val="none" w:color="000000" w:sz="4" w:space="0"/>
                <w:left w:val="none" w:color="000000" w:sz="4" w:space="0"/>
                <w:bottom w:val="none" w:color="000000" w:sz="4" w:space="0"/>
                <w:right w:val="none" w:color="000000" w:sz="4" w:space="0"/>
              </w:pBdr>
              <w:spacing w:after="0" w:line="276" w:lineRule="auto"/>
              <w:ind/>
              <w:rPr>
                <w:rFonts w:eastAsia="Arial"/>
                <w:i/>
                <w:color w:val="1f1f1f"/>
              </w:rPr>
            </w:pPr>
            <w:r>
              <w:rPr>
                <w:rFonts w:eastAsia="Arial"/>
                <w:i/>
                <w:color w:val="1f1f1f"/>
              </w:rPr>
              <w:t xml:space="preserve">World </w:t>
            </w:r>
            <w:r>
              <w:rPr>
                <w:rFonts w:eastAsia="Arial"/>
                <w:i/>
                <w:color w:val="1f1f1f"/>
              </w:rPr>
              <w:t xml:space="preserve">Wide</w:t>
            </w:r>
            <w:r>
              <w:rPr>
                <w:rFonts w:eastAsia="Arial"/>
                <w:i/>
                <w:color w:val="1f1f1f"/>
              </w:rPr>
              <w:t xml:space="preserve"> Web</w:t>
            </w:r>
            <w:r>
              <w:rPr>
                <w:rFonts w:eastAsia="Arial"/>
                <w:i/>
                <w:color w:val="1f1f1f"/>
              </w:rPr>
            </w:r>
            <w:r>
              <w:rPr>
                <w:rFonts w:eastAsia="Arial"/>
                <w:i/>
                <w:color w:val="1f1f1f"/>
              </w:rPr>
            </w:r>
          </w:p>
        </w:tc>
      </w:tr>
    </w:tbl>
    <w:p w14:paraId="0438A7BA" w14:textId="77777777">
      <w:pPr>
        <w:pStyle w:val="1830"/>
        <w:pBdr/>
        <w:spacing/>
        <w:ind/>
        <w:jc w:val="both"/>
        <w:rPr/>
      </w:pPr>
      <w:r/>
      <w:r/>
    </w:p>
    <w:p w14:paraId="0C872AA5" w14:textId="77777777">
      <w:pPr>
        <w:pStyle w:val="1830"/>
        <w:pBdr/>
        <w:spacing/>
        <w:ind/>
        <w:jc w:val="both"/>
        <w:rPr/>
      </w:pPr>
      <w:r>
        <w:br w:type="page" w:clear="all"/>
      </w:r>
      <w:r/>
    </w:p>
    <w:p w14:paraId="387BA587" w14:textId="77777777">
      <w:pPr>
        <w:pStyle w:val="1830"/>
        <w:pBdr/>
        <w:spacing/>
        <w:ind/>
        <w:rPr/>
      </w:pPr>
      <w:r>
        <w:t xml:space="preserve">SUMÁRIO</w:t>
      </w:r>
      <w:r/>
    </w:p>
    <w:p w14:paraId="0F0E1480">
      <w:pPr>
        <w:pStyle w:val="1825"/>
        <w:pBdr/>
        <w:tabs>
          <w:tab w:val="right" w:leader="dot" w:pos="9062"/>
        </w:tabs>
        <w:spacing/>
        <w:ind/>
        <w:rPr/>
      </w:pPr>
      <w:r>
        <w:rPr>
          <w:bCs/>
        </w:rPr>
        <w:fldChar w:fldCharType="begin"/>
      </w:r>
      <w:r>
        <w:rPr>
          <w:bCs/>
        </w:rPr>
        <w:instrText xml:space="preserve"> TOC \o "1-5" \h \z \u </w:instrText>
      </w:r>
      <w:r>
        <w:rPr>
          <w:bCs/>
        </w:rPr>
        <w:fldChar w:fldCharType="separate"/>
      </w:r>
      <w:r/>
      <w:hyperlink w:tooltip="#_Toc1" w:anchor="_Toc1" w:history="1">
        <w:r>
          <w:rPr>
            <w:rStyle w:val="1828"/>
          </w:rPr>
        </w:r>
        <w:r>
          <w:rPr>
            <w:rStyle w:val="1828"/>
          </w:rPr>
          <w:t xml:space="preserve">1 INTRODUÇÃO</w:t>
        </w:r>
        <w:r>
          <w:rPr>
            <w:rStyle w:val="1828"/>
          </w:rPr>
        </w:r>
        <w:r>
          <w:tab/>
        </w:r>
        <w:r>
          <w:fldChar w:fldCharType="begin"/>
          <w:instrText xml:space="preserve">PAGEREF _Toc1 \h</w:instrText>
          <w:fldChar w:fldCharType="separate"/>
          <w:t xml:space="preserve">18</w:t>
          <w:fldChar w:fldCharType="end"/>
        </w:r>
      </w:hyperlink>
      <w:r/>
    </w:p>
    <w:p w14:paraId="24AAC2A6">
      <w:pPr>
        <w:pStyle w:val="1825"/>
        <w:pBdr/>
        <w:tabs>
          <w:tab w:val="right" w:leader="dot" w:pos="9062"/>
        </w:tabs>
        <w:spacing/>
        <w:ind/>
        <w:rPr/>
      </w:pPr>
      <w:hyperlink w:tooltip="#_Toc2" w:anchor="_Toc2" w:history="1">
        <w:r>
          <w:rPr>
            <w:rStyle w:val="1828"/>
          </w:rPr>
        </w:r>
        <w:r>
          <w:rPr>
            <w:rStyle w:val="1828"/>
          </w:rPr>
          <w:t xml:space="preserve">2 REVISÃO BIBLIOGRÁFICA</w:t>
        </w:r>
        <w:r>
          <w:rPr>
            <w:rStyle w:val="1828"/>
          </w:rPr>
        </w:r>
        <w:r>
          <w:tab/>
        </w:r>
        <w:r>
          <w:fldChar w:fldCharType="begin"/>
          <w:instrText xml:space="preserve">PAGEREF _Toc2 \h</w:instrText>
          <w:fldChar w:fldCharType="separate"/>
          <w:t xml:space="preserve">20</w:t>
          <w:fldChar w:fldCharType="end"/>
        </w:r>
      </w:hyperlink>
      <w:r/>
    </w:p>
    <w:p w14:paraId="7CE0DBAE">
      <w:pPr>
        <w:pStyle w:val="1826"/>
        <w:pBdr/>
        <w:tabs>
          <w:tab w:val="right" w:leader="dot" w:pos="9062"/>
        </w:tabs>
        <w:spacing/>
        <w:ind/>
        <w:rPr/>
      </w:pPr>
      <w:hyperlink w:tooltip="#_Toc3" w:anchor="_Toc3" w:history="1">
        <w:r>
          <w:rPr>
            <w:rStyle w:val="1828"/>
          </w:rPr>
        </w:r>
        <w:r>
          <w:rPr>
            <w:rStyle w:val="1828"/>
          </w:rPr>
          <w:t xml:space="preserve">2.1 CIDADES INTELIGENTES E RESILIENTES </w:t>
        </w:r>
        <w:r>
          <w:rPr>
            <w:rStyle w:val="1828"/>
          </w:rPr>
        </w:r>
        <w:r>
          <w:tab/>
        </w:r>
        <w:r>
          <w:fldChar w:fldCharType="begin"/>
          <w:instrText xml:space="preserve">PAGEREF _Toc3 \h</w:instrText>
          <w:fldChar w:fldCharType="separate"/>
          <w:t xml:space="preserve">20</w:t>
          <w:fldChar w:fldCharType="end"/>
        </w:r>
      </w:hyperlink>
      <w:r/>
    </w:p>
    <w:p w14:paraId="448B0339">
      <w:pPr>
        <w:pStyle w:val="1827"/>
        <w:pBdr/>
        <w:tabs>
          <w:tab w:val="right" w:leader="dot" w:pos="9062"/>
        </w:tabs>
        <w:spacing/>
        <w:ind/>
        <w:rPr/>
      </w:pPr>
      <w:hyperlink w:tooltip="#_Toc4" w:anchor="_Toc4" w:history="1">
        <w:r>
          <w:rPr>
            <w:rStyle w:val="1828"/>
          </w:rPr>
        </w:r>
        <w:r>
          <w:rPr>
            <w:rStyle w:val="1828"/>
          </w:rPr>
          <w:t xml:space="preserve">2.1.1 Fundamentos de Cidade Resiliente</w:t>
        </w:r>
        <w:r>
          <w:rPr>
            <w:rStyle w:val="1828"/>
          </w:rPr>
        </w:r>
        <w:r>
          <w:tab/>
        </w:r>
        <w:r>
          <w:fldChar w:fldCharType="begin"/>
          <w:instrText xml:space="preserve">PAGEREF _Toc4 \h</w:instrText>
          <w:fldChar w:fldCharType="separate"/>
          <w:t xml:space="preserve">21</w:t>
          <w:fldChar w:fldCharType="end"/>
        </w:r>
      </w:hyperlink>
      <w:r/>
    </w:p>
    <w:p w14:paraId="1765AE5E">
      <w:pPr>
        <w:pStyle w:val="1827"/>
        <w:pBdr/>
        <w:tabs>
          <w:tab w:val="right" w:leader="dot" w:pos="9062"/>
        </w:tabs>
        <w:spacing/>
        <w:ind/>
        <w:rPr/>
      </w:pPr>
      <w:hyperlink w:tooltip="#_Toc5" w:anchor="_Toc5" w:history="1">
        <w:r>
          <w:rPr>
            <w:rStyle w:val="1828"/>
          </w:rPr>
        </w:r>
        <w:r>
          <w:rPr>
            <w:rStyle w:val="1828"/>
          </w:rPr>
          <w:t xml:space="preserve">2.1.2 Zeladoria Pública e Gestão de Serviços</w:t>
        </w:r>
        <w:r>
          <w:rPr>
            <w:rStyle w:val="1828"/>
          </w:rPr>
        </w:r>
        <w:r>
          <w:tab/>
        </w:r>
        <w:r>
          <w:fldChar w:fldCharType="begin"/>
          <w:instrText xml:space="preserve">PAGEREF _Toc5 \h</w:instrText>
          <w:fldChar w:fldCharType="separate"/>
          <w:t xml:space="preserve">21</w:t>
          <w:fldChar w:fldCharType="end"/>
        </w:r>
      </w:hyperlink>
      <w:r/>
    </w:p>
    <w:p w14:paraId="2B2688F1">
      <w:pPr>
        <w:pStyle w:val="1827"/>
        <w:pBdr/>
        <w:tabs>
          <w:tab w:val="right" w:leader="dot" w:pos="9062"/>
        </w:tabs>
        <w:spacing/>
        <w:ind/>
        <w:rPr/>
      </w:pPr>
      <w:hyperlink w:tooltip="#_Toc6" w:anchor="_Toc6" w:history="1">
        <w:r>
          <w:rPr>
            <w:rStyle w:val="1828"/>
          </w:rPr>
        </w:r>
        <w:r>
          <w:rPr>
            <w:rStyle w:val="1828"/>
          </w:rPr>
          <w:t xml:space="preserve">2.1.3 Participação Cidadã por meio de Sistemas de Informação Automatizados</w:t>
        </w:r>
        <w:r>
          <w:rPr>
            <w:rStyle w:val="1828"/>
          </w:rPr>
        </w:r>
        <w:r>
          <w:tab/>
        </w:r>
        <w:r>
          <w:fldChar w:fldCharType="begin"/>
          <w:instrText xml:space="preserve">PAGEREF _Toc6 \h</w:instrText>
          <w:fldChar w:fldCharType="separate"/>
          <w:t xml:space="preserve">21</w:t>
          <w:fldChar w:fldCharType="end"/>
        </w:r>
      </w:hyperlink>
      <w:r/>
    </w:p>
    <w:p w14:paraId="2AA0A62D">
      <w:pPr>
        <w:pStyle w:val="1826"/>
        <w:pBdr/>
        <w:tabs>
          <w:tab w:val="right" w:leader="dot" w:pos="9062"/>
        </w:tabs>
        <w:spacing/>
        <w:ind/>
        <w:rPr/>
      </w:pPr>
      <w:hyperlink w:tooltip="#_Toc7" w:anchor="_Toc7" w:history="1">
        <w:r>
          <w:rPr>
            <w:rStyle w:val="1828"/>
          </w:rPr>
        </w:r>
        <w:r>
          <w:rPr>
            <w:rStyle w:val="1828"/>
            <w:caps w:val="0"/>
          </w:rPr>
          <w:t xml:space="preserve">2.2 TRABALHOS RELACIONADOS</w:t>
        </w:r>
        <w:r>
          <w:rPr>
            <w:rStyle w:val="1828"/>
          </w:rPr>
        </w:r>
        <w:r>
          <w:tab/>
        </w:r>
        <w:r>
          <w:fldChar w:fldCharType="begin"/>
          <w:instrText xml:space="preserve">PAGEREF _Toc7 \h</w:instrText>
          <w:fldChar w:fldCharType="separate"/>
          <w:t xml:space="preserve">22</w:t>
          <w:fldChar w:fldCharType="end"/>
        </w:r>
      </w:hyperlink>
      <w:r/>
    </w:p>
    <w:p w14:paraId="32692567">
      <w:pPr>
        <w:pStyle w:val="1825"/>
        <w:pBdr/>
        <w:tabs>
          <w:tab w:val="right" w:leader="dot" w:pos="9062"/>
        </w:tabs>
        <w:spacing/>
        <w:ind/>
        <w:rPr/>
      </w:pPr>
      <w:hyperlink w:tooltip="#_Toc8" w:anchor="_Toc8" w:history="1">
        <w:r>
          <w:rPr>
            <w:rStyle w:val="1828"/>
          </w:rPr>
        </w:r>
        <w:r>
          <w:rPr>
            <w:rStyle w:val="1828"/>
          </w:rPr>
          <w:t xml:space="preserve">3 OBJETIVO DO PROJETO</w:t>
        </w:r>
        <w:r>
          <w:rPr>
            <w:rStyle w:val="1828"/>
          </w:rPr>
        </w:r>
        <w:r>
          <w:tab/>
        </w:r>
        <w:r>
          <w:fldChar w:fldCharType="begin"/>
          <w:instrText xml:space="preserve">PAGEREF _Toc8 \h</w:instrText>
          <w:fldChar w:fldCharType="separate"/>
          <w:t xml:space="preserve">26</w:t>
          <w:fldChar w:fldCharType="end"/>
        </w:r>
      </w:hyperlink>
      <w:r/>
    </w:p>
    <w:p w14:paraId="6A9E3EE4">
      <w:pPr>
        <w:pStyle w:val="1826"/>
        <w:pBdr/>
        <w:tabs>
          <w:tab w:val="right" w:leader="dot" w:pos="9062"/>
        </w:tabs>
        <w:spacing/>
        <w:ind/>
        <w:rPr/>
      </w:pPr>
      <w:hyperlink w:tooltip="#_Toc9" w:anchor="_Toc9" w:history="1">
        <w:r>
          <w:rPr>
            <w:rStyle w:val="1828"/>
          </w:rPr>
        </w:r>
        <w:r>
          <w:rPr>
            <w:rStyle w:val="1828"/>
          </w:rPr>
          <w:t xml:space="preserve">3.1 FORMULAÇÃO DO PROBLEMA</w:t>
        </w:r>
        <w:r>
          <w:rPr>
            <w:rStyle w:val="1828"/>
          </w:rPr>
        </w:r>
        <w:r>
          <w:tab/>
        </w:r>
        <w:r>
          <w:fldChar w:fldCharType="begin"/>
          <w:instrText xml:space="preserve">PAGEREF _Toc9 \h</w:instrText>
          <w:fldChar w:fldCharType="separate"/>
          <w:t xml:space="preserve">26</w:t>
          <w:fldChar w:fldCharType="end"/>
        </w:r>
      </w:hyperlink>
      <w:r/>
    </w:p>
    <w:p w14:paraId="5044F211">
      <w:pPr>
        <w:pStyle w:val="1826"/>
        <w:pBdr/>
        <w:tabs>
          <w:tab w:val="right" w:leader="dot" w:pos="9062"/>
        </w:tabs>
        <w:spacing/>
        <w:ind/>
        <w:rPr/>
      </w:pPr>
      <w:hyperlink w:tooltip="#_Toc10" w:anchor="_Toc10" w:history="1">
        <w:r>
          <w:rPr>
            <w:rStyle w:val="1828"/>
          </w:rPr>
        </w:r>
        <w:r>
          <w:rPr>
            <w:rStyle w:val="1828"/>
          </w:rPr>
          <w:t xml:space="preserve">3.2 OBJETIVOS </w:t>
        </w:r>
        <w:r>
          <w:rPr>
            <w:rStyle w:val="1828"/>
          </w:rPr>
        </w:r>
        <w:r>
          <w:tab/>
        </w:r>
        <w:r>
          <w:fldChar w:fldCharType="begin"/>
          <w:instrText xml:space="preserve">PAGEREF _Toc10 \h</w:instrText>
          <w:fldChar w:fldCharType="separate"/>
          <w:t xml:space="preserve">27</w:t>
          <w:fldChar w:fldCharType="end"/>
        </w:r>
      </w:hyperlink>
      <w:r/>
    </w:p>
    <w:p w14:paraId="5544D0DF">
      <w:pPr>
        <w:pStyle w:val="1826"/>
        <w:pBdr/>
        <w:tabs>
          <w:tab w:val="right" w:leader="dot" w:pos="9062"/>
        </w:tabs>
        <w:spacing/>
        <w:ind/>
        <w:rPr/>
      </w:pPr>
      <w:hyperlink w:tooltip="#_Toc11" w:anchor="_Toc11" w:history="1">
        <w:r>
          <w:rPr>
            <w:rStyle w:val="1828"/>
          </w:rPr>
        </w:r>
        <w:r>
          <w:rPr>
            <w:rStyle w:val="1828"/>
          </w:rPr>
          <w:t xml:space="preserve">3.3 JUSTIFICATIVA </w:t>
        </w:r>
        <w:r>
          <w:rPr>
            <w:rStyle w:val="1828"/>
          </w:rPr>
        </w:r>
        <w:r>
          <w:tab/>
        </w:r>
        <w:r>
          <w:fldChar w:fldCharType="begin"/>
          <w:instrText xml:space="preserve">PAGEREF _Toc11 \h</w:instrText>
          <w:fldChar w:fldCharType="separate"/>
          <w:t xml:space="preserve">27</w:t>
          <w:fldChar w:fldCharType="end"/>
        </w:r>
      </w:hyperlink>
      <w:r/>
    </w:p>
    <w:p w14:paraId="167D2026">
      <w:pPr>
        <w:pStyle w:val="1826"/>
        <w:pBdr/>
        <w:tabs>
          <w:tab w:val="right" w:leader="dot" w:pos="9062"/>
        </w:tabs>
        <w:spacing/>
        <w:ind/>
        <w:rPr/>
      </w:pPr>
      <w:hyperlink w:tooltip="#_Toc12" w:anchor="_Toc12" w:history="1">
        <w:r>
          <w:rPr>
            <w:rStyle w:val="1828"/>
          </w:rPr>
        </w:r>
        <w:r>
          <w:rPr>
            <w:rStyle w:val="1828"/>
          </w:rPr>
          <w:t xml:space="preserve">3.4 NÍVEIS DE DECISÃO E GRUPOS FUNCIONAIS ATENDIDOS</w:t>
        </w:r>
        <w:r>
          <w:rPr>
            <w:rStyle w:val="1828"/>
          </w:rPr>
        </w:r>
        <w:r>
          <w:tab/>
        </w:r>
        <w:r>
          <w:fldChar w:fldCharType="begin"/>
          <w:instrText xml:space="preserve">PAGEREF _Toc12 \h</w:instrText>
          <w:fldChar w:fldCharType="separate"/>
          <w:t xml:space="preserve">27</w:t>
          <w:fldChar w:fldCharType="end"/>
        </w:r>
      </w:hyperlink>
      <w:r/>
    </w:p>
    <w:p w14:paraId="74172C6E">
      <w:pPr>
        <w:pStyle w:val="1826"/>
        <w:pBdr/>
        <w:tabs>
          <w:tab w:val="right" w:leader="dot" w:pos="9062"/>
        </w:tabs>
        <w:spacing/>
        <w:ind/>
        <w:rPr/>
      </w:pPr>
      <w:hyperlink w:tooltip="#_Toc13" w:anchor="_Toc13" w:history="1">
        <w:r>
          <w:rPr>
            <w:rStyle w:val="1828"/>
          </w:rPr>
        </w:r>
        <w:r>
          <w:rPr>
            <w:rStyle w:val="1828"/>
          </w:rPr>
          <w:t xml:space="preserve">3.5 ADERÊNCIA AOS OBJETIVOS DO DESENVOLVIMENTO SUSTENTÁVEL (ODS)</w:t>
        </w:r>
        <w:r>
          <w:rPr>
            <w:rStyle w:val="1828"/>
          </w:rPr>
        </w:r>
        <w:r>
          <w:tab/>
        </w:r>
        <w:r>
          <w:fldChar w:fldCharType="begin"/>
          <w:instrText xml:space="preserve">PAGEREF _Toc13 \h</w:instrText>
          <w:fldChar w:fldCharType="separate"/>
          <w:t xml:space="preserve">28</w:t>
          <w:fldChar w:fldCharType="end"/>
        </w:r>
      </w:hyperlink>
      <w:r/>
    </w:p>
    <w:p w14:paraId="3ED5F5B9">
      <w:pPr>
        <w:pStyle w:val="1826"/>
        <w:pBdr/>
        <w:tabs>
          <w:tab w:val="right" w:leader="dot" w:pos="9062"/>
        </w:tabs>
        <w:spacing/>
        <w:ind/>
        <w:rPr/>
      </w:pPr>
      <w:hyperlink w:tooltip="#_Toc14" w:anchor="_Toc14" w:history="1">
        <w:r>
          <w:rPr>
            <w:rStyle w:val="1828"/>
          </w:rPr>
        </w:r>
        <w:r>
          <w:rPr>
            <w:rStyle w:val="1828"/>
          </w:rPr>
          <w:t xml:space="preserve">3.6 MODELO DE NEGÓCIO PROPOSTO</w:t>
        </w:r>
        <w:r>
          <w:rPr>
            <w:rStyle w:val="1828"/>
          </w:rPr>
        </w:r>
        <w:r>
          <w:tab/>
        </w:r>
        <w:r>
          <w:fldChar w:fldCharType="begin"/>
          <w:instrText xml:space="preserve">PAGEREF _Toc14 \h</w:instrText>
          <w:fldChar w:fldCharType="separate"/>
          <w:t xml:space="preserve">30</w:t>
          <w:fldChar w:fldCharType="end"/>
        </w:r>
      </w:hyperlink>
      <w:r/>
    </w:p>
    <w:p w14:paraId="0F0F198B">
      <w:pPr>
        <w:pStyle w:val="1825"/>
        <w:pBdr/>
        <w:tabs>
          <w:tab w:val="right" w:leader="dot" w:pos="9062"/>
        </w:tabs>
        <w:spacing/>
        <w:ind/>
        <w:rPr/>
      </w:pPr>
      <w:hyperlink w:tooltip="#_Toc15" w:anchor="_Toc15" w:history="1">
        <w:r>
          <w:rPr>
            <w:rStyle w:val="1828"/>
          </w:rPr>
        </w:r>
        <w:r>
          <w:rPr>
            <w:rStyle w:val="1828"/>
          </w:rPr>
          <w:t xml:space="preserve">4 MÉTODOS GERENCIAIS</w:t>
        </w:r>
        <w:r>
          <w:rPr>
            <w:rStyle w:val="1828"/>
          </w:rPr>
        </w:r>
        <w:r>
          <w:tab/>
        </w:r>
        <w:r>
          <w:fldChar w:fldCharType="begin"/>
          <w:instrText xml:space="preserve">PAGEREF _Toc15 \h</w:instrText>
          <w:fldChar w:fldCharType="separate"/>
          <w:t xml:space="preserve">33</w:t>
          <w:fldChar w:fldCharType="end"/>
        </w:r>
      </w:hyperlink>
      <w:r/>
    </w:p>
    <w:p w14:paraId="292B4D31">
      <w:pPr>
        <w:pStyle w:val="1826"/>
        <w:pBdr/>
        <w:tabs>
          <w:tab w:val="right" w:leader="dot" w:pos="9062"/>
        </w:tabs>
        <w:spacing/>
        <w:ind/>
        <w:rPr/>
      </w:pPr>
      <w:hyperlink w:tooltip="#_Toc16" w:anchor="_Toc16" w:history="1">
        <w:r>
          <w:rPr>
            <w:rStyle w:val="1828"/>
          </w:rPr>
        </w:r>
        <w:r>
          <w:rPr>
            <w:rStyle w:val="1828"/>
          </w:rPr>
          <w:t xml:space="preserve">4.1 GERENCIAMENTO DO PROJETO</w:t>
        </w:r>
        <w:r>
          <w:rPr>
            <w:rStyle w:val="1828"/>
          </w:rPr>
        </w:r>
        <w:r>
          <w:tab/>
        </w:r>
        <w:r>
          <w:fldChar w:fldCharType="begin"/>
          <w:instrText xml:space="preserve">PAGEREF _Toc16 \h</w:instrText>
          <w:fldChar w:fldCharType="separate"/>
          <w:t xml:space="preserve">33</w:t>
          <w:fldChar w:fldCharType="end"/>
        </w:r>
      </w:hyperlink>
      <w:r/>
    </w:p>
    <w:p w14:paraId="1DF19277">
      <w:pPr>
        <w:pStyle w:val="1826"/>
        <w:pBdr/>
        <w:tabs>
          <w:tab w:val="right" w:leader="dot" w:pos="9062"/>
        </w:tabs>
        <w:spacing/>
        <w:ind/>
        <w:rPr/>
      </w:pPr>
      <w:hyperlink w:tooltip="#_Toc17" w:anchor="_Toc17" w:history="1">
        <w:r>
          <w:rPr>
            <w:rStyle w:val="1828"/>
          </w:rPr>
        </w:r>
        <w:r>
          <w:rPr>
            <w:rStyle w:val="1828"/>
          </w:rPr>
          <w:t xml:space="preserve">4.2 MODELO DE CICLO DE VIDA </w:t>
        </w:r>
        <w:r>
          <w:rPr>
            <w:rStyle w:val="1828"/>
          </w:rPr>
        </w:r>
        <w:r>
          <w:tab/>
        </w:r>
        <w:r>
          <w:fldChar w:fldCharType="begin"/>
          <w:instrText xml:space="preserve">PAGEREF _Toc17 \h</w:instrText>
          <w:fldChar w:fldCharType="separate"/>
          <w:t xml:space="preserve">35</w:t>
          <w:fldChar w:fldCharType="end"/>
        </w:r>
      </w:hyperlink>
      <w:r/>
    </w:p>
    <w:p w14:paraId="134E184F">
      <w:pPr>
        <w:pStyle w:val="1826"/>
        <w:pBdr/>
        <w:tabs>
          <w:tab w:val="right" w:leader="dot" w:pos="9062"/>
        </w:tabs>
        <w:spacing/>
        <w:ind/>
        <w:rPr/>
      </w:pPr>
      <w:hyperlink w:tooltip="#_Toc18" w:anchor="_Toc18" w:history="1">
        <w:r>
          <w:rPr>
            <w:rStyle w:val="1828"/>
          </w:rPr>
        </w:r>
        <w:r>
          <w:rPr>
            <w:rStyle w:val="1828"/>
          </w:rPr>
          <w:t xml:space="preserve">4.3 RECURSOS NECESSÁRIOS</w:t>
        </w:r>
        <w:r>
          <w:rPr>
            <w:rStyle w:val="1828"/>
          </w:rPr>
        </w:r>
        <w:r>
          <w:tab/>
        </w:r>
        <w:r>
          <w:fldChar w:fldCharType="begin"/>
          <w:instrText xml:space="preserve">PAGEREF _Toc18 \h</w:instrText>
          <w:fldChar w:fldCharType="separate"/>
          <w:t xml:space="preserve">35</w:t>
          <w:fldChar w:fldCharType="end"/>
        </w:r>
      </w:hyperlink>
      <w:r/>
    </w:p>
    <w:p w14:paraId="1610DE31">
      <w:pPr>
        <w:pStyle w:val="1827"/>
        <w:pBdr/>
        <w:tabs>
          <w:tab w:val="right" w:leader="dot" w:pos="9062"/>
        </w:tabs>
        <w:spacing/>
        <w:ind/>
        <w:rPr/>
      </w:pPr>
      <w:hyperlink w:tooltip="#_Toc19" w:anchor="_Toc19" w:history="1">
        <w:r>
          <w:rPr>
            <w:rStyle w:val="1828"/>
          </w:rPr>
        </w:r>
        <w:r>
          <w:rPr>
            <w:rStyle w:val="1828"/>
          </w:rPr>
          <w:t xml:space="preserve">4.3.1 Recursos Humanos</w:t>
        </w:r>
        <w:r>
          <w:rPr>
            <w:rStyle w:val="1828"/>
          </w:rPr>
        </w:r>
        <w:r>
          <w:tab/>
        </w:r>
        <w:r>
          <w:fldChar w:fldCharType="begin"/>
          <w:instrText xml:space="preserve">PAGEREF _Toc19 \h</w:instrText>
          <w:fldChar w:fldCharType="separate"/>
          <w:t xml:space="preserve">35</w:t>
          <w:fldChar w:fldCharType="end"/>
        </w:r>
      </w:hyperlink>
      <w:r/>
    </w:p>
    <w:p w14:paraId="02E2EC0F">
      <w:pPr>
        <w:pStyle w:val="1827"/>
        <w:pBdr/>
        <w:tabs>
          <w:tab w:val="right" w:leader="dot" w:pos="9062"/>
        </w:tabs>
        <w:spacing/>
        <w:ind/>
        <w:rPr/>
      </w:pPr>
      <w:hyperlink w:tooltip="#_Toc20" w:anchor="_Toc20" w:history="1">
        <w:r>
          <w:rPr>
            <w:rStyle w:val="1828"/>
          </w:rPr>
        </w:r>
        <w:r>
          <w:rPr>
            <w:rStyle w:val="1828"/>
          </w:rPr>
          <w:t xml:space="preserve">4.3.2 Recursos de Hardware</w:t>
        </w:r>
        <w:r>
          <w:rPr>
            <w:rStyle w:val="1828"/>
          </w:rPr>
        </w:r>
        <w:r>
          <w:tab/>
        </w:r>
        <w:r>
          <w:fldChar w:fldCharType="begin"/>
          <w:instrText xml:space="preserve">PAGEREF _Toc20 \h</w:instrText>
          <w:fldChar w:fldCharType="separate"/>
          <w:t xml:space="preserve">36</w:t>
          <w:fldChar w:fldCharType="end"/>
        </w:r>
      </w:hyperlink>
      <w:r/>
    </w:p>
    <w:p w14:paraId="431B07AF">
      <w:pPr>
        <w:pStyle w:val="1827"/>
        <w:pBdr/>
        <w:tabs>
          <w:tab w:val="right" w:leader="dot" w:pos="9062"/>
        </w:tabs>
        <w:spacing/>
        <w:ind/>
        <w:rPr/>
      </w:pPr>
      <w:hyperlink w:tooltip="#_Toc21" w:anchor="_Toc21" w:history="1">
        <w:r>
          <w:rPr>
            <w:rStyle w:val="1828"/>
          </w:rPr>
        </w:r>
        <w:r>
          <w:rPr>
            <w:rStyle w:val="1828"/>
          </w:rPr>
          <w:t xml:space="preserve">4.3.3 Recursos de Software</w:t>
        </w:r>
        <w:r>
          <w:rPr>
            <w:rStyle w:val="1828"/>
          </w:rPr>
        </w:r>
        <w:r>
          <w:tab/>
        </w:r>
        <w:r>
          <w:fldChar w:fldCharType="begin"/>
          <w:instrText xml:space="preserve">PAGEREF _Toc21 \h</w:instrText>
          <w:fldChar w:fldCharType="separate"/>
          <w:t xml:space="preserve">36</w:t>
          <w:fldChar w:fldCharType="end"/>
        </w:r>
      </w:hyperlink>
      <w:r/>
    </w:p>
    <w:p w14:paraId="05B7A788">
      <w:pPr>
        <w:pStyle w:val="1827"/>
        <w:pBdr/>
        <w:tabs>
          <w:tab w:val="right" w:leader="dot" w:pos="9062"/>
        </w:tabs>
        <w:spacing/>
        <w:ind/>
        <w:rPr/>
      </w:pPr>
      <w:hyperlink w:tooltip="#_Toc22" w:anchor="_Toc22" w:history="1">
        <w:r>
          <w:rPr>
            <w:rStyle w:val="1828"/>
          </w:rPr>
        </w:r>
        <w:r>
          <w:rPr>
            <w:rStyle w:val="1828"/>
          </w:rPr>
          <w:t xml:space="preserve">4.3.4 Outros Recursos</w:t>
        </w:r>
        <w:r>
          <w:rPr>
            <w:rStyle w:val="1828"/>
          </w:rPr>
        </w:r>
        <w:r>
          <w:tab/>
        </w:r>
        <w:r>
          <w:fldChar w:fldCharType="begin"/>
          <w:instrText xml:space="preserve">PAGEREF _Toc22 \h</w:instrText>
          <w:fldChar w:fldCharType="separate"/>
          <w:t xml:space="preserve">38</w:t>
          <w:fldChar w:fldCharType="end"/>
        </w:r>
      </w:hyperlink>
      <w:r/>
    </w:p>
    <w:p w14:paraId="0C6A7095">
      <w:pPr>
        <w:pStyle w:val="1826"/>
        <w:pBdr/>
        <w:tabs>
          <w:tab w:val="right" w:leader="dot" w:pos="9062"/>
        </w:tabs>
        <w:spacing/>
        <w:ind/>
        <w:rPr/>
      </w:pPr>
      <w:hyperlink w:tooltip="#_Toc23" w:anchor="_Toc23" w:history="1">
        <w:r>
          <w:rPr>
            <w:rStyle w:val="1828"/>
          </w:rPr>
        </w:r>
        <w:r>
          <w:rPr>
            <w:rStyle w:val="1828"/>
          </w:rPr>
          <w:t xml:space="preserve">4.4 RELATÓRIO DE DESEMPENHO </w:t>
        </w:r>
        <w:r>
          <w:rPr>
            <w:rStyle w:val="1828"/>
          </w:rPr>
        </w:r>
        <w:r>
          <w:tab/>
        </w:r>
        <w:r>
          <w:fldChar w:fldCharType="begin"/>
          <w:instrText xml:space="preserve">PAGEREF _Toc23 \h</w:instrText>
          <w:fldChar w:fldCharType="separate"/>
          <w:t xml:space="preserve">38</w:t>
          <w:fldChar w:fldCharType="end"/>
        </w:r>
      </w:hyperlink>
      <w:r/>
    </w:p>
    <w:p w14:paraId="70523EF3">
      <w:pPr>
        <w:pStyle w:val="1826"/>
        <w:pBdr/>
        <w:tabs>
          <w:tab w:val="right" w:leader="dot" w:pos="9062"/>
        </w:tabs>
        <w:spacing/>
        <w:ind/>
        <w:rPr/>
      </w:pPr>
      <w:hyperlink w:tooltip="#_Toc24" w:anchor="_Toc24" w:history="1">
        <w:r>
          <w:rPr>
            <w:rStyle w:val="1828"/>
          </w:rPr>
        </w:r>
        <w:r>
          <w:rPr>
            <w:rStyle w:val="1828"/>
          </w:rPr>
          <w:t xml:space="preserve">4.5 GERENCIAMENTO DE CONFIGURAÇÃO</w:t>
        </w:r>
        <w:r>
          <w:rPr>
            <w:rStyle w:val="1828"/>
          </w:rPr>
        </w:r>
        <w:r>
          <w:tab/>
        </w:r>
        <w:r>
          <w:fldChar w:fldCharType="begin"/>
          <w:instrText xml:space="preserve">PAGEREF _Toc24 \h</w:instrText>
          <w:fldChar w:fldCharType="separate"/>
          <w:t xml:space="preserve">40</w:t>
          <w:fldChar w:fldCharType="end"/>
        </w:r>
      </w:hyperlink>
      <w:r/>
    </w:p>
    <w:p w14:paraId="009DF8F9">
      <w:pPr>
        <w:pStyle w:val="1827"/>
        <w:pBdr/>
        <w:tabs>
          <w:tab w:val="left" w:leader="none" w:pos="571"/>
          <w:tab w:val="right" w:leader="dot" w:pos="9062"/>
        </w:tabs>
        <w:spacing/>
        <w:ind/>
        <w:rPr/>
      </w:pPr>
      <w:hyperlink w:tooltip="#_Toc25" w:anchor="_Toc25" w:history="1">
        <w:r>
          <w:rPr>
            <w:rStyle w:val="1828"/>
          </w:rPr>
        </w:r>
        <w:r>
          <w:rPr>
            <w:rStyle w:val="1828"/>
          </w:rPr>
          <w:t xml:space="preserve">4.5.1 Papéis e Responsabilidades</w:t>
        </w:r>
        <w:r>
          <w:rPr>
            <w:rStyle w:val="1828"/>
          </w:rPr>
          <w:tab/>
        </w:r>
        <w:r>
          <w:rPr>
            <w:rStyle w:val="1828"/>
          </w:rPr>
        </w:r>
        <w:r>
          <w:tab/>
        </w:r>
        <w:r>
          <w:fldChar w:fldCharType="begin"/>
          <w:instrText xml:space="preserve">PAGEREF _Toc25 \h</w:instrText>
          <w:fldChar w:fldCharType="separate"/>
          <w:t xml:space="preserve">40</w:t>
          <w:fldChar w:fldCharType="end"/>
        </w:r>
      </w:hyperlink>
      <w:r/>
    </w:p>
    <w:p w14:paraId="360B378D">
      <w:pPr>
        <w:pStyle w:val="1827"/>
        <w:pBdr/>
        <w:tabs>
          <w:tab w:val="right" w:leader="dot" w:pos="9062"/>
        </w:tabs>
        <w:spacing/>
        <w:ind/>
        <w:rPr/>
      </w:pPr>
      <w:hyperlink w:tooltip="#_Toc26" w:anchor="_Toc26" w:history="1">
        <w:r>
          <w:rPr>
            <w:rStyle w:val="1828"/>
          </w:rPr>
        </w:r>
        <w:r>
          <w:rPr>
            <w:rStyle w:val="1828"/>
          </w:rPr>
          <w:t xml:space="preserve">4.5.2 Identificação e Versionamento de Artefatos</w:t>
        </w:r>
        <w:r>
          <w:rPr>
            <w:rStyle w:val="1828"/>
          </w:rPr>
        </w:r>
        <w:r>
          <w:tab/>
        </w:r>
        <w:r>
          <w:fldChar w:fldCharType="begin"/>
          <w:instrText xml:space="preserve">PAGEREF _Toc26 \h</w:instrText>
          <w:fldChar w:fldCharType="separate"/>
          <w:t xml:space="preserve">40</w:t>
          <w:fldChar w:fldCharType="end"/>
        </w:r>
      </w:hyperlink>
      <w:r/>
    </w:p>
    <w:p w14:paraId="3DEBB716">
      <w:pPr>
        <w:pStyle w:val="1827"/>
        <w:pBdr/>
        <w:tabs>
          <w:tab w:val="right" w:leader="dot" w:pos="9062"/>
        </w:tabs>
        <w:spacing/>
        <w:ind/>
        <w:rPr/>
      </w:pPr>
      <w:hyperlink w:tooltip="#_Toc27" w:anchor="_Toc27" w:history="1">
        <w:r>
          <w:rPr>
            <w:rStyle w:val="1828"/>
          </w:rPr>
        </w:r>
        <w:r>
          <w:rPr>
            <w:rStyle w:val="1828"/>
          </w:rPr>
          <w:t xml:space="preserve">4.5.3 Organização do Repositório e Ferramentas</w:t>
        </w:r>
        <w:r>
          <w:rPr>
            <w:rStyle w:val="1828"/>
          </w:rPr>
        </w:r>
        <w:r>
          <w:tab/>
        </w:r>
        <w:r>
          <w:fldChar w:fldCharType="begin"/>
          <w:instrText xml:space="preserve">PAGEREF _Toc27 \h</w:instrText>
          <w:fldChar w:fldCharType="separate"/>
          <w:t xml:space="preserve">41</w:t>
          <w:fldChar w:fldCharType="end"/>
        </w:r>
      </w:hyperlink>
      <w:r/>
    </w:p>
    <w:p w14:paraId="33A34870">
      <w:pPr>
        <w:pStyle w:val="1825"/>
        <w:pBdr/>
        <w:tabs>
          <w:tab w:val="right" w:leader="dot" w:pos="9062"/>
        </w:tabs>
        <w:spacing/>
        <w:ind/>
        <w:rPr/>
      </w:pPr>
      <w:hyperlink w:tooltip="#_Toc28" w:anchor="_Toc28" w:history="1">
        <w:r>
          <w:rPr>
            <w:rStyle w:val="1828"/>
          </w:rPr>
        </w:r>
        <w:r>
          <w:rPr>
            <w:rStyle w:val="1828"/>
          </w:rPr>
          <w:t xml:space="preserve">5 ESPECIFICAÇÃO E ANÁLISE DOS REQUISITOS</w:t>
        </w:r>
        <w:r>
          <w:rPr>
            <w:rStyle w:val="1828"/>
          </w:rPr>
        </w:r>
        <w:r>
          <w:tab/>
        </w:r>
        <w:r>
          <w:fldChar w:fldCharType="begin"/>
          <w:instrText xml:space="preserve">PAGEREF _Toc28 \h</w:instrText>
          <w:fldChar w:fldCharType="separate"/>
          <w:t xml:space="preserve">43</w:t>
          <w:fldChar w:fldCharType="end"/>
        </w:r>
      </w:hyperlink>
      <w:r/>
    </w:p>
    <w:p w14:paraId="6F1F6CC2">
      <w:pPr>
        <w:pStyle w:val="1826"/>
        <w:pBdr/>
        <w:tabs>
          <w:tab w:val="right" w:leader="dot" w:pos="9062"/>
        </w:tabs>
        <w:spacing/>
        <w:ind/>
        <w:rPr/>
      </w:pPr>
      <w:hyperlink w:tooltip="#_Toc29" w:anchor="_Toc29" w:history="1">
        <w:r>
          <w:rPr>
            <w:rStyle w:val="1828"/>
          </w:rPr>
        </w:r>
        <w:r>
          <w:rPr>
            <w:rStyle w:val="1828"/>
          </w:rPr>
          <w:t xml:space="preserve">5.1 REQUISITOS DO SISTEMA DE SOFTWARE</w:t>
        </w:r>
        <w:r>
          <w:rPr>
            <w:rStyle w:val="1828"/>
          </w:rPr>
        </w:r>
        <w:r>
          <w:tab/>
        </w:r>
        <w:r>
          <w:fldChar w:fldCharType="begin"/>
          <w:instrText xml:space="preserve">PAGEREF _Toc29 \h</w:instrText>
          <w:fldChar w:fldCharType="separate"/>
          <w:t xml:space="preserve">43</w:t>
          <w:fldChar w:fldCharType="end"/>
        </w:r>
      </w:hyperlink>
      <w:r/>
    </w:p>
    <w:p w14:paraId="5E76CB05">
      <w:pPr>
        <w:pStyle w:val="1827"/>
        <w:pBdr/>
        <w:tabs>
          <w:tab w:val="right" w:leader="dot" w:pos="9062"/>
        </w:tabs>
        <w:spacing/>
        <w:ind/>
        <w:rPr/>
      </w:pPr>
      <w:hyperlink w:tooltip="#_Toc30" w:anchor="_Toc30" w:history="1">
        <w:r>
          <w:rPr>
            <w:rStyle w:val="1828"/>
          </w:rPr>
        </w:r>
        <w:r>
          <w:rPr>
            <w:rStyle w:val="1828"/>
          </w:rPr>
          <w:t xml:space="preserve">5.1.1 Requisitos Funcionais</w:t>
        </w:r>
        <w:r>
          <w:rPr>
            <w:rStyle w:val="1828"/>
          </w:rPr>
        </w:r>
        <w:r>
          <w:tab/>
        </w:r>
        <w:r>
          <w:fldChar w:fldCharType="begin"/>
          <w:instrText xml:space="preserve">PAGEREF _Toc30 \h</w:instrText>
          <w:fldChar w:fldCharType="separate"/>
          <w:t xml:space="preserve">43</w:t>
          <w:fldChar w:fldCharType="end"/>
        </w:r>
      </w:hyperlink>
      <w:r/>
    </w:p>
    <w:p w14:paraId="17156A4C">
      <w:pPr>
        <w:pStyle w:val="1827"/>
        <w:pBdr/>
        <w:tabs>
          <w:tab w:val="right" w:leader="dot" w:pos="9062"/>
        </w:tabs>
        <w:spacing/>
        <w:ind/>
        <w:rPr/>
      </w:pPr>
      <w:hyperlink w:tooltip="#_Toc31" w:anchor="_Toc31" w:history="1">
        <w:r>
          <w:rPr>
            <w:rStyle w:val="1828"/>
          </w:rPr>
        </w:r>
        <w:r>
          <w:rPr>
            <w:rStyle w:val="1828"/>
          </w:rPr>
          <w:t xml:space="preserve">5.1.2 Requisitos </w:t>
        </w:r>
        <w:r>
          <w:rPr>
            <w:rStyle w:val="1828"/>
          </w:rPr>
          <w:t xml:space="preserve">não Funcionais</w:t>
        </w:r>
        <w:r>
          <w:rPr>
            <w:rStyle w:val="1828"/>
          </w:rPr>
        </w:r>
        <w:r>
          <w:tab/>
        </w:r>
        <w:r>
          <w:fldChar w:fldCharType="begin"/>
          <w:instrText xml:space="preserve">PAGEREF _Toc31 \h</w:instrText>
          <w:fldChar w:fldCharType="separate"/>
          <w:t xml:space="preserve">49</w:t>
          <w:fldChar w:fldCharType="end"/>
        </w:r>
      </w:hyperlink>
      <w:r/>
    </w:p>
    <w:p w14:paraId="57050B3C">
      <w:pPr>
        <w:pStyle w:val="1827"/>
        <w:pBdr/>
        <w:tabs>
          <w:tab w:val="right" w:leader="dot" w:pos="9062"/>
        </w:tabs>
        <w:spacing/>
        <w:ind/>
        <w:rPr/>
      </w:pPr>
      <w:hyperlink w:tooltip="#_Toc32" w:anchor="_Toc32" w:history="1">
        <w:r>
          <w:rPr>
            <w:rStyle w:val="1828"/>
          </w:rPr>
        </w:r>
        <w:r>
          <w:rPr>
            <w:rStyle w:val="1828"/>
          </w:rPr>
          <w:t xml:space="preserve">5.1.3 Principais Regras de Negócio</w:t>
        </w:r>
        <w:r>
          <w:rPr>
            <w:rStyle w:val="1828"/>
          </w:rPr>
        </w:r>
        <w:r>
          <w:tab/>
        </w:r>
        <w:r>
          <w:fldChar w:fldCharType="begin"/>
          <w:instrText xml:space="preserve">PAGEREF _Toc32 \h</w:instrText>
          <w:fldChar w:fldCharType="separate"/>
          <w:t xml:space="preserve">53</w:t>
          <w:fldChar w:fldCharType="end"/>
        </w:r>
      </w:hyperlink>
      <w:r/>
    </w:p>
    <w:p w14:paraId="1F1DE0BE">
      <w:pPr>
        <w:pStyle w:val="1826"/>
        <w:pBdr/>
        <w:tabs>
          <w:tab w:val="right" w:leader="dot" w:pos="9062"/>
        </w:tabs>
        <w:spacing/>
        <w:ind/>
        <w:rPr/>
      </w:pPr>
      <w:hyperlink w:tooltip="#_Toc33" w:anchor="_Toc33" w:history="1">
        <w:r>
          <w:rPr>
            <w:rStyle w:val="1828"/>
          </w:rPr>
        </w:r>
        <w:r>
          <w:rPr>
            <w:rStyle w:val="1828"/>
          </w:rPr>
          <w:t xml:space="preserve">5.2 ANÁLISE DOS REQUISITOS</w:t>
        </w:r>
        <w:r>
          <w:rPr>
            <w:rStyle w:val="1828"/>
          </w:rPr>
        </w:r>
        <w:r>
          <w:tab/>
        </w:r>
        <w:r>
          <w:fldChar w:fldCharType="begin"/>
          <w:instrText xml:space="preserve">PAGEREF _Toc33 \h</w:instrText>
          <w:fldChar w:fldCharType="separate"/>
          <w:t xml:space="preserve">55</w:t>
          <w:fldChar w:fldCharType="end"/>
        </w:r>
      </w:hyperlink>
      <w:r/>
    </w:p>
    <w:p w14:paraId="24B876D9">
      <w:pPr>
        <w:pStyle w:val="1827"/>
        <w:pBdr/>
        <w:tabs>
          <w:tab w:val="right" w:leader="dot" w:pos="9062"/>
        </w:tabs>
        <w:spacing/>
        <w:ind/>
        <w:rPr/>
      </w:pPr>
      <w:hyperlink w:tooltip="#_Toc34" w:anchor="_Toc34" w:history="1">
        <w:r>
          <w:rPr>
            <w:rStyle w:val="1828"/>
          </w:rPr>
        </w:r>
        <w:r>
          <w:rPr>
            <w:rStyle w:val="1828"/>
          </w:rPr>
          <w:t xml:space="preserve">5.2.1 Visão Funcional</w:t>
        </w:r>
        <w:r>
          <w:rPr>
            <w:rStyle w:val="1828"/>
          </w:rPr>
        </w:r>
        <w:r>
          <w:tab/>
        </w:r>
        <w:r>
          <w:fldChar w:fldCharType="begin"/>
          <w:instrText xml:space="preserve">PAGEREF _Toc34 \h</w:instrText>
          <w:fldChar w:fldCharType="separate"/>
          <w:t xml:space="preserve">55</w:t>
          <w:fldChar w:fldCharType="end"/>
        </w:r>
      </w:hyperlink>
      <w:r/>
    </w:p>
    <w:p w14:paraId="5FA9FAC8">
      <w:pPr>
        <w:pStyle w:val="1827"/>
        <w:pBdr/>
        <w:tabs>
          <w:tab w:val="right" w:leader="dot" w:pos="9062"/>
        </w:tabs>
        <w:spacing/>
        <w:ind/>
        <w:rPr/>
      </w:pPr>
      <w:hyperlink w:tooltip="#_Toc35" w:anchor="_Toc35" w:history="1">
        <w:r>
          <w:rPr>
            <w:rStyle w:val="1828"/>
          </w:rPr>
        </w:r>
        <w:r>
          <w:rPr>
            <w:rStyle w:val="1828"/>
          </w:rPr>
          <w:t xml:space="preserve">5.2.2 Modelo Conceitual dos Dados</w:t>
        </w:r>
        <w:r>
          <w:rPr>
            <w:rStyle w:val="1828"/>
          </w:rPr>
        </w:r>
        <w:r>
          <w:tab/>
        </w:r>
        <w:r>
          <w:fldChar w:fldCharType="begin"/>
          <w:instrText xml:space="preserve">PAGEREF _Toc35 \h</w:instrText>
          <w:fldChar w:fldCharType="separate"/>
          <w:t xml:space="preserve">55</w:t>
          <w:fldChar w:fldCharType="end"/>
        </w:r>
      </w:hyperlink>
      <w:r/>
    </w:p>
    <w:p w14:paraId="22F08C19">
      <w:pPr>
        <w:pStyle w:val="1827"/>
        <w:pBdr/>
        <w:tabs>
          <w:tab w:val="right" w:leader="dot" w:pos="9062"/>
        </w:tabs>
        <w:spacing/>
        <w:ind/>
        <w:rPr/>
      </w:pPr>
      <w:hyperlink w:tooltip="#_Toc36" w:anchor="_Toc36" w:history="1">
        <w:r>
          <w:rPr>
            <w:rStyle w:val="1828"/>
          </w:rPr>
        </w:r>
        <w:r>
          <w:rPr>
            <w:rStyle w:val="1828"/>
          </w:rPr>
          <w:t xml:space="preserve">5.2.3 Modelo Inicial da Interface de Usuário</w:t>
        </w:r>
        <w:r>
          <w:rPr>
            <w:rStyle w:val="1828"/>
          </w:rPr>
        </w:r>
        <w:r>
          <w:tab/>
        </w:r>
        <w:r>
          <w:fldChar w:fldCharType="begin"/>
          <w:instrText xml:space="preserve">PAGEREF _Toc36 \h</w:instrText>
          <w:fldChar w:fldCharType="separate"/>
          <w:t xml:space="preserve">56</w:t>
          <w:fldChar w:fldCharType="end"/>
        </w:r>
      </w:hyperlink>
      <w:r/>
    </w:p>
    <w:p w14:paraId="798E4DE3">
      <w:pPr>
        <w:pStyle w:val="1825"/>
        <w:pBdr/>
        <w:tabs>
          <w:tab w:val="right" w:leader="dot" w:pos="9062"/>
        </w:tabs>
        <w:spacing/>
        <w:ind/>
        <w:rPr/>
      </w:pPr>
      <w:hyperlink w:tooltip="#_Toc37" w:anchor="_Toc37" w:history="1">
        <w:r>
          <w:rPr>
            <w:rStyle w:val="1828"/>
          </w:rPr>
        </w:r>
        <w:r>
          <w:rPr>
            <w:rStyle w:val="1828"/>
          </w:rPr>
          <w:t xml:space="preserve">6 ARQUITETURA E PROJETO DO SISTEMA DE SOFTWARE</w:t>
        </w:r>
        <w:r>
          <w:rPr>
            <w:rStyle w:val="1828"/>
          </w:rPr>
        </w:r>
        <w:r>
          <w:tab/>
        </w:r>
        <w:r>
          <w:fldChar w:fldCharType="begin"/>
          <w:instrText xml:space="preserve">PAGEREF _Toc37 \h</w:instrText>
          <w:fldChar w:fldCharType="separate"/>
          <w:t xml:space="preserve">57</w:t>
          <w:fldChar w:fldCharType="end"/>
        </w:r>
      </w:hyperlink>
      <w:r/>
    </w:p>
    <w:p w14:paraId="4C88DF2F">
      <w:pPr>
        <w:pStyle w:val="1826"/>
        <w:pBdr/>
        <w:tabs>
          <w:tab w:val="right" w:leader="dot" w:pos="9062"/>
        </w:tabs>
        <w:spacing/>
        <w:ind/>
        <w:rPr/>
      </w:pPr>
      <w:hyperlink w:tooltip="#_Toc38" w:anchor="_Toc38" w:history="1">
        <w:r>
          <w:rPr>
            <w:rStyle w:val="1828"/>
          </w:rPr>
        </w:r>
        <w:r>
          <w:rPr>
            <w:rStyle w:val="1828"/>
          </w:rPr>
          <w:t xml:space="preserve">6.1 VISÃO ESTRUTURAL</w:t>
        </w:r>
        <w:r>
          <w:rPr>
            <w:rStyle w:val="1828"/>
          </w:rPr>
        </w:r>
        <w:r>
          <w:tab/>
        </w:r>
        <w:r>
          <w:fldChar w:fldCharType="begin"/>
          <w:instrText xml:space="preserve">PAGEREF _Toc38 \h</w:instrText>
          <w:fldChar w:fldCharType="separate"/>
          <w:t xml:space="preserve">57</w:t>
          <w:fldChar w:fldCharType="end"/>
        </w:r>
      </w:hyperlink>
      <w:r/>
    </w:p>
    <w:p w14:paraId="629A97AF">
      <w:pPr>
        <w:pStyle w:val="1827"/>
        <w:pBdr/>
        <w:tabs>
          <w:tab w:val="right" w:leader="dot" w:pos="9062"/>
        </w:tabs>
        <w:spacing/>
        <w:ind/>
        <w:rPr/>
      </w:pPr>
      <w:hyperlink w:tooltip="#_Toc39" w:anchor="_Toc39" w:history="1">
        <w:r>
          <w:rPr>
            <w:rStyle w:val="1828"/>
          </w:rPr>
        </w:r>
        <w:r>
          <w:rPr>
            <w:rStyle w:val="1828"/>
          </w:rPr>
          <w:t xml:space="preserve">6.1.1 Diagrama de Pacotes</w:t>
        </w:r>
        <w:r>
          <w:rPr>
            <w:rStyle w:val="1828"/>
          </w:rPr>
        </w:r>
        <w:r>
          <w:tab/>
        </w:r>
        <w:r>
          <w:fldChar w:fldCharType="begin"/>
          <w:instrText xml:space="preserve">PAGEREF _Toc39 \h</w:instrText>
          <w:fldChar w:fldCharType="separate"/>
          <w:t xml:space="preserve">57</w:t>
          <w:fldChar w:fldCharType="end"/>
        </w:r>
      </w:hyperlink>
      <w:r/>
    </w:p>
    <w:p w14:paraId="60260D9C">
      <w:pPr>
        <w:pStyle w:val="1827"/>
        <w:pBdr/>
        <w:tabs>
          <w:tab w:val="right" w:leader="dot" w:pos="9062"/>
        </w:tabs>
        <w:spacing/>
        <w:ind/>
        <w:rPr/>
      </w:pPr>
      <w:hyperlink w:tooltip="#_Toc40" w:anchor="_Toc40" w:history="1">
        <w:r>
          <w:rPr>
            <w:rStyle w:val="1828"/>
          </w:rPr>
        </w:r>
        <w:r>
          <w:rPr>
            <w:rStyle w:val="1828"/>
          </w:rPr>
          <w:t xml:space="preserve">6.1.2 Diagramas de Classes</w:t>
        </w:r>
        <w:r>
          <w:rPr>
            <w:rStyle w:val="1828"/>
          </w:rPr>
        </w:r>
        <w:r>
          <w:tab/>
        </w:r>
        <w:r>
          <w:fldChar w:fldCharType="begin"/>
          <w:instrText xml:space="preserve">PAGEREF _Toc40 \h</w:instrText>
          <w:fldChar w:fldCharType="separate"/>
          <w:t xml:space="preserve">58</w:t>
          <w:fldChar w:fldCharType="end"/>
        </w:r>
      </w:hyperlink>
      <w:r/>
    </w:p>
    <w:p w14:paraId="28030A55">
      <w:pPr>
        <w:pStyle w:val="1826"/>
        <w:pBdr/>
        <w:tabs>
          <w:tab w:val="right" w:leader="dot" w:pos="9062"/>
        </w:tabs>
        <w:spacing/>
        <w:ind/>
        <w:rPr/>
      </w:pPr>
      <w:hyperlink w:tooltip="#_Toc41" w:anchor="_Toc41" w:history="1">
        <w:r>
          <w:rPr>
            <w:rStyle w:val="1828"/>
          </w:rPr>
        </w:r>
        <w:r>
          <w:rPr>
            <w:rStyle w:val="1828"/>
          </w:rPr>
          <w:t xml:space="preserve">6.2 VISÃO COMPORTAMENTAL</w:t>
        </w:r>
        <w:r>
          <w:rPr>
            <w:rStyle w:val="1828"/>
          </w:rPr>
        </w:r>
        <w:r>
          <w:tab/>
        </w:r>
        <w:r>
          <w:fldChar w:fldCharType="begin"/>
          <w:instrText xml:space="preserve">PAGEREF _Toc41 \h</w:instrText>
          <w:fldChar w:fldCharType="separate"/>
          <w:t xml:space="preserve">58</w:t>
          <w:fldChar w:fldCharType="end"/>
        </w:r>
      </w:hyperlink>
      <w:r/>
    </w:p>
    <w:p w14:paraId="27D97DDF">
      <w:pPr>
        <w:pStyle w:val="1827"/>
        <w:pBdr/>
        <w:tabs>
          <w:tab w:val="right" w:leader="dot" w:pos="9062"/>
        </w:tabs>
        <w:spacing/>
        <w:ind/>
        <w:rPr/>
      </w:pPr>
      <w:hyperlink w:tooltip="#_Toc42" w:anchor="_Toc42" w:history="1">
        <w:r>
          <w:rPr>
            <w:rStyle w:val="1828"/>
          </w:rPr>
        </w:r>
        <w:r>
          <w:rPr>
            <w:rStyle w:val="1828"/>
          </w:rPr>
          <w:t xml:space="preserve">6.2.1 Projeto das Interações entre Objetos</w:t>
        </w:r>
        <w:r>
          <w:rPr>
            <w:rStyle w:val="1828"/>
          </w:rPr>
        </w:r>
        <w:r>
          <w:tab/>
        </w:r>
        <w:r>
          <w:fldChar w:fldCharType="begin"/>
          <w:instrText xml:space="preserve">PAGEREF _Toc42 \h</w:instrText>
          <w:fldChar w:fldCharType="separate"/>
          <w:t xml:space="preserve">58</w:t>
          <w:fldChar w:fldCharType="end"/>
        </w:r>
      </w:hyperlink>
      <w:r/>
    </w:p>
    <w:p w14:paraId="2F250B41">
      <w:pPr>
        <w:pStyle w:val="1826"/>
        <w:pBdr/>
        <w:tabs>
          <w:tab w:val="right" w:leader="dot" w:pos="9062"/>
        </w:tabs>
        <w:spacing/>
        <w:ind/>
        <w:rPr/>
      </w:pPr>
      <w:hyperlink w:tooltip="#_Toc43" w:anchor="_Toc43" w:history="1">
        <w:r>
          <w:rPr>
            <w:rStyle w:val="1828"/>
          </w:rPr>
        </w:r>
        <w:r>
          <w:rPr>
            <w:rStyle w:val="1828"/>
          </w:rPr>
          <w:t xml:space="preserve">6.3 VISÃO DOS DADOS</w:t>
        </w:r>
        <w:r>
          <w:rPr>
            <w:rStyle w:val="1828"/>
          </w:rPr>
        </w:r>
        <w:r>
          <w:tab/>
        </w:r>
        <w:r>
          <w:fldChar w:fldCharType="begin"/>
          <w:instrText xml:space="preserve">PAGEREF _Toc43 \h</w:instrText>
          <w:fldChar w:fldCharType="separate"/>
          <w:t xml:space="preserve">59</w:t>
          <w:fldChar w:fldCharType="end"/>
        </w:r>
      </w:hyperlink>
      <w:r/>
    </w:p>
    <w:p w14:paraId="37338C7F">
      <w:pPr>
        <w:pStyle w:val="1827"/>
        <w:pBdr/>
        <w:tabs>
          <w:tab w:val="right" w:leader="dot" w:pos="9062"/>
        </w:tabs>
        <w:spacing/>
        <w:ind/>
        <w:rPr/>
      </w:pPr>
      <w:hyperlink w:tooltip="#_Toc44" w:anchor="_Toc44" w:history="1">
        <w:r>
          <w:rPr>
            <w:rStyle w:val="1828"/>
          </w:rPr>
        </w:r>
        <w:r>
          <w:rPr>
            <w:rStyle w:val="1828"/>
          </w:rPr>
          <w:t xml:space="preserve">6.3.1 Modelo Lógico</w:t>
        </w:r>
        <w:r>
          <w:rPr>
            <w:rStyle w:val="1828"/>
          </w:rPr>
        </w:r>
        <w:r>
          <w:tab/>
        </w:r>
        <w:r>
          <w:fldChar w:fldCharType="begin"/>
          <w:instrText xml:space="preserve">PAGEREF _Toc44 \h</w:instrText>
          <w:fldChar w:fldCharType="separate"/>
          <w:t xml:space="preserve">59</w:t>
          <w:fldChar w:fldCharType="end"/>
        </w:r>
      </w:hyperlink>
      <w:r/>
    </w:p>
    <w:p w14:paraId="037AB136">
      <w:pPr>
        <w:pStyle w:val="1827"/>
        <w:pBdr/>
        <w:tabs>
          <w:tab w:val="right" w:leader="dot" w:pos="9062"/>
        </w:tabs>
        <w:spacing/>
        <w:ind/>
        <w:rPr/>
      </w:pPr>
      <w:hyperlink w:tooltip="#_Toc45" w:anchor="_Toc45" w:history="1">
        <w:r>
          <w:rPr>
            <w:rStyle w:val="1828"/>
          </w:rPr>
        </w:r>
        <w:r>
          <w:rPr>
            <w:rStyle w:val="1828"/>
          </w:rPr>
          <w:t xml:space="preserve">6.3.2 Dicionário de Dados do Modelo Lógico</w:t>
        </w:r>
        <w:r>
          <w:rPr>
            <w:rStyle w:val="1828"/>
          </w:rPr>
        </w:r>
        <w:r>
          <w:tab/>
        </w:r>
        <w:r>
          <w:fldChar w:fldCharType="begin"/>
          <w:instrText xml:space="preserve">PAGEREF _Toc45 \h</w:instrText>
          <w:fldChar w:fldCharType="separate"/>
          <w:t xml:space="preserve">59</w:t>
          <w:fldChar w:fldCharType="end"/>
        </w:r>
      </w:hyperlink>
      <w:r/>
    </w:p>
    <w:p w14:paraId="69CD66BB">
      <w:pPr>
        <w:pStyle w:val="1826"/>
        <w:pBdr/>
        <w:tabs>
          <w:tab w:val="right" w:leader="dot" w:pos="9062"/>
        </w:tabs>
        <w:spacing/>
        <w:ind/>
        <w:rPr/>
      </w:pPr>
      <w:hyperlink w:tooltip="#_Toc46" w:anchor="_Toc46" w:history="1">
        <w:r>
          <w:rPr>
            <w:rStyle w:val="1828"/>
          </w:rPr>
        </w:r>
        <w:r>
          <w:rPr>
            <w:rStyle w:val="1828"/>
          </w:rPr>
          <w:t xml:space="preserve">6.4 PROJETO DA INTERAÇÃO HUMANO-COMPUTADOR</w:t>
        </w:r>
        <w:r>
          <w:rPr>
            <w:rStyle w:val="1828"/>
          </w:rPr>
        </w:r>
        <w:r>
          <w:tab/>
        </w:r>
        <w:r>
          <w:fldChar w:fldCharType="begin"/>
          <w:instrText xml:space="preserve">PAGEREF _Toc46 \h</w:instrText>
          <w:fldChar w:fldCharType="separate"/>
          <w:t xml:space="preserve">60</w:t>
          <w:fldChar w:fldCharType="end"/>
        </w:r>
      </w:hyperlink>
      <w:r/>
    </w:p>
    <w:p w14:paraId="016C4ED7">
      <w:pPr>
        <w:pStyle w:val="1827"/>
        <w:pBdr/>
        <w:tabs>
          <w:tab w:val="right" w:leader="dot" w:pos="9062"/>
        </w:tabs>
        <w:spacing/>
        <w:ind/>
        <w:rPr/>
      </w:pPr>
      <w:hyperlink w:tooltip="#_Toc47" w:anchor="_Toc47" w:history="1">
        <w:r>
          <w:rPr>
            <w:rStyle w:val="1828"/>
          </w:rPr>
        </w:r>
        <w:r>
          <w:rPr>
            <w:rStyle w:val="1828"/>
          </w:rPr>
          <w:t xml:space="preserve">6.4.1 Perfil de Usuário</w:t>
        </w:r>
        <w:r>
          <w:rPr>
            <w:rStyle w:val="1828"/>
          </w:rPr>
        </w:r>
        <w:r>
          <w:tab/>
        </w:r>
        <w:r>
          <w:fldChar w:fldCharType="begin"/>
          <w:instrText xml:space="preserve">PAGEREF _Toc47 \h</w:instrText>
          <w:fldChar w:fldCharType="separate"/>
          <w:t xml:space="preserve">60</w:t>
          <w:fldChar w:fldCharType="end"/>
        </w:r>
      </w:hyperlink>
      <w:r/>
    </w:p>
    <w:p w14:paraId="74563739">
      <w:pPr>
        <w:pStyle w:val="1827"/>
        <w:pBdr/>
        <w:tabs>
          <w:tab w:val="right" w:leader="dot" w:pos="9062"/>
        </w:tabs>
        <w:spacing/>
        <w:ind/>
        <w:rPr/>
      </w:pPr>
      <w:hyperlink w:tooltip="#_Toc48" w:anchor="_Toc48" w:history="1">
        <w:r>
          <w:rPr>
            <w:rStyle w:val="1828"/>
          </w:rPr>
        </w:r>
        <w:r>
          <w:rPr>
            <w:rStyle w:val="1828"/>
          </w:rPr>
          <w:t xml:space="preserve">6.4.2 Projeto da Interface de Usuário</w:t>
        </w:r>
        <w:r>
          <w:rPr>
            <w:rStyle w:val="1828"/>
          </w:rPr>
        </w:r>
        <w:r>
          <w:tab/>
        </w:r>
        <w:r>
          <w:fldChar w:fldCharType="begin"/>
          <w:instrText xml:space="preserve">PAGEREF _Toc48 \h</w:instrText>
          <w:fldChar w:fldCharType="separate"/>
          <w:t xml:space="preserve">63</w:t>
          <w:fldChar w:fldCharType="end"/>
        </w:r>
      </w:hyperlink>
      <w:r/>
    </w:p>
    <w:p w14:paraId="6304192C">
      <w:pPr>
        <w:pStyle w:val="1827"/>
        <w:pBdr/>
        <w:tabs>
          <w:tab w:val="right" w:leader="dot" w:pos="9062"/>
        </w:tabs>
        <w:spacing/>
        <w:ind/>
        <w:rPr/>
      </w:pPr>
      <w:hyperlink w:tooltip="#_Toc49" w:anchor="_Toc49" w:history="1">
        <w:r>
          <w:rPr>
            <w:rStyle w:val="1828"/>
          </w:rPr>
        </w:r>
        <w:r>
          <w:rPr>
            <w:rStyle w:val="1828"/>
          </w:rPr>
          <w:t xml:space="preserve">6.4.3 Heurísticas de Usabilidade</w:t>
        </w:r>
        <w:r>
          <w:rPr>
            <w:rStyle w:val="1828"/>
          </w:rPr>
        </w:r>
        <w:r>
          <w:tab/>
        </w:r>
        <w:r>
          <w:fldChar w:fldCharType="begin"/>
          <w:instrText xml:space="preserve">PAGEREF _Toc49 \h</w:instrText>
          <w:fldChar w:fldCharType="separate"/>
          <w:t xml:space="preserve">64</w:t>
          <w:fldChar w:fldCharType="end"/>
        </w:r>
      </w:hyperlink>
      <w:r/>
    </w:p>
    <w:p w14:paraId="684B76FE">
      <w:pPr>
        <w:pStyle w:val="1827"/>
        <w:pBdr/>
        <w:tabs>
          <w:tab w:val="right" w:leader="dot" w:pos="9062"/>
        </w:tabs>
        <w:spacing/>
        <w:ind/>
        <w:rPr/>
      </w:pPr>
      <w:hyperlink w:tooltip="#_Toc50" w:anchor="_Toc50" w:history="1">
        <w:r>
          <w:rPr>
            <w:rStyle w:val="1828"/>
          </w:rPr>
        </w:r>
        <w:r>
          <w:rPr>
            <w:rStyle w:val="1828"/>
          </w:rPr>
          <w:t xml:space="preserve">6.4.4 Projeto da Acessibilidade</w:t>
        </w:r>
        <w:r>
          <w:rPr>
            <w:rStyle w:val="1828"/>
          </w:rPr>
        </w:r>
        <w:r>
          <w:tab/>
        </w:r>
        <w:r>
          <w:fldChar w:fldCharType="begin"/>
          <w:instrText xml:space="preserve">PAGEREF _Toc50 \h</w:instrText>
          <w:fldChar w:fldCharType="separate"/>
          <w:t xml:space="preserve">66</w:t>
          <w:fldChar w:fldCharType="end"/>
        </w:r>
      </w:hyperlink>
      <w:r/>
    </w:p>
    <w:p w14:paraId="22549E52">
      <w:pPr>
        <w:pStyle w:val="1826"/>
        <w:pBdr/>
        <w:tabs>
          <w:tab w:val="right" w:leader="dot" w:pos="9062"/>
        </w:tabs>
        <w:spacing/>
        <w:ind/>
        <w:rPr/>
      </w:pPr>
      <w:hyperlink w:tooltip="#_Toc51" w:anchor="_Toc51" w:history="1">
        <w:r>
          <w:rPr>
            <w:rStyle w:val="1828"/>
          </w:rPr>
        </w:r>
        <w:r>
          <w:rPr>
            <w:rStyle w:val="1828"/>
          </w:rPr>
          <w:t xml:space="preserve">6.5 PROJETO DO SISTEMA DISTRIBUÍDO</w:t>
        </w:r>
        <w:r>
          <w:rPr>
            <w:rStyle w:val="1828"/>
          </w:rPr>
        </w:r>
        <w:r>
          <w:tab/>
        </w:r>
        <w:r>
          <w:fldChar w:fldCharType="begin"/>
          <w:instrText xml:space="preserve">PAGEREF _Toc51 \h</w:instrText>
          <w:fldChar w:fldCharType="separate"/>
          <w:t xml:space="preserve">68</w:t>
          <w:fldChar w:fldCharType="end"/>
        </w:r>
      </w:hyperlink>
      <w:r/>
    </w:p>
    <w:p w14:paraId="2396D3D3">
      <w:pPr>
        <w:pStyle w:val="1825"/>
        <w:pBdr/>
        <w:tabs>
          <w:tab w:val="right" w:leader="dot" w:pos="9062"/>
        </w:tabs>
        <w:spacing/>
        <w:ind/>
        <w:rPr/>
      </w:pPr>
      <w:hyperlink w:tooltip="#_Toc52" w:anchor="_Toc52" w:history="1">
        <w:r>
          <w:rPr>
            <w:rStyle w:val="1828"/>
          </w:rPr>
        </w:r>
        <w:r>
          <w:rPr>
            <w:rStyle w:val="1828"/>
          </w:rPr>
          <w:t xml:space="preserve">7 IMPLEMENTAÇÃO DO SISTEMA DE SOFTWARE</w:t>
        </w:r>
        <w:r>
          <w:rPr>
            <w:rStyle w:val="1828"/>
          </w:rPr>
        </w:r>
        <w:r>
          <w:tab/>
        </w:r>
        <w:r>
          <w:fldChar w:fldCharType="begin"/>
          <w:instrText xml:space="preserve">PAGEREF _Toc52 \h</w:instrText>
          <w:fldChar w:fldCharType="separate"/>
          <w:t xml:space="preserve">71</w:t>
          <w:fldChar w:fldCharType="end"/>
        </w:r>
      </w:hyperlink>
      <w:r/>
    </w:p>
    <w:p w14:paraId="2687E74E">
      <w:pPr>
        <w:pStyle w:val="1826"/>
        <w:pBdr/>
        <w:tabs>
          <w:tab w:val="right" w:leader="dot" w:pos="9062"/>
        </w:tabs>
        <w:spacing/>
        <w:ind/>
        <w:rPr/>
      </w:pPr>
      <w:hyperlink w:tooltip="#_Toc53" w:anchor="_Toc53" w:history="1">
        <w:r>
          <w:rPr>
            <w:rStyle w:val="1828"/>
          </w:rPr>
        </w:r>
        <w:r>
          <w:rPr>
            <w:rStyle w:val="1828"/>
          </w:rPr>
          <w:t xml:space="preserve">7.1 COMPONENTES DO SISTEMA DE SOFTWARE</w:t>
        </w:r>
        <w:r>
          <w:rPr>
            <w:rStyle w:val="1828"/>
          </w:rPr>
        </w:r>
        <w:r>
          <w:tab/>
        </w:r>
        <w:r>
          <w:fldChar w:fldCharType="begin"/>
          <w:instrText xml:space="preserve">PAGEREF _Toc53 \h</w:instrText>
          <w:fldChar w:fldCharType="separate"/>
          <w:t xml:space="preserve">71</w:t>
          <w:fldChar w:fldCharType="end"/>
        </w:r>
      </w:hyperlink>
      <w:r/>
    </w:p>
    <w:p w14:paraId="50CD71AB">
      <w:pPr>
        <w:pStyle w:val="1826"/>
        <w:pBdr/>
        <w:tabs>
          <w:tab w:val="right" w:leader="dot" w:pos="9062"/>
        </w:tabs>
        <w:spacing/>
        <w:ind/>
        <w:rPr/>
      </w:pPr>
      <w:hyperlink w:tooltip="#_Toc54" w:anchor="_Toc54" w:history="1">
        <w:r>
          <w:rPr>
            <w:rStyle w:val="1828"/>
          </w:rPr>
        </w:r>
        <w:r>
          <w:rPr>
            <w:rStyle w:val="1828"/>
          </w:rPr>
          <w:t xml:space="preserve">7.2 TECNOLOGIAS DE IMPLEMENTAÇÃO</w:t>
        </w:r>
        <w:r>
          <w:rPr>
            <w:rStyle w:val="1828"/>
          </w:rPr>
        </w:r>
        <w:r>
          <w:tab/>
        </w:r>
        <w:r>
          <w:fldChar w:fldCharType="begin"/>
          <w:instrText xml:space="preserve">PAGEREF _Toc54 \h</w:instrText>
          <w:fldChar w:fldCharType="separate"/>
          <w:t xml:space="preserve">72</w:t>
          <w:fldChar w:fldCharType="end"/>
        </w:r>
      </w:hyperlink>
      <w:r/>
    </w:p>
    <w:p w14:paraId="50BC9B4D">
      <w:pPr>
        <w:pStyle w:val="1827"/>
        <w:pBdr/>
        <w:tabs>
          <w:tab w:val="right" w:leader="dot" w:pos="9062"/>
        </w:tabs>
        <w:spacing/>
        <w:ind/>
        <w:rPr/>
      </w:pPr>
      <w:hyperlink w:tooltip="#_Toc55" w:anchor="_Toc55" w:history="1">
        <w:r>
          <w:rPr>
            <w:rStyle w:val="1828"/>
          </w:rPr>
        </w:r>
        <w:r>
          <w:rPr>
            <w:rStyle w:val="1828"/>
          </w:rPr>
          <w:t xml:space="preserve">7.2.1 Linguagens de Programação e Frameworks Adotados</w:t>
        </w:r>
        <w:r>
          <w:rPr>
            <w:rStyle w:val="1828"/>
          </w:rPr>
        </w:r>
        <w:r>
          <w:tab/>
        </w:r>
        <w:r>
          <w:fldChar w:fldCharType="begin"/>
          <w:instrText xml:space="preserve">PAGEREF _Toc55 \h</w:instrText>
          <w:fldChar w:fldCharType="separate"/>
          <w:t xml:space="preserve">72</w:t>
          <w:fldChar w:fldCharType="end"/>
        </w:r>
      </w:hyperlink>
      <w:r/>
    </w:p>
    <w:p w14:paraId="076CFA0E">
      <w:pPr>
        <w:pStyle w:val="1827"/>
        <w:pBdr/>
        <w:tabs>
          <w:tab w:val="right" w:leader="dot" w:pos="9062"/>
        </w:tabs>
        <w:spacing/>
        <w:ind/>
        <w:rPr/>
      </w:pPr>
      <w:hyperlink w:tooltip="#_Toc56" w:anchor="_Toc56" w:history="1">
        <w:r>
          <w:rPr>
            <w:rStyle w:val="1828"/>
          </w:rPr>
        </w:r>
        <w:r>
          <w:rPr>
            <w:rStyle w:val="1828"/>
          </w:rPr>
          <w:t xml:space="preserve">7.2.2 Design Patterns Aplicados</w:t>
        </w:r>
        <w:r>
          <w:rPr>
            <w:rStyle w:val="1828"/>
          </w:rPr>
        </w:r>
        <w:r>
          <w:tab/>
        </w:r>
        <w:r>
          <w:fldChar w:fldCharType="begin"/>
          <w:instrText xml:space="preserve">PAGEREF _Toc56 \h</w:instrText>
          <w:fldChar w:fldCharType="separate"/>
          <w:t xml:space="preserve">73</w:t>
          <w:fldChar w:fldCharType="end"/>
        </w:r>
      </w:hyperlink>
      <w:r/>
    </w:p>
    <w:p w14:paraId="49A4193C">
      <w:pPr>
        <w:pStyle w:val="1827"/>
        <w:pBdr/>
        <w:tabs>
          <w:tab w:val="right" w:leader="dot" w:pos="9062"/>
        </w:tabs>
        <w:spacing/>
        <w:ind/>
        <w:rPr/>
      </w:pPr>
      <w:hyperlink w:tooltip="#_Toc57" w:anchor="_Toc57" w:history="1">
        <w:r>
          <w:rPr>
            <w:rStyle w:val="1828"/>
          </w:rPr>
        </w:r>
        <w:r>
          <w:rPr>
            <w:rStyle w:val="1828"/>
          </w:rPr>
          <w:t xml:space="preserve">7.2.3 Convenções e Guias para Codificação</w:t>
        </w:r>
        <w:r>
          <w:rPr>
            <w:rStyle w:val="1828"/>
          </w:rPr>
        </w:r>
        <w:r>
          <w:tab/>
        </w:r>
        <w:r>
          <w:fldChar w:fldCharType="begin"/>
          <w:instrText xml:space="preserve">PAGEREF _Toc57 \h</w:instrText>
          <w:fldChar w:fldCharType="separate"/>
          <w:t xml:space="preserve">76</w:t>
          <w:fldChar w:fldCharType="end"/>
        </w:r>
      </w:hyperlink>
      <w:r/>
    </w:p>
    <w:p w14:paraId="5976DD2F">
      <w:pPr>
        <w:pStyle w:val="1827"/>
        <w:pBdr/>
        <w:tabs>
          <w:tab w:val="right" w:leader="dot" w:pos="9062"/>
        </w:tabs>
        <w:spacing/>
        <w:ind/>
        <w:rPr/>
      </w:pPr>
      <w:hyperlink w:tooltip="#_Toc58" w:anchor="_Toc58" w:history="1">
        <w:r>
          <w:rPr>
            <w:rStyle w:val="1828"/>
          </w:rPr>
        </w:r>
        <w:r>
          <w:rPr>
            <w:rStyle w:val="1828"/>
          </w:rPr>
          <w:t xml:space="preserve">7.2.4 Estrutura Física do Banco de Dados</w:t>
        </w:r>
        <w:r>
          <w:rPr>
            <w:rStyle w:val="1828"/>
          </w:rPr>
        </w:r>
        <w:r>
          <w:tab/>
        </w:r>
        <w:r>
          <w:fldChar w:fldCharType="begin"/>
          <w:instrText xml:space="preserve">PAGEREF _Toc58 \h</w:instrText>
          <w:fldChar w:fldCharType="separate"/>
          <w:t xml:space="preserve">77</w:t>
          <w:fldChar w:fldCharType="end"/>
        </w:r>
      </w:hyperlink>
      <w:r/>
    </w:p>
    <w:p w14:paraId="0B328637">
      <w:pPr>
        <w:pStyle w:val="1826"/>
        <w:pBdr/>
        <w:tabs>
          <w:tab w:val="right" w:leader="dot" w:pos="9062"/>
        </w:tabs>
        <w:spacing/>
        <w:ind/>
        <w:rPr/>
      </w:pPr>
      <w:hyperlink w:tooltip="#_Toc59" w:anchor="_Toc59" w:history="1">
        <w:r>
          <w:rPr>
            <w:rStyle w:val="1828"/>
          </w:rPr>
        </w:r>
        <w:r>
          <w:rPr>
            <w:rStyle w:val="1828"/>
          </w:rPr>
          <w:t xml:space="preserve">7.3 ANÁLISE DE COMPLEXIDADE ALGORÍTMICA</w:t>
        </w:r>
        <w:r>
          <w:rPr>
            <w:rStyle w:val="1828"/>
          </w:rPr>
        </w:r>
        <w:r>
          <w:tab/>
        </w:r>
        <w:r>
          <w:fldChar w:fldCharType="begin"/>
          <w:instrText xml:space="preserve">PAGEREF _Toc59 \h</w:instrText>
          <w:fldChar w:fldCharType="separate"/>
          <w:t xml:space="preserve">78</w:t>
          <w:fldChar w:fldCharType="end"/>
        </w:r>
      </w:hyperlink>
      <w:r/>
    </w:p>
    <w:p w14:paraId="3848B7D4">
      <w:pPr>
        <w:pStyle w:val="1825"/>
        <w:pBdr/>
        <w:tabs>
          <w:tab w:val="right" w:leader="dot" w:pos="9062"/>
        </w:tabs>
        <w:spacing/>
        <w:ind/>
        <w:rPr/>
      </w:pPr>
      <w:hyperlink w:tooltip="#_Toc60" w:anchor="_Toc60" w:history="1">
        <w:r>
          <w:rPr>
            <w:rStyle w:val="1828"/>
          </w:rPr>
        </w:r>
        <w:r>
          <w:rPr>
            <w:rStyle w:val="1828"/>
          </w:rPr>
          <w:t xml:space="preserve">8 PLANO DE TESTES</w:t>
        </w:r>
        <w:r>
          <w:rPr>
            <w:rStyle w:val="1828"/>
          </w:rPr>
        </w:r>
        <w:r>
          <w:tab/>
        </w:r>
        <w:r>
          <w:fldChar w:fldCharType="begin"/>
          <w:instrText xml:space="preserve">PAGEREF _Toc60 \h</w:instrText>
          <w:fldChar w:fldCharType="separate"/>
          <w:t xml:space="preserve">80</w:t>
          <w:fldChar w:fldCharType="end"/>
        </w:r>
      </w:hyperlink>
      <w:r/>
    </w:p>
    <w:p w14:paraId="3238E502">
      <w:pPr>
        <w:pStyle w:val="1826"/>
        <w:pBdr/>
        <w:tabs>
          <w:tab w:val="right" w:leader="dot" w:pos="9062"/>
        </w:tabs>
        <w:spacing/>
        <w:ind/>
        <w:rPr/>
      </w:pPr>
      <w:hyperlink w:tooltip="#_Toc61" w:anchor="_Toc61" w:history="1">
        <w:r>
          <w:rPr>
            <w:rStyle w:val="1828"/>
          </w:rPr>
        </w:r>
        <w:r>
          <w:rPr>
            <w:rStyle w:val="1828"/>
          </w:rPr>
          <w:t xml:space="preserve">8.1 FINALIDADE</w:t>
        </w:r>
        <w:r>
          <w:rPr>
            <w:rStyle w:val="1828"/>
          </w:rPr>
        </w:r>
        <w:r>
          <w:tab/>
        </w:r>
        <w:r>
          <w:fldChar w:fldCharType="begin"/>
          <w:instrText xml:space="preserve">PAGEREF _Toc61 \h</w:instrText>
          <w:fldChar w:fldCharType="separate"/>
          <w:t xml:space="preserve">81</w:t>
          <w:fldChar w:fldCharType="end"/>
        </w:r>
      </w:hyperlink>
      <w:r/>
    </w:p>
    <w:p w14:paraId="237AFB52">
      <w:pPr>
        <w:pStyle w:val="1826"/>
        <w:pBdr/>
        <w:tabs>
          <w:tab w:val="right" w:leader="dot" w:pos="9062"/>
        </w:tabs>
        <w:spacing/>
        <w:ind/>
        <w:rPr/>
      </w:pPr>
      <w:hyperlink w:tooltip="#_Toc62" w:anchor="_Toc62" w:history="1">
        <w:r>
          <w:rPr>
            <w:rStyle w:val="1828"/>
          </w:rPr>
        </w:r>
        <w:r>
          <w:rPr>
            <w:rStyle w:val="1828"/>
          </w:rPr>
          <w:t xml:space="preserve">8.2 ESCOPO</w:t>
        </w:r>
        <w:r>
          <w:rPr>
            <w:rStyle w:val="1828"/>
          </w:rPr>
        </w:r>
        <w:r>
          <w:tab/>
        </w:r>
        <w:r>
          <w:fldChar w:fldCharType="begin"/>
          <w:instrText xml:space="preserve">PAGEREF _Toc62 \h</w:instrText>
          <w:fldChar w:fldCharType="separate"/>
          <w:t xml:space="preserve">82</w:t>
          <w:fldChar w:fldCharType="end"/>
        </w:r>
      </w:hyperlink>
      <w:r/>
    </w:p>
    <w:p w14:paraId="15489E08">
      <w:pPr>
        <w:pStyle w:val="1827"/>
        <w:pBdr/>
        <w:tabs>
          <w:tab w:val="right" w:leader="dot" w:pos="9062"/>
        </w:tabs>
        <w:spacing/>
        <w:ind/>
        <w:rPr/>
      </w:pPr>
      <w:hyperlink w:tooltip="#_Toc63" w:anchor="_Toc63" w:history="1">
        <w:r>
          <w:rPr>
            <w:rStyle w:val="1828"/>
          </w:rPr>
        </w:r>
        <w:r>
          <w:rPr>
            <w:rStyle w:val="1828"/>
          </w:rPr>
          <w:t xml:space="preserve">8.2.1 Referências aos Documentos Relevantes</w:t>
        </w:r>
        <w:r>
          <w:rPr>
            <w:rStyle w:val="1828"/>
          </w:rPr>
        </w:r>
        <w:r>
          <w:tab/>
        </w:r>
        <w:r>
          <w:fldChar w:fldCharType="begin"/>
          <w:instrText xml:space="preserve">PAGEREF _Toc63 \h</w:instrText>
          <w:fldChar w:fldCharType="separate"/>
          <w:t xml:space="preserve">82</w:t>
          <w:fldChar w:fldCharType="end"/>
        </w:r>
      </w:hyperlink>
      <w:r/>
    </w:p>
    <w:p w14:paraId="1890105D">
      <w:pPr>
        <w:pStyle w:val="1827"/>
        <w:pBdr/>
        <w:tabs>
          <w:tab w:val="right" w:leader="dot" w:pos="9062"/>
        </w:tabs>
        <w:spacing/>
        <w:ind/>
        <w:rPr/>
      </w:pPr>
      <w:hyperlink w:tooltip="#_Toc64" w:anchor="_Toc64" w:history="1">
        <w:r>
          <w:rPr>
            <w:rStyle w:val="1828"/>
          </w:rPr>
        </w:r>
        <w:r>
          <w:rPr>
            <w:rStyle w:val="1828"/>
          </w:rPr>
          <w:t xml:space="preserve">8.2.2 Ambiente para a Realização dos Testes</w:t>
        </w:r>
        <w:r>
          <w:rPr>
            <w:rStyle w:val="1828"/>
          </w:rPr>
        </w:r>
        <w:r>
          <w:tab/>
        </w:r>
        <w:r>
          <w:fldChar w:fldCharType="begin"/>
          <w:instrText xml:space="preserve">PAGEREF _Toc64 \h</w:instrText>
          <w:fldChar w:fldCharType="separate"/>
          <w:t xml:space="preserve">83</w:t>
          <w:fldChar w:fldCharType="end"/>
        </w:r>
      </w:hyperlink>
      <w:r/>
    </w:p>
    <w:p w14:paraId="408A439A">
      <w:pPr>
        <w:pStyle w:val="1826"/>
        <w:pBdr/>
        <w:tabs>
          <w:tab w:val="right" w:leader="dot" w:pos="9062"/>
        </w:tabs>
        <w:spacing/>
        <w:ind/>
        <w:rPr/>
      </w:pPr>
      <w:hyperlink w:tooltip="#_Toc65" w:anchor="_Toc65" w:history="1">
        <w:r>
          <w:rPr>
            <w:rStyle w:val="1828"/>
          </w:rPr>
        </w:r>
        <w:r>
          <w:rPr>
            <w:rStyle w:val="1828"/>
          </w:rPr>
          <w:t xml:space="preserve">8.3 ESPECIFICAÇÃO DOS CASOS DE TESTES</w:t>
        </w:r>
        <w:r>
          <w:rPr>
            <w:rStyle w:val="1828"/>
          </w:rPr>
        </w:r>
        <w:r>
          <w:tab/>
        </w:r>
        <w:r>
          <w:fldChar w:fldCharType="begin"/>
          <w:instrText xml:space="preserve">PAGEREF _Toc65 \h</w:instrText>
          <w:fldChar w:fldCharType="separate"/>
          <w:t xml:space="preserve">84</w:t>
          <w:fldChar w:fldCharType="end"/>
        </w:r>
      </w:hyperlink>
      <w:r/>
    </w:p>
    <w:p w14:paraId="5C162408">
      <w:pPr>
        <w:pStyle w:val="1826"/>
        <w:pBdr/>
        <w:tabs>
          <w:tab w:val="right" w:leader="dot" w:pos="9062"/>
        </w:tabs>
        <w:spacing/>
        <w:ind/>
        <w:rPr/>
      </w:pPr>
      <w:hyperlink w:tooltip="#_Toc66" w:anchor="_Toc66" w:history="1">
        <w:r>
          <w:rPr>
            <w:rStyle w:val="1828"/>
          </w:rPr>
        </w:r>
        <w:r>
          <w:rPr>
            <w:rStyle w:val="1828"/>
          </w:rPr>
          <w:t xml:space="preserve">8.4 RESULTADOS DOS TESTES</w:t>
        </w:r>
        <w:r>
          <w:rPr>
            <w:rStyle w:val="1828"/>
          </w:rPr>
        </w:r>
        <w:r>
          <w:tab/>
        </w:r>
        <w:r>
          <w:fldChar w:fldCharType="begin"/>
          <w:instrText xml:space="preserve">PAGEREF _Toc66 \h</w:instrText>
          <w:fldChar w:fldCharType="separate"/>
          <w:t xml:space="preserve">85</w:t>
          <w:fldChar w:fldCharType="end"/>
        </w:r>
      </w:hyperlink>
      <w:r/>
    </w:p>
    <w:p w14:paraId="33EA0F5E">
      <w:pPr>
        <w:pStyle w:val="1825"/>
        <w:pBdr/>
        <w:tabs>
          <w:tab w:val="right" w:leader="dot" w:pos="9062"/>
        </w:tabs>
        <w:spacing/>
        <w:ind/>
        <w:rPr/>
      </w:pPr>
      <w:hyperlink w:tooltip="#_Toc67" w:anchor="_Toc67" w:history="1">
        <w:r>
          <w:rPr>
            <w:rStyle w:val="1828"/>
          </w:rPr>
        </w:r>
        <w:r>
          <w:rPr>
            <w:rStyle w:val="1828"/>
          </w:rPr>
          <w:t xml:space="preserve">9 PLANO PARA IMPLANTAÇÃO</w:t>
        </w:r>
        <w:r>
          <w:rPr>
            <w:rStyle w:val="1828"/>
          </w:rPr>
        </w:r>
        <w:r>
          <w:tab/>
        </w:r>
        <w:r>
          <w:fldChar w:fldCharType="begin"/>
          <w:instrText xml:space="preserve">PAGEREF _Toc67 \h</w:instrText>
          <w:fldChar w:fldCharType="separate"/>
          <w:t xml:space="preserve">87</w:t>
          <w:fldChar w:fldCharType="end"/>
        </w:r>
      </w:hyperlink>
      <w:r/>
    </w:p>
    <w:p w14:paraId="7FD78120">
      <w:pPr>
        <w:pStyle w:val="1826"/>
        <w:pBdr/>
        <w:tabs>
          <w:tab w:val="right" w:leader="dot" w:pos="9062"/>
        </w:tabs>
        <w:spacing/>
        <w:ind/>
        <w:rPr/>
      </w:pPr>
      <w:hyperlink w:tooltip="#_Toc68" w:anchor="_Toc68" w:history="1">
        <w:r>
          <w:rPr>
            <w:rStyle w:val="1828"/>
          </w:rPr>
        </w:r>
        <w:r>
          <w:rPr>
            <w:rStyle w:val="1828"/>
          </w:rPr>
          <w:t xml:space="preserve">9.1 METODOLOGIA</w:t>
        </w:r>
        <w:r>
          <w:rPr>
            <w:rStyle w:val="1828"/>
          </w:rPr>
        </w:r>
        <w:r>
          <w:tab/>
        </w:r>
        <w:r>
          <w:fldChar w:fldCharType="begin"/>
          <w:instrText xml:space="preserve">PAGEREF _Toc68 \h</w:instrText>
          <w:fldChar w:fldCharType="separate"/>
          <w:t xml:space="preserve">87</w:t>
          <w:fldChar w:fldCharType="end"/>
        </w:r>
      </w:hyperlink>
      <w:r/>
    </w:p>
    <w:p w14:paraId="0E3B7C84">
      <w:pPr>
        <w:pStyle w:val="1827"/>
        <w:pBdr/>
        <w:tabs>
          <w:tab w:val="right" w:leader="dot" w:pos="9062"/>
        </w:tabs>
        <w:spacing/>
        <w:ind/>
        <w:rPr/>
      </w:pPr>
      <w:hyperlink w:tooltip="#_Toc69" w:anchor="_Toc69" w:history="1">
        <w:r>
          <w:rPr>
            <w:rStyle w:val="1828"/>
          </w:rPr>
        </w:r>
        <w:r>
          <w:rPr>
            <w:rStyle w:val="1828"/>
          </w:rPr>
          <w:t xml:space="preserve">9.1.1 Descrição da Metodologia</w:t>
        </w:r>
        <w:r>
          <w:rPr>
            <w:rStyle w:val="1828"/>
          </w:rPr>
        </w:r>
        <w:r>
          <w:tab/>
        </w:r>
        <w:r>
          <w:fldChar w:fldCharType="begin"/>
          <w:instrText xml:space="preserve">PAGEREF _Toc69 \h</w:instrText>
          <w:fldChar w:fldCharType="separate"/>
          <w:t xml:space="preserve">87</w:t>
          <w:fldChar w:fldCharType="end"/>
        </w:r>
      </w:hyperlink>
      <w:r/>
    </w:p>
    <w:p w14:paraId="1C59FFDB">
      <w:pPr>
        <w:pStyle w:val="1827"/>
        <w:pBdr/>
        <w:tabs>
          <w:tab w:val="right" w:leader="dot" w:pos="9062"/>
        </w:tabs>
        <w:spacing/>
        <w:ind/>
        <w:rPr/>
      </w:pPr>
      <w:hyperlink w:tooltip="#_Toc70" w:anchor="_Toc70" w:history="1">
        <w:r>
          <w:rPr>
            <w:rStyle w:val="1828"/>
          </w:rPr>
        </w:r>
        <w:r>
          <w:rPr>
            <w:rStyle w:val="1828"/>
          </w:rPr>
          <w:t xml:space="preserve">9.1.2 Matriz de Responsabilidade</w:t>
        </w:r>
        <w:r>
          <w:rPr>
            <w:rStyle w:val="1828"/>
          </w:rPr>
        </w:r>
        <w:r>
          <w:tab/>
        </w:r>
        <w:r>
          <w:fldChar w:fldCharType="begin"/>
          <w:instrText xml:space="preserve">PAGEREF _Toc70 \h</w:instrText>
          <w:fldChar w:fldCharType="separate"/>
          <w:t xml:space="preserve">87</w:t>
          <w:fldChar w:fldCharType="end"/>
        </w:r>
      </w:hyperlink>
      <w:r/>
    </w:p>
    <w:p w14:paraId="51690186">
      <w:pPr>
        <w:pStyle w:val="1826"/>
        <w:pBdr/>
        <w:tabs>
          <w:tab w:val="right" w:leader="dot" w:pos="9062"/>
        </w:tabs>
        <w:spacing/>
        <w:ind/>
        <w:rPr/>
      </w:pPr>
      <w:hyperlink w:tooltip="#_Toc71" w:anchor="_Toc71" w:history="1">
        <w:r>
          <w:rPr>
            <w:rStyle w:val="1828"/>
          </w:rPr>
        </w:r>
        <w:r>
          <w:rPr>
            <w:rStyle w:val="1828"/>
          </w:rPr>
          <w:t xml:space="preserve">9.2 TREINAMENTO PREVISTO</w:t>
        </w:r>
        <w:r>
          <w:rPr>
            <w:rStyle w:val="1828"/>
          </w:rPr>
        </w:r>
        <w:r>
          <w:tab/>
        </w:r>
        <w:r>
          <w:fldChar w:fldCharType="begin"/>
          <w:instrText xml:space="preserve">PAGEREF _Toc71 \h</w:instrText>
          <w:fldChar w:fldCharType="separate"/>
          <w:t xml:space="preserve">87</w:t>
          <w:fldChar w:fldCharType="end"/>
        </w:r>
      </w:hyperlink>
      <w:r/>
    </w:p>
    <w:p w14:paraId="3662FDF6">
      <w:pPr>
        <w:pStyle w:val="1826"/>
        <w:pBdr/>
        <w:tabs>
          <w:tab w:val="right" w:leader="dot" w:pos="9062"/>
        </w:tabs>
        <w:spacing/>
        <w:ind/>
        <w:rPr/>
      </w:pPr>
      <w:hyperlink w:tooltip="#_Toc72" w:anchor="_Toc72" w:history="1">
        <w:r>
          <w:rPr>
            <w:rStyle w:val="1828"/>
          </w:rPr>
        </w:r>
        <w:r>
          <w:rPr>
            <w:rStyle w:val="1828"/>
          </w:rPr>
          <w:t xml:space="preserve">9.3 CRONOGRAMA DE IMPLANTAÇÃO</w:t>
        </w:r>
        <w:r>
          <w:rPr>
            <w:rStyle w:val="1828"/>
          </w:rPr>
        </w:r>
        <w:r>
          <w:tab/>
        </w:r>
        <w:r>
          <w:fldChar w:fldCharType="begin"/>
          <w:instrText xml:space="preserve">PAGEREF _Toc72 \h</w:instrText>
          <w:fldChar w:fldCharType="separate"/>
          <w:t xml:space="preserve">87</w:t>
          <w:fldChar w:fldCharType="end"/>
        </w:r>
      </w:hyperlink>
      <w:r/>
    </w:p>
    <w:p w14:paraId="2DF04895">
      <w:pPr>
        <w:pStyle w:val="1826"/>
        <w:pBdr/>
        <w:tabs>
          <w:tab w:val="right" w:leader="dot" w:pos="9062"/>
        </w:tabs>
        <w:spacing/>
        <w:ind/>
        <w:rPr/>
      </w:pPr>
      <w:hyperlink w:tooltip="#_Toc73" w:anchor="_Toc73" w:history="1">
        <w:r>
          <w:rPr>
            <w:rStyle w:val="1828"/>
          </w:rPr>
        </w:r>
        <w:r>
          <w:rPr>
            <w:rStyle w:val="1828"/>
          </w:rPr>
          <w:t xml:space="preserve">9.4 RECURSOS DE APOIO À IMPLANTAÇÃO</w:t>
        </w:r>
        <w:r>
          <w:rPr>
            <w:rStyle w:val="1828"/>
          </w:rPr>
        </w:r>
        <w:r>
          <w:tab/>
        </w:r>
        <w:r>
          <w:fldChar w:fldCharType="begin"/>
          <w:instrText xml:space="preserve">PAGEREF _Toc73 \h</w:instrText>
          <w:fldChar w:fldCharType="separate"/>
          <w:t xml:space="preserve">87</w:t>
          <w:fldChar w:fldCharType="end"/>
        </w:r>
      </w:hyperlink>
      <w:r/>
    </w:p>
    <w:p w14:paraId="497CF3A5">
      <w:pPr>
        <w:pStyle w:val="1826"/>
        <w:pBdr/>
        <w:tabs>
          <w:tab w:val="right" w:leader="dot" w:pos="9062"/>
        </w:tabs>
        <w:spacing/>
        <w:ind/>
        <w:rPr/>
      </w:pPr>
      <w:hyperlink w:tooltip="#_Toc74" w:anchor="_Toc74" w:history="1">
        <w:r>
          <w:rPr>
            <w:rStyle w:val="1828"/>
          </w:rPr>
        </w:r>
        <w:r>
          <w:rPr>
            <w:rStyle w:val="1828"/>
          </w:rPr>
          <w:t xml:space="preserve">9.5 VISÃO DA IMPLANTAÇÃO</w:t>
        </w:r>
        <w:r>
          <w:rPr>
            <w:rStyle w:val="1828"/>
          </w:rPr>
        </w:r>
        <w:r>
          <w:tab/>
        </w:r>
        <w:r>
          <w:fldChar w:fldCharType="begin"/>
          <w:instrText xml:space="preserve">PAGEREF _Toc74 \h</w:instrText>
          <w:fldChar w:fldCharType="separate"/>
          <w:t xml:space="preserve">87</w:t>
          <w:fldChar w:fldCharType="end"/>
        </w:r>
      </w:hyperlink>
      <w:r/>
    </w:p>
    <w:p w14:paraId="4E03CA55">
      <w:pPr>
        <w:pStyle w:val="1825"/>
        <w:pBdr/>
        <w:tabs>
          <w:tab w:val="right" w:leader="dot" w:pos="9062"/>
        </w:tabs>
        <w:spacing/>
        <w:ind/>
        <w:rPr/>
      </w:pPr>
      <w:hyperlink w:tooltip="#_Toc75" w:anchor="_Toc75" w:history="1">
        <w:r>
          <w:rPr>
            <w:rStyle w:val="1828"/>
          </w:rPr>
        </w:r>
        <w:r>
          <w:rPr>
            <w:rStyle w:val="1828"/>
          </w:rPr>
          <w:t xml:space="preserve">10 CONCLUSÃO</w:t>
        </w:r>
        <w:r>
          <w:rPr>
            <w:rStyle w:val="1828"/>
          </w:rPr>
        </w:r>
        <w:r>
          <w:tab/>
        </w:r>
        <w:r>
          <w:fldChar w:fldCharType="begin"/>
          <w:instrText xml:space="preserve">PAGEREF _Toc75 \h</w:instrText>
          <w:fldChar w:fldCharType="separate"/>
          <w:t xml:space="preserve">87</w:t>
          <w:fldChar w:fldCharType="end"/>
        </w:r>
      </w:hyperlink>
      <w:r/>
    </w:p>
    <w:p w14:paraId="09685C1C">
      <w:pPr>
        <w:pStyle w:val="1825"/>
        <w:pBdr/>
        <w:tabs>
          <w:tab w:val="right" w:leader="dot" w:pos="9062"/>
        </w:tabs>
        <w:spacing/>
        <w:ind/>
        <w:rPr/>
      </w:pPr>
      <w:hyperlink w:tooltip="#_Toc76" w:anchor="_Toc76" w:history="1">
        <w:r>
          <w:rPr>
            <w:rStyle w:val="1828"/>
          </w:rPr>
        </w:r>
        <w:r>
          <w:rPr>
            <w:rStyle w:val="1828"/>
          </w:rPr>
          <w:t xml:space="preserve">REFERÊNCIAS</w:t>
        </w:r>
        <w:r>
          <w:rPr>
            <w:rStyle w:val="1828"/>
          </w:rPr>
        </w:r>
        <w:r>
          <w:tab/>
        </w:r>
        <w:r>
          <w:fldChar w:fldCharType="begin"/>
          <w:instrText xml:space="preserve">PAGEREF _Toc76 \h</w:instrText>
          <w:fldChar w:fldCharType="separate"/>
          <w:t xml:space="preserve">91</w:t>
          <w:fldChar w:fldCharType="end"/>
        </w:r>
      </w:hyperlink>
      <w:r/>
    </w:p>
    <w:p w14:paraId="1318ACA8">
      <w:pPr>
        <w:pStyle w:val="1825"/>
        <w:pBdr/>
        <w:tabs>
          <w:tab w:val="right" w:leader="dot" w:pos="9062"/>
        </w:tabs>
        <w:spacing/>
        <w:ind/>
        <w:rPr/>
      </w:pPr>
      <w:hyperlink w:tooltip="#_Toc77" w:anchor="_Toc77" w:history="1">
        <w:r>
          <w:rPr>
            <w:rStyle w:val="1828"/>
          </w:rPr>
        </w:r>
        <w:r>
          <w:rPr>
            <w:rStyle w:val="1828"/>
          </w:rPr>
          <w:t xml:space="preserve">OBRAS CONSULTADAS </w:t>
        </w:r>
        <w:r>
          <w:rPr>
            <w:rStyle w:val="1828"/>
          </w:rPr>
        </w:r>
        <w:r>
          <w:tab/>
        </w:r>
        <w:r>
          <w:fldChar w:fldCharType="begin"/>
          <w:instrText xml:space="preserve">PAGEREF _Toc77 \h</w:instrText>
          <w:fldChar w:fldCharType="separate"/>
          <w:t xml:space="preserve">94</w:t>
          <w:fldChar w:fldCharType="end"/>
        </w:r>
      </w:hyperlink>
      <w:r/>
    </w:p>
    <w:p w14:paraId="11953D17">
      <w:pPr>
        <w:pStyle w:val="1825"/>
        <w:pBdr/>
        <w:tabs>
          <w:tab w:val="right" w:leader="dot" w:pos="9062"/>
        </w:tabs>
        <w:spacing/>
        <w:ind/>
        <w:rPr/>
      </w:pPr>
      <w:hyperlink w:tooltip="#_Toc78" w:anchor="_Toc78" w:history="1">
        <w:r>
          <w:rPr>
            <w:rStyle w:val="1828"/>
          </w:rPr>
        </w:r>
        <w:r>
          <w:rPr>
            <w:rStyle w:val="1828"/>
          </w:rPr>
          <w:t xml:space="preserve">APÊNDICE A – GESTÃO DO PROJETO</w:t>
        </w:r>
        <w:r>
          <w:rPr>
            <w:rStyle w:val="1828"/>
          </w:rPr>
        </w:r>
        <w:r>
          <w:tab/>
        </w:r>
        <w:r>
          <w:fldChar w:fldCharType="begin"/>
          <w:instrText xml:space="preserve">PAGEREF _Toc78 \h</w:instrText>
          <w:fldChar w:fldCharType="separate"/>
          <w:t xml:space="preserve">95</w:t>
          <w:fldChar w:fldCharType="end"/>
        </w:r>
      </w:hyperlink>
      <w:r/>
    </w:p>
    <w:p w14:paraId="69D5D9D6">
      <w:pPr>
        <w:pStyle w:val="1825"/>
        <w:pBdr/>
        <w:tabs>
          <w:tab w:val="right" w:leader="dot" w:pos="9062"/>
        </w:tabs>
        <w:spacing/>
        <w:ind/>
        <w:rPr/>
      </w:pPr>
      <w:hyperlink w:tooltip="#_Toc79" w:anchor="_Toc79" w:history="1">
        <w:r>
          <w:rPr>
            <w:rStyle w:val="1828"/>
          </w:rPr>
        </w:r>
        <w:r>
          <w:rPr>
            <w:rStyle w:val="1828"/>
          </w:rPr>
          <w:t xml:space="preserve">APÊNDICE B – RELATÓRIO DE DESEMPENHO</w:t>
        </w:r>
        <w:r>
          <w:rPr>
            <w:rStyle w:val="1828"/>
          </w:rPr>
        </w:r>
        <w:r>
          <w:tab/>
        </w:r>
        <w:r>
          <w:fldChar w:fldCharType="begin"/>
          <w:instrText xml:space="preserve">PAGEREF _Toc79 \h</w:instrText>
          <w:fldChar w:fldCharType="separate"/>
          <w:t xml:space="preserve">96</w:t>
          <w:fldChar w:fldCharType="end"/>
        </w:r>
      </w:hyperlink>
      <w:r/>
    </w:p>
    <w:p w14:paraId="3E9E5C8D">
      <w:pPr>
        <w:pStyle w:val="1825"/>
        <w:pBdr/>
        <w:tabs>
          <w:tab w:val="right" w:leader="dot" w:pos="9062"/>
        </w:tabs>
        <w:spacing/>
        <w:ind/>
        <w:rPr/>
      </w:pPr>
      <w:hyperlink w:tooltip="#_Toc80" w:anchor="_Toc80" w:history="1">
        <w:r>
          <w:rPr>
            <w:rStyle w:val="1828"/>
          </w:rPr>
        </w:r>
        <w:r>
          <w:rPr>
            <w:rStyle w:val="1828"/>
          </w:rPr>
          <w:t xml:space="preserve">APÊNDICE C – VISÃO FUNCIONAL</w:t>
        </w:r>
        <w:r>
          <w:rPr>
            <w:rStyle w:val="1828"/>
          </w:rPr>
        </w:r>
        <w:r>
          <w:tab/>
        </w:r>
        <w:r>
          <w:fldChar w:fldCharType="begin"/>
          <w:instrText xml:space="preserve">PAGEREF _Toc80 \h</w:instrText>
          <w:fldChar w:fldCharType="separate"/>
          <w:t xml:space="preserve">97</w:t>
          <w:fldChar w:fldCharType="end"/>
        </w:r>
      </w:hyperlink>
      <w:r/>
    </w:p>
    <w:p w14:paraId="6267D46A">
      <w:pPr>
        <w:pStyle w:val="1825"/>
        <w:pBdr/>
        <w:tabs>
          <w:tab w:val="right" w:leader="dot" w:pos="9062"/>
        </w:tabs>
        <w:spacing/>
        <w:ind/>
        <w:rPr/>
      </w:pPr>
      <w:hyperlink w:tooltip="#_Toc81" w:anchor="_Toc81" w:history="1">
        <w:r>
          <w:rPr>
            <w:rStyle w:val="1828"/>
          </w:rPr>
        </w:r>
        <w:r>
          <w:rPr>
            <w:rStyle w:val="1828"/>
          </w:rPr>
          <w:t xml:space="preserve">APÊNDICE D – VISÃO DOS DADOS</w:t>
        </w:r>
        <w:r>
          <w:rPr>
            <w:rStyle w:val="1828"/>
          </w:rPr>
        </w:r>
        <w:r>
          <w:tab/>
        </w:r>
        <w:r>
          <w:fldChar w:fldCharType="begin"/>
          <w:instrText xml:space="preserve">PAGEREF _Toc81 \h</w:instrText>
          <w:fldChar w:fldCharType="separate"/>
          <w:t xml:space="preserve">97</w:t>
          <w:fldChar w:fldCharType="end"/>
        </w:r>
      </w:hyperlink>
      <w:r/>
    </w:p>
    <w:p w14:paraId="5C8D8A00">
      <w:pPr>
        <w:pStyle w:val="1825"/>
        <w:pBdr/>
        <w:tabs>
          <w:tab w:val="right" w:leader="dot" w:pos="9062"/>
        </w:tabs>
        <w:spacing/>
        <w:ind/>
        <w:rPr/>
      </w:pPr>
      <w:hyperlink w:tooltip="#_Toc82" w:anchor="_Toc82" w:history="1">
        <w:r>
          <w:rPr>
            <w:rStyle w:val="1828"/>
          </w:rPr>
        </w:r>
        <w:r>
          <w:rPr>
            <w:rStyle w:val="1828"/>
          </w:rPr>
          <w:t xml:space="preserve">APÊNDICE E – MODELO INICIAL DA INTERFACE DE USUÁRIO</w:t>
        </w:r>
        <w:r>
          <w:rPr>
            <w:rStyle w:val="1828"/>
          </w:rPr>
        </w:r>
        <w:r>
          <w:tab/>
        </w:r>
        <w:r>
          <w:fldChar w:fldCharType="begin"/>
          <w:instrText xml:space="preserve">PAGEREF _Toc82 \h</w:instrText>
          <w:fldChar w:fldCharType="separate"/>
          <w:t xml:space="preserve">98</w:t>
          <w:fldChar w:fldCharType="end"/>
        </w:r>
      </w:hyperlink>
      <w:r/>
    </w:p>
    <w:p w14:paraId="00E72C7C">
      <w:pPr>
        <w:pStyle w:val="1825"/>
        <w:pBdr/>
        <w:tabs>
          <w:tab w:val="right" w:leader="dot" w:pos="9062"/>
        </w:tabs>
        <w:spacing/>
        <w:ind/>
        <w:rPr/>
      </w:pPr>
      <w:hyperlink w:tooltip="#_Toc83" w:anchor="_Toc83" w:history="1">
        <w:r>
          <w:rPr>
            <w:rStyle w:val="1828"/>
          </w:rPr>
        </w:r>
        <w:r>
          <w:rPr>
            <w:rStyle w:val="1828"/>
          </w:rPr>
          <w:t xml:space="preserve">APÊNDICE F – VISÕES ESTRUTURAL E COMPORTAMENTAL</w:t>
        </w:r>
        <w:r>
          <w:rPr>
            <w:rStyle w:val="1828"/>
          </w:rPr>
        </w:r>
        <w:r>
          <w:tab/>
        </w:r>
        <w:r>
          <w:fldChar w:fldCharType="begin"/>
          <w:instrText xml:space="preserve">PAGEREF _Toc83 \h</w:instrText>
          <w:fldChar w:fldCharType="separate"/>
          <w:t xml:space="preserve">99</w:t>
          <w:fldChar w:fldCharType="end"/>
        </w:r>
      </w:hyperlink>
      <w:r/>
    </w:p>
    <w:p w14:paraId="71667E5A">
      <w:pPr>
        <w:pStyle w:val="1825"/>
        <w:pBdr/>
        <w:tabs>
          <w:tab w:val="right" w:leader="dot" w:pos="9062"/>
        </w:tabs>
        <w:spacing/>
        <w:ind/>
        <w:rPr/>
      </w:pPr>
      <w:hyperlink w:tooltip="#_Toc84" w:anchor="_Toc84" w:history="1">
        <w:r>
          <w:rPr>
            <w:rStyle w:val="1828"/>
          </w:rPr>
        </w:r>
        <w:r>
          <w:rPr>
            <w:rStyle w:val="1828"/>
          </w:rPr>
          <w:t xml:space="preserve">APÊNDICE G – ENTREVISTAS COM USUÁRIOS</w:t>
        </w:r>
        <w:r>
          <w:rPr>
            <w:rStyle w:val="1828"/>
          </w:rPr>
        </w:r>
        <w:r>
          <w:tab/>
        </w:r>
        <w:r>
          <w:fldChar w:fldCharType="begin"/>
          <w:instrText xml:space="preserve">PAGEREF _Toc84 \h</w:instrText>
          <w:fldChar w:fldCharType="separate"/>
          <w:t xml:space="preserve">100</w:t>
          <w:fldChar w:fldCharType="end"/>
        </w:r>
      </w:hyperlink>
      <w:r/>
    </w:p>
    <w:p w14:paraId="032008E5">
      <w:pPr>
        <w:pStyle w:val="1825"/>
        <w:pBdr/>
        <w:tabs>
          <w:tab w:val="right" w:leader="dot" w:pos="9062"/>
        </w:tabs>
        <w:spacing/>
        <w:ind/>
        <w:rPr/>
      </w:pPr>
      <w:hyperlink w:tooltip="#_Toc85" w:anchor="_Toc85" w:history="1">
        <w:r>
          <w:rPr>
            <w:rStyle w:val="1828"/>
          </w:rPr>
        </w:r>
        <w:r>
          <w:rPr>
            <w:rStyle w:val="1828"/>
          </w:rPr>
          <w:t xml:space="preserve">APÊNDICE H – MODELO DE NEGÓCIO</w:t>
        </w:r>
        <w:r>
          <w:rPr>
            <w:rStyle w:val="1828"/>
          </w:rPr>
        </w:r>
        <w:r>
          <w:tab/>
        </w:r>
        <w:r>
          <w:fldChar w:fldCharType="begin"/>
          <w:instrText xml:space="preserve">PAGEREF _Toc85 \h</w:instrText>
          <w:fldChar w:fldCharType="separate"/>
          <w:t xml:space="preserve">100</w:t>
          <w:fldChar w:fldCharType="end"/>
        </w:r>
      </w:hyperlink>
      <w:r/>
    </w:p>
    <w:p w14:paraId="22CB75A1">
      <w:pPr>
        <w:pStyle w:val="1825"/>
        <w:pBdr/>
        <w:tabs>
          <w:tab w:val="right" w:leader="dot" w:pos="9062"/>
        </w:tabs>
        <w:spacing/>
        <w:ind/>
        <w:rPr/>
      </w:pPr>
      <w:hyperlink w:tooltip="#_Toc86" w:anchor="_Toc86" w:history="1">
        <w:r>
          <w:rPr>
            <w:rStyle w:val="1828"/>
          </w:rPr>
        </w:r>
        <w:r>
          <w:rPr>
            <w:rStyle w:val="1828"/>
          </w:rPr>
          <w:t xml:space="preserve">APÊNDICE I – PROJETO DO SISTEMA DISTRIBUÍDO</w:t>
        </w:r>
        <w:r>
          <w:rPr>
            <w:rStyle w:val="1828"/>
          </w:rPr>
        </w:r>
        <w:r>
          <w:tab/>
        </w:r>
        <w:r>
          <w:fldChar w:fldCharType="begin"/>
          <w:instrText xml:space="preserve">PAGEREF _Toc86 \h</w:instrText>
          <w:fldChar w:fldCharType="separate"/>
          <w:t xml:space="preserve">100</w:t>
          <w:fldChar w:fldCharType="end"/>
        </w:r>
      </w:hyperlink>
      <w:r/>
    </w:p>
    <w:p w14:paraId="0DC13D58">
      <w:pPr>
        <w:pStyle w:val="1825"/>
        <w:pBdr/>
        <w:tabs>
          <w:tab w:val="right" w:leader="dot" w:pos="9062"/>
        </w:tabs>
        <w:spacing/>
        <w:ind/>
        <w:rPr/>
      </w:pPr>
      <w:hyperlink w:tooltip="#_Toc87" w:anchor="_Toc87" w:history="1">
        <w:r>
          <w:rPr>
            <w:rStyle w:val="1828"/>
          </w:rPr>
        </w:r>
        <w:r>
          <w:rPr>
            <w:rStyle w:val="1828"/>
          </w:rPr>
          <w:t xml:space="preserve">APÊNDICE J – CASOS DE TESTES</w:t>
        </w:r>
        <w:r>
          <w:rPr>
            <w:rStyle w:val="1828"/>
          </w:rPr>
        </w:r>
        <w:r>
          <w:tab/>
        </w:r>
        <w:r>
          <w:fldChar w:fldCharType="begin"/>
          <w:instrText xml:space="preserve">PAGEREF _Toc87 \h</w:instrText>
          <w:fldChar w:fldCharType="separate"/>
          <w:t xml:space="preserve">100</w:t>
          <w:fldChar w:fldCharType="end"/>
        </w:r>
      </w:hyperlink>
      <w:r/>
    </w:p>
    <w:p w14:paraId="597205EC">
      <w:pPr>
        <w:pStyle w:val="1825"/>
        <w:pBdr/>
        <w:tabs>
          <w:tab w:val="right" w:leader="dot" w:pos="9062"/>
        </w:tabs>
        <w:spacing/>
        <w:ind/>
        <w:rPr/>
      </w:pPr>
      <w:hyperlink w:tooltip="#_Toc88" w:anchor="_Toc88" w:history="1">
        <w:r>
          <w:rPr>
            <w:rStyle w:val="1828"/>
          </w:rPr>
        </w:r>
        <w:r>
          <w:rPr>
            <w:rStyle w:val="1828"/>
          </w:rPr>
          <w:t xml:space="preserve">APÊNDICE K – RECURSOS DE APOIO À IMPLANTAÇÃO</w:t>
        </w:r>
        <w:r>
          <w:rPr>
            <w:rStyle w:val="1828"/>
          </w:rPr>
        </w:r>
        <w:r>
          <w:tab/>
        </w:r>
        <w:r>
          <w:fldChar w:fldCharType="begin"/>
          <w:instrText xml:space="preserve">PAGEREF _Toc88 \h</w:instrText>
          <w:fldChar w:fldCharType="separate"/>
          <w:t xml:space="preserve">100</w:t>
          <w:fldChar w:fldCharType="end"/>
        </w:r>
      </w:hyperlink>
      <w:r/>
    </w:p>
    <w:p w14:paraId="597205EC">
      <w:pPr>
        <w:pStyle w:val="1825"/>
        <w:pBdr/>
        <w:tabs>
          <w:tab w:val="right" w:leader="dot" w:pos="9062"/>
        </w:tabs>
        <w:spacing/>
        <w:ind/>
        <w:rPr/>
      </w:pPr>
      <w:hyperlink w:tooltip="#_Toc88" w:anchor="_Toc88" w:history="1">
        <w:r>
          <w:rPr>
            <w:rStyle w:val="1828"/>
          </w:rPr>
        </w:r>
        <w:r>
          <w:rPr>
            <w:rStyle w:val="1828"/>
          </w:rPr>
          <w:t xml:space="preserve">APÊNDICE K – RECURSOS DE APOIO À IMPLANTAÇÃO</w:t>
        </w:r>
        <w:r>
          <w:rPr>
            <w:rStyle w:val="1828"/>
          </w:rPr>
        </w:r>
        <w:r>
          <w:tab/>
        </w:r>
        <w:r>
          <w:fldChar w:fldCharType="begin"/>
          <w:instrText xml:space="preserve">PAGEREF _Toc88 \h</w:instrText>
          <w:fldChar w:fldCharType="separate"/>
          <w:t xml:space="preserve">100</w:t>
          <w:fldChar w:fldCharType="end"/>
        </w:r>
      </w:hyperlink>
      <w:r>
        <w:t>APÊNDICE L – EXTENSÃO À COMUNIDADE</w:t>
        <w:tab/>
        <w:t>100</w:t>
      </w:r>
    </w:p>
    <w:p w14:paraId="308F6EC8">
      <w:pPr>
        <w:pStyle w:val="1830"/>
        <w:pBdr/>
        <w:spacing/>
        <w:ind/>
        <w:rPr/>
        <w:sectPr>
          <w:headerReference w:type="default" r:id="rId9"/>
          <w:headerReference w:type="even" r:id="rId10"/>
          <w:footnotePr/>
          <w:endnotePr/>
          <w:type w:val="nextPage"/>
          <w:pgSz w:h="16840" w:orient="portrait" w:w="11907"/>
          <w:pgMar w:top="1701" w:right="1134" w:bottom="1134" w:left="1701" w:header="709" w:footer="709" w:gutter="0"/>
          <w:pgNumType w:fmt="lowerRoman"/>
          <w:cols w:num="1" w:sep="0" w:space="708" w:equalWidth="1"/>
          <w:titlePg/>
        </w:sectPr>
      </w:pPr>
      <w:r>
        <w:rPr>
          <w:bCs/>
        </w:rPr>
      </w:r>
      <w:r>
        <w:fldChar w:fldCharType="end"/>
      </w:r>
      <w:r/>
      <w:r/>
    </w:p>
    <w:p w14:paraId="14ED7A11" w14:textId="77777777">
      <w:pPr>
        <w:pStyle w:val="1635"/>
        <w:pageBreakBefore w:val="true"/>
        <w:pBdr/>
        <w:spacing/>
        <w:ind/>
        <w:rPr/>
      </w:pPr>
      <w:r/>
      <w:bookmarkStart w:id="1" w:name="_Toc1"/>
      <w:r>
        <w:t xml:space="preserve">1 INTRODUÇÃO</w:t>
      </w:r>
      <w:r/>
      <w:bookmarkEnd w:id="1"/>
      <w:r/>
      <w:r/>
    </w:p>
    <w:p w14:paraId="7570A4AE" w14:textId="77777777">
      <w:pPr>
        <w:pBdr/>
        <w:spacing/>
        <w:ind/>
        <w:rPr/>
      </w:pPr>
      <w:r>
        <w:t xml:space="preserve">A participação proativa da sociedade na identificação e resolução de gargalos urbanos e sociais é imper</w:t>
      </w:r>
      <w:r>
        <w:t xml:space="preserve">ativa para o estabelecimento de comunidades resilientes e organizadas. Todavia, a carência de canais de comunicação diretos e acessíveis entre o cidadão e a administração pública municipal frequentemente obstaculiza a resolução de demandas em tempo hábil. </w:t>
      </w:r>
      <w:r/>
    </w:p>
    <w:p w14:paraId="7D6AA47D" w14:textId="77777777">
      <w:pPr>
        <w:pBdr/>
        <w:spacing/>
        <w:ind/>
        <w:rPr/>
      </w:pPr>
      <w:r>
        <w:t xml:space="preserve">Diante dessa conjuntura, este documento apresenta as etapas de desenvolvi</w:t>
      </w:r>
      <w:r>
        <w:t xml:space="preserve">mento de um projeto de sistema de informação para relato de ocorrência de problema na infraestrutura, saneamento ou conservação de espaços públicos pelo cidadão à administração pública, com o intuito de agilizar as condutas necessárias para sua resolução. </w:t>
      </w:r>
      <w:r/>
    </w:p>
    <w:p w14:paraId="7F354438" w14:textId="77777777">
      <w:pPr>
        <w:pBdr/>
        <w:spacing/>
        <w:ind/>
        <w:rPr/>
      </w:pPr>
      <w:r>
        <w:t xml:space="preserve">O sistema nomeado “Fala, Cidade!” permitirá que os usuários reportem ocorrências (evento, incidente, falha) ligadas à infraestrutura e zeladoria urbana — como buracos</w:t>
      </w:r>
      <w:r>
        <w:t xml:space="preserve"> em vias públicas, iluminação precária e focos de lixo irregular — viabilizando a classificação do grau de severidade para priorizar o atendimento pela administração pública municipal. A integração do sistema com ferramentas de geolocalização assegurará a </w:t>
      </w:r>
      <w:r>
        <w:t xml:space="preserve">precisão espacial dessa ocorrência, conferindo maior assertividade às intervenções das autoridades competentes. Ademais, visando resguardar a privacidade do cidadão, a sistema oferecerá o recurso de anonimato, garantindo o sigilo e a privacidade dos dados.</w:t>
      </w:r>
      <w:r/>
    </w:p>
    <w:p w14:paraId="39871F71" w14:textId="77777777">
      <w:pPr>
        <w:pBdr/>
        <w:spacing/>
        <w:ind/>
        <w:rPr/>
      </w:pPr>
      <w:r>
        <w:t xml:space="preserve">Cabe ressalt</w:t>
      </w:r>
      <w:r>
        <w:t xml:space="preserve">ar, que no ano de 2025, este sistema foi idealizado e iniciado como projeto de integração disciplinar dos 5º. e 6º. Períodos de Sistemas de Informação. Neste ano de 2026, trata-se de uma evolução significativa e proposta como projeto de conclusão de curso.</w:t>
      </w:r>
      <w:r/>
    </w:p>
    <w:p w14:paraId="0FCDF8B6" w14:textId="77777777">
      <w:pPr>
        <w:pBdr/>
        <w:spacing/>
        <w:ind/>
        <w:rPr/>
      </w:pPr>
      <w:r>
        <w:t xml:space="preserve">A metodologia consiste </w:t>
      </w:r>
      <w:r>
        <w:t xml:space="preserve">de</w:t>
      </w:r>
      <w:r>
        <w:t xml:space="preserve"> pesquisa exploratória explicativa, com a adoção de revisão bibliográfica sobre o tema, práticas ágeis baseadas no </w:t>
      </w:r>
      <w:r>
        <w:rPr>
          <w:i/>
        </w:rPr>
        <w:t xml:space="preserve">framework</w:t>
      </w:r>
      <w:r>
        <w:t xml:space="preserve"> Scrum, especificação e análise de requisitos com modelagem por meio da Linguagem de Modelagem Unificada (</w:t>
      </w:r>
      <w:r>
        <w:rPr>
          <w:i/>
        </w:rPr>
        <w:t xml:space="preserve">Unified</w:t>
      </w:r>
      <w:r>
        <w:rPr>
          <w:i/>
        </w:rPr>
        <w:t xml:space="preserve"> </w:t>
      </w:r>
      <w:r>
        <w:rPr>
          <w:i/>
        </w:rPr>
        <w:t xml:space="preserve">Modeling</w:t>
      </w:r>
      <w:r>
        <w:rPr>
          <w:i/>
        </w:rPr>
        <w:t xml:space="preserve"> </w:t>
      </w:r>
      <w:r>
        <w:rPr>
          <w:i/>
        </w:rPr>
        <w:t xml:space="preserve">Language</w:t>
      </w:r>
      <w:r>
        <w:rPr>
          <w:i/>
        </w:rPr>
        <w:t xml:space="preserve"> </w:t>
      </w:r>
      <w:r>
        <w:t xml:space="preserve">– UML) e arquitetura de software orientada a objetos. Os materiais utilizados consistem </w:t>
      </w:r>
      <w:r>
        <w:t xml:space="preserve">de</w:t>
      </w:r>
      <w:r>
        <w:t xml:space="preserve"> tecnologias de software e hardware e provedores de serviços em Nuvem. </w:t>
      </w:r>
      <w:r/>
    </w:p>
    <w:p w14:paraId="6BCB1C9B" w14:textId="77777777">
      <w:pPr>
        <w:pBdr/>
        <w:spacing/>
        <w:ind/>
        <w:rPr/>
      </w:pPr>
      <w:r>
        <w:t xml:space="preserve">Quanto à estrutura deste documento, além desta introdução, o texto está dividido em outros nove capítulos. O segundo capí</w:t>
      </w:r>
      <w:r>
        <w:t xml:space="preserve">tulo apresenta a revisão bibliográfica que embasa teórica e tecnologicamente este projeto. O terceiro capítulo define os objetivos do projeto, a formulação do problema e sua justificativa. Sequencialmente, o quarto capítulo detalha os métodos gerenciais, i</w:t>
      </w:r>
      <w:r>
        <w:t xml:space="preserve">ncluindo o modelo de ciclo de vida e os recursos necessários. O quinto capítulo foca na especificação e análise de requisitos, abordando as regras de negócio e os modelos conceituais. O sexto capítulo elucida a arquitetura e projeto do sistema de software,</w:t>
      </w:r>
      <w:r>
        <w:t xml:space="preserve"> descrevendo as visões estrutural, comportamental e de dados, além da interação humano-computador. O sétimo capítulo detalha a implementação do sistema de software, com os componentes desenvolvidos, as tecnologias e os padrões de projeto adotados e a análi</w:t>
      </w:r>
      <w:r>
        <w:t xml:space="preserve">se de complexidade algorítmica. O oitavo capítulo apresenta o plano de testes e os resultados obtidos, e o nono, o plano para a implantação do sistema. Por fim, encontra-se a conclusão com os resultados alcançados, as referências utilizadas e os apêndices.</w:t>
      </w:r>
      <w:r/>
    </w:p>
    <w:p w14:paraId="6A1552E1" w14:textId="77777777">
      <w:pPr>
        <w:pBdr/>
        <w:spacing/>
        <w:ind/>
        <w:rPr/>
      </w:pPr>
      <w:r/>
      <w:r/>
    </w:p>
    <w:p w14:paraId="4F196338" w14:textId="77777777">
      <w:pPr>
        <w:pBdr/>
        <w:spacing/>
        <w:ind/>
        <w:rPr/>
      </w:pPr>
      <w:r/>
      <w:r/>
    </w:p>
    <w:p w14:paraId="1C004140" w14:textId="77777777">
      <w:pPr>
        <w:pBdr/>
        <w:spacing w:after="0" w:line="240" w:lineRule="auto"/>
        <w:ind/>
        <w:jc w:val="left"/>
        <w:rPr/>
      </w:pPr>
      <w:r>
        <w:br w:type="page" w:clear="all"/>
      </w:r>
      <w:r/>
    </w:p>
    <w:p w14:paraId="50D3E8ED" w14:textId="77777777">
      <w:pPr>
        <w:pStyle w:val="1635"/>
        <w:pBdr/>
        <w:spacing/>
        <w:ind/>
        <w:rPr/>
      </w:pPr>
      <w:r/>
      <w:bookmarkStart w:id="2" w:name="_Toc2"/>
      <w:r>
        <w:t xml:space="preserve">2 REVISÃO BIBLIOGRÁFICA</w:t>
      </w:r>
      <w:r/>
      <w:bookmarkEnd w:id="2"/>
      <w:r/>
      <w:r/>
    </w:p>
    <w:p w14:paraId="6C9B9A2C" w14:textId="77777777">
      <w:pPr>
        <w:pBdr>
          <w:top w:val="none" w:color="000000" w:sz="4" w:space="0"/>
          <w:left w:val="none" w:color="000000" w:sz="4" w:space="0"/>
          <w:bottom w:val="none" w:color="000000" w:sz="4" w:space="0"/>
          <w:right w:val="none" w:color="000000" w:sz="4" w:space="0"/>
        </w:pBdr>
        <w:spacing/>
        <w:ind/>
        <w:rPr/>
      </w:pPr>
      <w:r>
        <w:rPr>
          <w:color w:val="000000"/>
        </w:rPr>
        <w:t xml:space="preserve">Este capítulo apresenta o embasamento teórico necessário para a compreensão dos conceitos e tecnologias computacionais aplicados no desenvolvimento do pro</w:t>
      </w:r>
      <w:r>
        <w:rPr>
          <w:color w:val="000000"/>
        </w:rPr>
        <w:t xml:space="preserve">jeto "Fala, Cidade!". São abordados os conceitos sobre cidades inteligentes e resilientes, a importância da zeladoria pública e da participação cidadã digital, além dos princípios de engenharia de software e segurança da informação aplicados neste projeto.</w:t>
      </w:r>
      <w:r/>
    </w:p>
    <w:p w14:paraId="28766E2A" w14:textId="77777777">
      <w:pPr>
        <w:pBdr/>
        <w:spacing/>
        <w:ind/>
        <w:rPr/>
      </w:pPr>
      <w:r/>
      <w:r/>
    </w:p>
    <w:p w14:paraId="626D158D" w14:textId="77777777">
      <w:pPr>
        <w:pStyle w:val="1636"/>
        <w:pBdr/>
        <w:spacing/>
        <w:ind/>
        <w:rPr/>
      </w:pPr>
      <w:r/>
      <w:bookmarkStart w:id="3" w:name="_Toc3"/>
      <w:r>
        <w:t xml:space="preserve">2.1 CIDADES INTELIGENTES E RESILIENTES </w:t>
      </w:r>
      <w:r/>
      <w:bookmarkEnd w:id="3"/>
      <w:r/>
      <w:r/>
    </w:p>
    <w:p w14:paraId="0DE0A954" w14:textId="77777777">
      <w:pPr>
        <w:pBdr/>
        <w:spacing/>
        <w:ind/>
        <w:rPr/>
      </w:pPr>
      <w:r>
        <w:t xml:space="preserve">O desenvolvimento de sistemas voltados à administração pública e participação cidadã está diretamente relacionado ao conceito de cidades inteligentes (</w:t>
      </w:r>
      <w:r>
        <w:rPr>
          <w:i/>
          <w:iCs/>
        </w:rPr>
        <w:t xml:space="preserve">Smart</w:t>
      </w:r>
      <w:r>
        <w:rPr>
          <w:i/>
          <w:iCs/>
        </w:rPr>
        <w:t xml:space="preserve"> </w:t>
      </w:r>
      <w:r>
        <w:rPr>
          <w:i/>
          <w:iCs/>
        </w:rPr>
        <w:t xml:space="preserve">Cities</w:t>
      </w:r>
      <w:r>
        <w:t xml:space="preserve">). Segundo Lemos (2015), uma cidade inteligente é aquela que usa as principais tecnologias de informação e comunicação (TICs) para formar redes</w:t>
      </w:r>
      <w:r>
        <w:t xml:space="preserve"> digitais e objetos conectados, a fim de potencializar a gestão urbana e a interação social. Nesse contexto, a TIC atua como uma interface estratégica que facilita a comunicação direta entre cidadãos e instituições, promovendo a chamada governança digital.</w:t>
      </w:r>
      <w:r/>
    </w:p>
    <w:p w14:paraId="7ECCAC97" w14:textId="77777777">
      <w:pPr>
        <w:pBdr>
          <w:top w:val="none" w:color="000000" w:sz="4" w:space="0"/>
          <w:left w:val="none" w:color="000000" w:sz="4" w:space="0"/>
          <w:bottom w:val="none" w:color="000000" w:sz="4" w:space="0"/>
          <w:right w:val="none" w:color="000000" w:sz="4" w:space="0"/>
        </w:pBdr>
        <w:spacing/>
        <w:ind/>
        <w:rPr/>
      </w:pPr>
      <w:r>
        <w:t xml:space="preserve">As cidades inteligentes utilizam as TICs para melhorar a qualidade dos serviços urbanos e promover maior eficiência na gestão pública. D</w:t>
      </w:r>
      <w:r>
        <w:t xml:space="preserve">e acordo com Silva (2021), a aplicação dessas tecnologias permite a coleta e análise de dados em tempo real, contribuindo para decisões mais rápidas e assertivas por parte dos gestores públicos, além de fomentar a transparência e o engajamento comunitário.</w:t>
      </w:r>
      <w:r/>
    </w:p>
    <w:p w14:paraId="0D061C16" w14:textId="77777777">
      <w:pPr>
        <w:pBdr>
          <w:top w:val="none" w:color="000000" w:sz="4" w:space="0"/>
          <w:left w:val="none" w:color="000000" w:sz="4" w:space="0"/>
          <w:bottom w:val="none" w:color="000000" w:sz="4" w:space="0"/>
          <w:right w:val="none" w:color="000000" w:sz="4" w:space="0"/>
        </w:pBdr>
        <w:spacing/>
        <w:ind/>
        <w:rPr/>
      </w:pPr>
      <w:r>
        <w:t xml:space="preserve">Apro</w:t>
      </w:r>
      <w:r>
        <w:t xml:space="preserve">fundando o conceito, uma cidade inteligente caracteriza-se também pela existência de um espaço virtual e digital que reflete a cidade física, provendo serviços públicos e conectividade que visam a inclusão digital e a modernização administrativa. Conforme </w:t>
      </w:r>
      <w:r>
        <w:rPr>
          <w:highlight w:val="white"/>
        </w:rPr>
        <w:t xml:space="preserve">Rezende (2012),</w:t>
      </w:r>
      <w:r>
        <w:t xml:space="preserve"> uma c</w:t>
      </w:r>
      <w:r>
        <w:t xml:space="preserve">idade digital fundamenta-se na integração entre infraestrutura de rede, serviços eletrônicos e governança, permitindo que a prefeitura municipal automatize processos e ofereça canais de interação que reduzam a burocracia e aumentem a transparência pública.</w:t>
      </w:r>
      <w:r/>
    </w:p>
    <w:p w14:paraId="3E703BF4" w14:textId="77777777">
      <w:pPr>
        <w:pBdr>
          <w:top w:val="none" w:color="000000" w:sz="4" w:space="0"/>
          <w:left w:val="none" w:color="000000" w:sz="4" w:space="0"/>
          <w:bottom w:val="none" w:color="000000" w:sz="4" w:space="0"/>
          <w:right w:val="none" w:color="000000" w:sz="4" w:space="0"/>
        </w:pBdr>
        <w:spacing/>
        <w:ind/>
        <w:rPr/>
      </w:pPr>
      <w:r/>
      <w:r/>
    </w:p>
    <w:p w14:paraId="72B8CFD0" w14:textId="77777777">
      <w:pPr>
        <w:pStyle w:val="1637"/>
        <w:pBdr/>
        <w:spacing/>
        <w:ind/>
        <w:rPr/>
      </w:pPr>
      <w:r/>
      <w:bookmarkStart w:id="4" w:name="_Toc4"/>
      <w:r>
        <w:t xml:space="preserve">2.1.1 Fundamentos de Cidade Resiliente</w:t>
      </w:r>
      <w:r/>
      <w:bookmarkEnd w:id="4"/>
      <w:r/>
      <w:r/>
    </w:p>
    <w:p w14:paraId="3709460A"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 conceito de cidade resiliente consiste na capacidade de um sistema urbano de resistir, absorver, recuperar-se e adaptar-se de for</w:t>
      </w:r>
      <w:r>
        <w:rPr>
          <w:color w:val="000000"/>
        </w:rPr>
        <w:t xml:space="preserve">ma eficiente a impactos, crises ou pressões estruturais (como falhas severas na infraestrutura ou saturação de serviços públicos), transformando suas ferramentas de gestão para garantir a continuidade de suas funções essenciais e a segurança da população, </w:t>
      </w:r>
      <w:r>
        <w:t xml:space="preserve">conforme definido pela Organização das Nações Unidas (ONU, 2020)</w:t>
      </w:r>
      <w:r>
        <w:rPr>
          <w:color w:val="000000"/>
        </w:rPr>
      </w:r>
      <w:r>
        <w:rPr>
          <w:color w:val="000000"/>
        </w:rPr>
      </w:r>
    </w:p>
    <w:p w14:paraId="79D0C1A0" w14:textId="77777777">
      <w:pPr>
        <w:pBdr>
          <w:top w:val="none" w:color="000000" w:sz="4" w:space="0"/>
          <w:left w:val="none" w:color="000000" w:sz="4" w:space="0"/>
          <w:bottom w:val="none" w:color="000000" w:sz="4" w:space="0"/>
          <w:right w:val="none" w:color="000000" w:sz="4" w:space="0"/>
        </w:pBdr>
        <w:spacing/>
        <w:ind/>
        <w:rPr/>
      </w:pPr>
      <w:r>
        <w:rPr>
          <w:color w:val="000000"/>
        </w:rPr>
        <w:t xml:space="preserve">No contexto do projeto </w:t>
      </w:r>
      <w:r>
        <w:rPr>
          <w:color w:val="000000"/>
        </w:rPr>
        <w:t xml:space="preserve">"Fala, Cidade!", a resiliência urbana é promovida por meio da otimização do fluxo de zeladoria, evitando o colapso dos canais de atendimento por redundância de dados e permitindo uma resposta ágil e distribuída a ocorrências na infraestrutura do município.</w:t>
      </w:r>
      <w:r/>
    </w:p>
    <w:p w14:paraId="58A108B7" w14:textId="77777777">
      <w:pPr>
        <w:pStyle w:val="1637"/>
        <w:pBdr/>
        <w:spacing/>
        <w:ind/>
        <w:rPr/>
      </w:pPr>
      <w:r/>
      <w:r/>
    </w:p>
    <w:p w14:paraId="34D83C68" w14:textId="77777777">
      <w:pPr>
        <w:pStyle w:val="1637"/>
        <w:pBdr/>
        <w:spacing/>
        <w:ind/>
        <w:rPr/>
      </w:pPr>
      <w:r/>
      <w:bookmarkStart w:id="5" w:name="_Toc5"/>
      <w:r>
        <w:t xml:space="preserve">2.1.2 Zeladoria Pública e Gestão de Serviços</w:t>
      </w:r>
      <w:r/>
      <w:bookmarkEnd w:id="5"/>
      <w:r/>
      <w:r/>
    </w:p>
    <w:p w14:paraId="66923925" w14:textId="77777777">
      <w:pPr>
        <w:pBdr>
          <w:top w:val="none" w:color="000000" w:sz="4" w:space="0"/>
          <w:left w:val="none" w:color="000000" w:sz="4" w:space="0"/>
          <w:bottom w:val="none" w:color="000000" w:sz="4" w:space="0"/>
          <w:right w:val="none" w:color="000000" w:sz="4" w:space="0"/>
        </w:pBdr>
        <w:spacing/>
        <w:ind/>
        <w:rPr/>
      </w:pPr>
      <w:r>
        <w:t xml:space="preserve">A</w:t>
      </w:r>
      <w:r>
        <w:t xml:space="preserve"> zeladoria pública refere-se ao conjunto de serviços de manutenção básica necessários para garantir a funcionalidade e o bem-estar no espaço urbano. Isso inclui serviços como pavimentação, iluminação pública, limpeza e drenagem pluvial. Segundo Bernardi e </w:t>
      </w:r>
      <w:r>
        <w:t xml:space="preserve">Brudeki</w:t>
      </w:r>
      <w:r>
        <w:t xml:space="preserve"> (2013), a eficiência na zeladoria depende da capacidade do m</w:t>
      </w:r>
      <w:r>
        <w:t xml:space="preserve">unicípio em identificar demandas e responder com agilidade as ocorrências relatadas. O monitoramento constante e a manutenção preventiva são pilares essenciais para evitar o agravamento de problemas estruturais que reduzam a qualidade de vida da população.</w:t>
      </w:r>
      <w:r/>
    </w:p>
    <w:p w14:paraId="12A738B4" w14:textId="77777777">
      <w:pPr>
        <w:pBdr>
          <w:top w:val="none" w:color="000000" w:sz="4" w:space="0"/>
          <w:left w:val="none" w:color="000000" w:sz="4" w:space="0"/>
          <w:bottom w:val="none" w:color="000000" w:sz="4" w:space="0"/>
          <w:right w:val="none" w:color="000000" w:sz="4" w:space="0"/>
        </w:pBdr>
        <w:spacing/>
        <w:ind/>
        <w:rPr/>
      </w:pPr>
      <w:r/>
      <w:r/>
    </w:p>
    <w:p w14:paraId="34371953" w14:textId="77777777">
      <w:pPr>
        <w:pStyle w:val="1637"/>
        <w:pBdr/>
        <w:spacing/>
        <w:ind/>
        <w:rPr/>
      </w:pPr>
      <w:r/>
      <w:bookmarkStart w:id="6" w:name="_Toc6"/>
      <w:r>
        <w:t xml:space="preserve">2.1.3 Participação Cidadã por meio de Sistemas de Informação Automatizados</w:t>
      </w:r>
      <w:r/>
      <w:bookmarkEnd w:id="6"/>
      <w:r/>
      <w:r/>
    </w:p>
    <w:p w14:paraId="40D34704" w14:textId="77777777">
      <w:pPr>
        <w:pBdr/>
        <w:spacing/>
        <w:ind/>
        <w:rPr/>
      </w:pPr>
      <w:r>
        <w:t xml:space="preserve">Outro conceito fundamental para este projeto é o de participação cidadã por meio de sistemas de informação digital. Conforme Oliveira (2020), pla</w:t>
      </w:r>
      <w:r>
        <w:t xml:space="preserve">taformas digitais ampliam as possibilidades de interação entre a população e o governo, permitindo que os cidadãos contribuam ativamente com informações relevantes para a administração pública, como denúncias, sugestões e avaliações dos serviços prestados.</w:t>
      </w:r>
      <w:r/>
    </w:p>
    <w:p w14:paraId="04583155" w14:textId="77777777">
      <w:pPr>
        <w:pBdr/>
        <w:spacing/>
        <w:ind/>
        <w:rPr/>
      </w:pPr>
      <w:r>
        <w:t xml:space="preserve">No contexto do desenvolvimento de software, é importante considerar os princípios da engenharia de software para a construção de sistemas que levem à participação cidadã digital. </w:t>
      </w:r>
      <w:r>
        <w:t xml:space="preserve">Segundo </w:t>
      </w:r>
      <w:r>
        <w:t xml:space="preserve">Sommerville</w:t>
      </w:r>
      <w:r>
        <w:t xml:space="preserve"> (2018), a engenharia de software envolve a a</w:t>
      </w:r>
      <w:r>
        <w:t xml:space="preserve">plicação de métodos sistemáticos, disciplinados e quantificáveis para o desenvolvimento, operação e manutenção de sistemas. Isso inclui a definição clara de requisitos funcionais e não funcionais, de forma a obter a qualidade do produto e de uso esperados.</w:t>
      </w:r>
      <w:r/>
    </w:p>
    <w:p w14:paraId="46694B4B" w14:textId="77777777">
      <w:pPr>
        <w:pBdr/>
        <w:spacing/>
        <w:ind/>
        <w:rPr/>
      </w:pPr>
      <w:r>
        <w:t xml:space="preserve">De acordo com Fielding (2000), o estilo arquitetural </w:t>
      </w:r>
      <w:r>
        <w:rPr>
          <w:i/>
        </w:rPr>
        <w:t xml:space="preserve">Representational</w:t>
      </w:r>
      <w:r>
        <w:rPr>
          <w:i/>
        </w:rPr>
        <w:t xml:space="preserve"> </w:t>
      </w:r>
      <w:r>
        <w:rPr>
          <w:i/>
        </w:rPr>
        <w:t xml:space="preserve">State</w:t>
      </w:r>
      <w:r>
        <w:rPr>
          <w:i/>
        </w:rPr>
        <w:t xml:space="preserve"> </w:t>
      </w:r>
      <w:r>
        <w:rPr>
          <w:i/>
        </w:rPr>
        <w:t xml:space="preserve">Transfer</w:t>
      </w:r>
      <w:r>
        <w:t xml:space="preserve"> (REST) permite a construção de sistemas de software distribuídos escaláveis, sendo amplamente utilizado em aplicativos para a plataforma </w:t>
      </w:r>
      <w:r>
        <w:rPr>
          <w:i/>
        </w:rPr>
        <w:t xml:space="preserve">World </w:t>
      </w:r>
      <w:r>
        <w:rPr>
          <w:i/>
        </w:rPr>
        <w:t xml:space="preserve">Wide</w:t>
      </w:r>
      <w:r>
        <w:rPr>
          <w:i/>
        </w:rPr>
        <w:t xml:space="preserve"> Web </w:t>
      </w:r>
      <w:r>
        <w:t xml:space="preserve">(WWW). Além disso, a arquitetura de sistemas </w:t>
      </w:r>
      <w:r>
        <w:rPr>
          <w:i/>
        </w:rPr>
        <w:t xml:space="preserve">Web </w:t>
      </w:r>
      <w:r>
        <w:t xml:space="preserve">modernos geralmente segue o padrão cliente-servidor e utiliza APIs REST para comunicação entre componentes de </w:t>
      </w:r>
      <w:r>
        <w:rPr>
          <w:i/>
        </w:rPr>
        <w:t xml:space="preserve">front-</w:t>
      </w:r>
      <w:r>
        <w:rPr>
          <w:i/>
        </w:rPr>
        <w:t xml:space="preserve">end</w:t>
      </w:r>
      <w:r>
        <w:t xml:space="preserve"> e </w:t>
      </w:r>
      <w:r>
        <w:rPr>
          <w:i/>
        </w:rPr>
        <w:t xml:space="preserve">back-end</w:t>
      </w:r>
      <w:r>
        <w:t xml:space="preserve"> do sistema.</w:t>
      </w:r>
      <w:r/>
    </w:p>
    <w:p w14:paraId="507A45AD" w14:textId="77777777">
      <w:pPr>
        <w:pBdr/>
        <w:spacing/>
        <w:ind/>
        <w:rPr/>
      </w:pPr>
      <w:r>
        <w:t xml:space="preserve">Outro aspecto relevante é a segurança da informação, especialmente em sistemas que lidam com dados pessoais e sensíveis. A Lei Geral de Proteção de Dados (LGPD), instituída no Brasil em 2018, e</w:t>
      </w:r>
      <w:r>
        <w:t xml:space="preserve">stabelece diretrizes para o tratamento de dados pessoais, garantindo privacidade e proteção aos usuários (Brasil, 2018). A conformidade com essa legislação e as boas práticas de segurança de informação são essenciais para a eficácia da participação cidadã.</w:t>
      </w:r>
      <w:r/>
    </w:p>
    <w:p w14:paraId="7DCFD7FC" w14:textId="77777777">
      <w:pPr>
        <w:pBdr/>
        <w:spacing/>
        <w:ind/>
        <w:rPr/>
      </w:pPr>
      <w:r>
        <w:t xml:space="preserve">A seguir são apresentados trabalhos relacionados ao presente projeto.</w:t>
      </w:r>
      <w:r/>
    </w:p>
    <w:p w14:paraId="299DCC18" w14:textId="77777777">
      <w:pPr>
        <w:pBdr/>
        <w:spacing/>
        <w:ind/>
        <w:rPr/>
      </w:pPr>
      <w:r/>
      <w:r/>
    </w:p>
    <w:p w14:paraId="25AB7DC7" w14:textId="77777777">
      <w:pPr>
        <w:pStyle w:val="1636"/>
        <w:pBdr/>
        <w:spacing/>
        <w:ind/>
        <w:rPr/>
      </w:pPr>
      <w:r/>
      <w:bookmarkStart w:id="7" w:name="_Toc7"/>
      <w:r>
        <w:rPr>
          <w:caps w:val="0"/>
        </w:rPr>
        <w:t xml:space="preserve">2.2 TRABALHOS RELACIONADOS</w:t>
      </w:r>
      <w:r/>
      <w:bookmarkEnd w:id="7"/>
      <w:r/>
      <w:r/>
    </w:p>
    <w:p w14:paraId="3F04F297" w14:textId="77777777">
      <w:pPr>
        <w:pBdr/>
        <w:spacing/>
        <w:ind/>
        <w:rPr/>
      </w:pPr>
      <w:r>
        <w:t xml:space="preserve">Diversas iniciativas já foram desenvolvidas com o objetivo de aproximar a população dos órgãos públicos por meio das TICs. Entre elas, destaca-se a plataforma </w:t>
      </w:r>
      <w:r>
        <w:t xml:space="preserve">Colab</w:t>
      </w:r>
      <w:r>
        <w:t xml:space="preserve">, um aplicativo brasileiro que permite aos cidadãos reportar problemas urbanos, como buracos em vias públicas, iluminação defeituosa e descarte irregular de lixo. Segundo Pires (2019), o </w:t>
      </w:r>
      <w:r>
        <w:t xml:space="preserve">Colab</w:t>
      </w:r>
      <w:r>
        <w:t xml:space="preserve"> contribui para aumentar a transparência na gestão pública e incentivar a participação popular, funcionando como um canal direto entre a população e as prefeituras dos municípios.</w:t>
      </w:r>
      <w:r/>
    </w:p>
    <w:p w14:paraId="3BDB66A5" w14:textId="77777777">
      <w:pPr>
        <w:pBdr>
          <w:top w:val="none" w:color="000000" w:sz="4" w:space="0"/>
          <w:left w:val="none" w:color="000000" w:sz="4" w:space="0"/>
          <w:bottom w:val="none" w:color="000000" w:sz="4" w:space="0"/>
          <w:right w:val="none" w:color="000000" w:sz="4" w:space="0"/>
        </w:pBdr>
        <w:spacing/>
        <w:ind/>
        <w:rPr/>
      </w:pPr>
      <w:r>
        <w:t xml:space="preserve">O cidadão utiliza o aplicativo </w:t>
      </w:r>
      <w:r>
        <w:t xml:space="preserve">Colab</w:t>
      </w:r>
      <w:r>
        <w:t xml:space="preserve"> para buscar consultas ou visualizar o </w:t>
      </w:r>
      <w:r>
        <w:rPr>
          <w:i/>
        </w:rPr>
        <w:t xml:space="preserve">feed</w:t>
      </w:r>
      <w:r>
        <w:t xml:space="preserve"> de ocorrências próximas. Ao identificar um problema de infraestrutura urbana, o usuário pode realizar o registro com </w:t>
      </w:r>
      <w:r>
        <w:t xml:space="preserve">foto e localização geográfica do problema. A prefeitura parceira receberá a demanda em um painel de gestão interna, onde o departamento municipal responsável fará a atualização do protocolo e fornecerá o retorno final ao cidadão após a execução do serviço.</w:t>
      </w:r>
      <w:r/>
    </w:p>
    <w:p w14:paraId="6AFD8EF9" w14:textId="77777777">
      <w:pPr>
        <w:pBdr/>
        <w:spacing/>
        <w:ind/>
        <w:rPr>
          <w:highlight w:val="yellow"/>
        </w:rPr>
      </w:pPr>
      <w:r>
        <w:t xml:space="preserve">As Figuras 1 e 2 mostram algumas das interfaces de usuário da plataforma </w:t>
      </w:r>
      <w:r>
        <w:t xml:space="preserve">Colab</w:t>
      </w:r>
      <w:r>
        <w:t xml:space="preserve">.</w:t>
      </w:r>
      <w:r>
        <w:rPr>
          <w:highlight w:val="yellow"/>
        </w:rPr>
      </w:r>
      <w:r>
        <w:rPr>
          <w:highlight w:val="yellow"/>
        </w:rPr>
      </w:r>
    </w:p>
    <w:p w14:paraId="1C62C7CB" w14:textId="77777777">
      <w:pPr>
        <w:pBdr/>
        <w:spacing/>
        <w:ind/>
        <w:jc w:val="center"/>
        <w:rPr/>
      </w:pPr>
      <w:r>
        <mc:AlternateContent>
          <mc:Choice Requires="wpg">
            <w:drawing>
              <wp:inline xmlns:wp="http://schemas.openxmlformats.org/drawingml/2006/wordprocessingDrawing" distT="0" distB="0" distL="0" distR="0">
                <wp:extent cx="1971675" cy="3467100"/>
                <wp:effectExtent l="19050" t="19050" r="952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4987" name=""/>
                        <pic:cNvPicPr>
                          <a:picLocks noChangeAspect="1"/>
                        </pic:cNvPicPr>
                        <pic:nvPr/>
                      </pic:nvPicPr>
                      <pic:blipFill rotWithShape="1">
                        <a:blip r:embed="rId18"/>
                        <a:stretch/>
                      </pic:blipFill>
                      <pic:spPr bwMode="auto">
                        <a:xfrm>
                          <a:off x="0" y="0"/>
                          <a:ext cx="1971675" cy="3467100"/>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55.25pt;height:273.00pt;mso-wrap-distance-left:0.00pt;mso-wrap-distance-top:0.00pt;mso-wrap-distance-right:0.00pt;mso-wrap-distance-bottom:0.00pt;z-index:1;" strokecolor="#000000">
                <v:imagedata r:id="rId18" o:title=""/>
                <o:lock v:ext="edit" rotation="t"/>
              </v:shape>
            </w:pict>
          </mc:Fallback>
        </mc:AlternateContent>
      </w:r>
      <w:r/>
    </w:p>
    <w:p w14:paraId="1497686D" w14:textId="77777777">
      <w:pPr>
        <w:pStyle w:val="1846"/>
        <w:pBdr/>
        <w:spacing/>
        <w:ind/>
        <w:rPr/>
      </w:pPr>
      <w:r/>
      <w:r>
        <w:t xml:space="preserve">FIGURA </w:t>
      </w:r>
      <w:r>
        <w:fldChar w:fldCharType="begin"/>
      </w:r>
      <w:r>
        <w:instrText xml:space="preserve">SEQ FIGURA \* Arabic </w:instrText>
      </w:r>
      <w:r>
        <w:fldChar w:fldCharType="separate"/>
      </w:r>
      <w:r>
        <w:t xml:space="preserve">1</w:t>
      </w:r>
      <w:r/>
      <w:r>
        <w:fldChar w:fldCharType="end"/>
      </w:r>
      <w:r>
        <w:t xml:space="preserve"> – Interface de consulta do aplicativo </w:t>
      </w:r>
      <w:r>
        <w:t xml:space="preserve">Colab</w:t>
      </w:r>
      <w:r/>
      <w:r/>
      <w:r/>
    </w:p>
    <w:p w14:paraId="0F8DE17C" w14:textId="77777777">
      <w:pPr>
        <w:pBdr/>
        <w:spacing/>
        <w:ind/>
        <w:jc w:val="left"/>
        <w:rPr>
          <w:sz w:val="20"/>
          <w:szCs w:val="18"/>
        </w:rPr>
      </w:pPr>
      <w:r>
        <w:rPr>
          <w:sz w:val="20"/>
          <w:szCs w:val="18"/>
        </w:rPr>
        <w:t xml:space="preserve">Fonte: </w:t>
      </w:r>
      <w:r>
        <w:rPr>
          <w:sz w:val="20"/>
          <w:szCs w:val="18"/>
        </w:rPr>
        <w:t xml:space="preserve">Colab</w:t>
      </w:r>
      <w:r>
        <w:rPr>
          <w:sz w:val="20"/>
          <w:szCs w:val="18"/>
        </w:rPr>
        <w:t xml:space="preserve"> (2026).</w:t>
      </w:r>
      <w:r>
        <w:rPr>
          <w:sz w:val="20"/>
          <w:szCs w:val="18"/>
        </w:rPr>
      </w:r>
      <w:r>
        <w:rPr>
          <w:sz w:val="20"/>
          <w:szCs w:val="18"/>
        </w:rPr>
      </w:r>
    </w:p>
    <w:p w14:paraId="51101B40" w14:textId="77777777">
      <w:pPr>
        <w:pBdr/>
        <w:spacing/>
        <w:ind/>
        <w:jc w:val="center"/>
        <w:rPr/>
      </w:pPr>
      <w:r>
        <mc:AlternateContent>
          <mc:Choice Requires="wpg">
            <w:drawing>
              <wp:inline xmlns:wp="http://schemas.openxmlformats.org/drawingml/2006/wordprocessingDrawing" distT="0" distB="0" distL="0" distR="0">
                <wp:extent cx="1907540" cy="35115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79172" name=""/>
                        <pic:cNvPicPr>
                          <a:picLocks noChangeAspect="1"/>
                        </pic:cNvPicPr>
                        <pic:nvPr/>
                      </pic:nvPicPr>
                      <pic:blipFill rotWithShape="1">
                        <a:blip r:embed="rId19"/>
                        <a:stretch/>
                      </pic:blipFill>
                      <pic:spPr bwMode="auto">
                        <a:xfrm>
                          <a:off x="0" y="0"/>
                          <a:ext cx="1907882" cy="35121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50.20pt;height:276.50pt;mso-wrap-distance-left:0.00pt;mso-wrap-distance-top:0.00pt;mso-wrap-distance-right:0.00pt;mso-wrap-distance-bottom:0.00pt;z-index:1;" stroked="false">
                <v:imagedata r:id="rId19" o:title=""/>
                <o:lock v:ext="edit" rotation="t"/>
              </v:shape>
            </w:pict>
          </mc:Fallback>
        </mc:AlternateContent>
      </w:r>
      <w:r/>
    </w:p>
    <w:p w14:paraId="71F251D8" w14:textId="77777777">
      <w:pPr>
        <w:pStyle w:val="1846"/>
        <w:pBdr/>
        <w:spacing/>
        <w:ind/>
        <w:rPr/>
      </w:pPr>
      <w:r/>
      <w:r>
        <w:t xml:space="preserve">FIGURA </w:t>
      </w:r>
      <w:r>
        <w:fldChar w:fldCharType="begin"/>
      </w:r>
      <w:r>
        <w:instrText xml:space="preserve">SEQ FIGURA \* Arabic </w:instrText>
      </w:r>
      <w:r>
        <w:fldChar w:fldCharType="separate"/>
      </w:r>
      <w:r>
        <w:t xml:space="preserve">2</w:t>
      </w:r>
      <w:r/>
      <w:r>
        <w:fldChar w:fldCharType="end"/>
      </w:r>
      <w:r>
        <w:t xml:space="preserve"> - Interface de</w:t>
      </w:r>
      <w:r>
        <w:rPr>
          <w:i/>
        </w:rPr>
        <w:t xml:space="preserve"> feed</w:t>
      </w:r>
      <w:r>
        <w:t xml:space="preserve"> do aplicativo </w:t>
      </w:r>
      <w:r>
        <w:t xml:space="preserve">Colab</w:t>
      </w:r>
      <w:r/>
      <w:r/>
      <w:r/>
    </w:p>
    <w:p w14:paraId="783AC560" w14:textId="77777777">
      <w:pPr>
        <w:pBdr/>
        <w:spacing/>
        <w:ind/>
        <w:jc w:val="left"/>
        <w:rPr>
          <w:sz w:val="20"/>
          <w:szCs w:val="18"/>
        </w:rPr>
      </w:pPr>
      <w:r>
        <w:rPr>
          <w:bCs/>
          <w:sz w:val="20"/>
          <w:szCs w:val="18"/>
        </w:rPr>
        <w:t xml:space="preserve">Fonte</w:t>
      </w:r>
      <w:r>
        <w:rPr>
          <w:b/>
          <w:bCs/>
          <w:sz w:val="20"/>
          <w:szCs w:val="18"/>
        </w:rPr>
        <w:t xml:space="preserve">:</w:t>
      </w:r>
      <w:r>
        <w:rPr>
          <w:sz w:val="20"/>
          <w:szCs w:val="18"/>
        </w:rPr>
        <w:t xml:space="preserve"> </w:t>
      </w:r>
      <w:r>
        <w:rPr>
          <w:sz w:val="20"/>
          <w:szCs w:val="18"/>
        </w:rPr>
        <w:t xml:space="preserve">Colab</w:t>
      </w:r>
      <w:r>
        <w:rPr>
          <w:sz w:val="20"/>
          <w:szCs w:val="18"/>
        </w:rPr>
        <w:t xml:space="preserve"> (2026).</w:t>
      </w:r>
      <w:r>
        <w:rPr>
          <w:sz w:val="20"/>
          <w:szCs w:val="18"/>
        </w:rPr>
      </w:r>
      <w:r>
        <w:rPr>
          <w:sz w:val="20"/>
          <w:szCs w:val="18"/>
        </w:rPr>
      </w:r>
    </w:p>
    <w:p w14:paraId="01B2E219" w14:textId="77777777">
      <w:pPr>
        <w:pBdr/>
        <w:spacing/>
        <w:ind/>
        <w:rPr/>
      </w:pPr>
      <w:r>
        <w:t xml:space="preserve">Outros trabalhos relevantes são os sistemas de ouvidoria </w:t>
      </w:r>
      <w:r>
        <w:t xml:space="preserve">digital utilizados por órgãos governamentais. De acordo com Santos (2020), essas plataformas digitais permitem que cidadãos registrem reclamações, denúncias e sugestões, sendo ferramentas importantes para o controle social e melhoria dos serviços públicos.</w:t>
      </w:r>
      <w:r/>
    </w:p>
    <w:p w14:paraId="4698940D" w14:textId="77777777">
      <w:pPr>
        <w:pBdr>
          <w:top w:val="none" w:color="000000" w:sz="4" w:space="0"/>
          <w:left w:val="none" w:color="000000" w:sz="4" w:space="0"/>
          <w:bottom w:val="none" w:color="000000" w:sz="4" w:space="0"/>
          <w:right w:val="none" w:color="000000" w:sz="4" w:space="0"/>
        </w:pBdr>
        <w:spacing/>
        <w:ind/>
        <w:rPr/>
      </w:pPr>
      <w:r>
        <w:rPr>
          <w:color w:val="000000"/>
        </w:rPr>
        <w:t xml:space="preserve">O sistema e-Ouve, desenvolvido pela empresa </w:t>
      </w:r>
      <w:r>
        <w:rPr>
          <w:color w:val="000000"/>
        </w:rPr>
        <w:t xml:space="preserve">WebNets</w:t>
      </w:r>
      <w:r>
        <w:rPr>
          <w:color w:val="000000"/>
        </w:rPr>
        <w:t xml:space="preserve"> Soluções, permite ao usuário indicar a sua localização e o tipo de serviço desejado entre as diversas categorias disponíveis. O sistema encaminh</w:t>
      </w:r>
      <w:r>
        <w:rPr>
          <w:color w:val="000000"/>
        </w:rPr>
        <w:t xml:space="preserve">ará a demanda diretamente para a Ouvidoria da cidade selecionada, onde o ouvidor ou o gestor da pasta específica avaliará a solicitação e o responsável aprovará (ou não) o protocolo, enviando a resposta oficial ao usuário por meio do portal (E-Ouve, 2026).</w:t>
      </w:r>
      <w:r/>
    </w:p>
    <w:p w14:paraId="66748EB0" w14:textId="77777777">
      <w:pPr>
        <w:pBdr/>
        <w:spacing/>
        <w:ind/>
        <w:rPr/>
      </w:pPr>
      <w:r>
        <w:t xml:space="preserve">As Figuras 3 e 4 mostram partes da interface de usuário do sistema e-Ouve.</w:t>
      </w:r>
      <w:r/>
    </w:p>
    <w:p w14:paraId="2092F039" w14:textId="77777777">
      <w:pPr>
        <w:pBdr/>
        <w:spacing/>
        <w:ind/>
        <w:rPr/>
      </w:pPr>
      <w:r>
        <mc:AlternateContent>
          <mc:Choice Requires="wpg">
            <w:drawing>
              <wp:inline xmlns:wp="http://schemas.openxmlformats.org/drawingml/2006/wordprocessingDrawing" distT="0" distB="0" distL="0" distR="0">
                <wp:extent cx="5760720" cy="2866660"/>
                <wp:effectExtent l="19050" t="1905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95857" name=""/>
                        <pic:cNvPicPr>
                          <a:picLocks noChangeAspect="1"/>
                        </pic:cNvPicPr>
                        <pic:nvPr/>
                      </pic:nvPicPr>
                      <pic:blipFill rotWithShape="1">
                        <a:blip r:embed="rId20"/>
                        <a:stretch/>
                      </pic:blipFill>
                      <pic:spPr bwMode="auto">
                        <a:xfrm>
                          <a:off x="0" y="0"/>
                          <a:ext cx="5760718" cy="2866659"/>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3.60pt;height:225.72pt;mso-wrap-distance-left:0.00pt;mso-wrap-distance-top:0.00pt;mso-wrap-distance-right:0.00pt;mso-wrap-distance-bottom:0.00pt;z-index:1;" strokecolor="#000000">
                <v:imagedata r:id="rId20" o:title=""/>
                <o:lock v:ext="edit" rotation="t"/>
              </v:shape>
            </w:pict>
          </mc:Fallback>
        </mc:AlternateContent>
      </w:r>
      <w:r/>
    </w:p>
    <w:p w14:paraId="40167EF8" w14:textId="77777777">
      <w:pPr>
        <w:pStyle w:val="1846"/>
        <w:pBdr/>
        <w:spacing/>
        <w:ind/>
        <w:rPr/>
      </w:pPr>
      <w:r/>
      <w:r>
        <w:t xml:space="preserve">FIGURA </w:t>
      </w:r>
      <w:r>
        <w:fldChar w:fldCharType="begin"/>
      </w:r>
      <w:r>
        <w:instrText xml:space="preserve">SEQ FIGURA \* Arabic </w:instrText>
      </w:r>
      <w:r>
        <w:fldChar w:fldCharType="separate"/>
      </w:r>
      <w:r>
        <w:t xml:space="preserve">3</w:t>
      </w:r>
      <w:r/>
      <w:r>
        <w:fldChar w:fldCharType="end"/>
      </w:r>
      <w:r>
        <w:t xml:space="preserve"> - Seleção da unidade da federação na plataforma e-Ouve </w:t>
      </w:r>
      <w:r/>
      <w:r/>
      <w:r/>
    </w:p>
    <w:p w14:paraId="3A11B5C7" w14:textId="77777777">
      <w:pPr>
        <w:pBdr/>
        <w:spacing/>
        <w:ind/>
        <w:rPr>
          <w:sz w:val="20"/>
          <w:szCs w:val="18"/>
        </w:rPr>
      </w:pPr>
      <w:r>
        <w:rPr>
          <w:sz w:val="20"/>
          <w:szCs w:val="18"/>
        </w:rPr>
        <w:t xml:space="preserve">Fonte:</w:t>
      </w:r>
      <w:r>
        <w:rPr>
          <w:sz w:val="20"/>
          <w:szCs w:val="18"/>
          <w:highlight w:val="white"/>
        </w:rPr>
        <w:t xml:space="preserve"> e-Ouve (2026).</w:t>
      </w:r>
      <w:r>
        <w:rPr>
          <w:sz w:val="20"/>
          <w:szCs w:val="18"/>
        </w:rPr>
      </w:r>
      <w:r>
        <w:rPr>
          <w:sz w:val="20"/>
          <w:szCs w:val="18"/>
        </w:rPr>
      </w:r>
    </w:p>
    <w:p w14:paraId="54776A49" w14:textId="77777777">
      <w:pPr>
        <w:pBdr/>
        <w:spacing/>
        <w:ind/>
        <w:jc w:val="left"/>
        <w:rPr/>
      </w:pPr>
      <w:r>
        <mc:AlternateContent>
          <mc:Choice Requires="wpg">
            <w:drawing>
              <wp:inline xmlns:wp="http://schemas.openxmlformats.org/drawingml/2006/wordprocessingDrawing" distT="0" distB="0" distL="0" distR="0">
                <wp:extent cx="5760720" cy="3521205"/>
                <wp:effectExtent l="19050" t="19050" r="0" b="317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65332" name=""/>
                        <pic:cNvPicPr>
                          <a:picLocks noChangeAspect="1"/>
                        </pic:cNvPicPr>
                        <pic:nvPr/>
                      </pic:nvPicPr>
                      <pic:blipFill rotWithShape="1">
                        <a:blip r:embed="rId21"/>
                        <a:stretch/>
                      </pic:blipFill>
                      <pic:spPr bwMode="auto">
                        <a:xfrm>
                          <a:off x="0" y="0"/>
                          <a:ext cx="5760719" cy="3521205"/>
                        </a:xfrm>
                        <a:prstGeom prst="rect">
                          <a:avLst/>
                        </a:prstGeom>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3.60pt;height:277.26pt;mso-wrap-distance-left:0.00pt;mso-wrap-distance-top:0.00pt;mso-wrap-distance-right:0.00pt;mso-wrap-distance-bottom:0.00pt;z-index:1;" strokecolor="#000000">
                <v:imagedata r:id="rId21" o:title=""/>
                <o:lock v:ext="edit" rotation="t"/>
              </v:shape>
            </w:pict>
          </mc:Fallback>
        </mc:AlternateContent>
      </w:r>
      <w:r/>
    </w:p>
    <w:p w14:paraId="043547F1" w14:textId="77777777">
      <w:pPr>
        <w:pStyle w:val="1846"/>
        <w:pBdr/>
        <w:spacing/>
        <w:ind/>
        <w:rPr/>
      </w:pPr>
      <w:r/>
      <w:r>
        <w:t xml:space="preserve">FIGURA </w:t>
      </w:r>
      <w:r>
        <w:fldChar w:fldCharType="begin"/>
      </w:r>
      <w:r>
        <w:instrText xml:space="preserve">SEQ FIGURA \* Arabic </w:instrText>
      </w:r>
      <w:r>
        <w:fldChar w:fldCharType="separate"/>
      </w:r>
      <w:r>
        <w:t xml:space="preserve">4</w:t>
      </w:r>
      <w:r/>
      <w:r>
        <w:fldChar w:fldCharType="end"/>
      </w:r>
      <w:r>
        <w:t xml:space="preserve"> - Seleção de serviços na plataforma e-Ouve</w:t>
      </w:r>
      <w:r/>
      <w:r/>
      <w:r/>
    </w:p>
    <w:p w14:paraId="0B159EBA" w14:textId="77777777">
      <w:pPr>
        <w:pBdr/>
        <w:spacing/>
        <w:ind/>
        <w:jc w:val="left"/>
        <w:rPr>
          <w:sz w:val="20"/>
          <w:szCs w:val="18"/>
        </w:rPr>
      </w:pPr>
      <w:r>
        <w:rPr>
          <w:sz w:val="20"/>
          <w:szCs w:val="18"/>
        </w:rPr>
        <w:t xml:space="preserve">Fonte: e-Ouve (2026).</w:t>
      </w:r>
      <w:r>
        <w:rPr>
          <w:sz w:val="20"/>
          <w:szCs w:val="18"/>
        </w:rPr>
      </w:r>
      <w:r>
        <w:rPr>
          <w:sz w:val="20"/>
          <w:szCs w:val="18"/>
        </w:rPr>
      </w:r>
    </w:p>
    <w:p w14:paraId="5777058F" w14:textId="77777777">
      <w:pPr>
        <w:pBdr/>
        <w:spacing/>
        <w:ind/>
        <w:rPr/>
      </w:pPr>
      <w:r>
        <w:t xml:space="preserve">Além disso, estudos sobre governo eletrônico (</w:t>
      </w:r>
      <w:r>
        <w:rPr>
          <w:i/>
        </w:rPr>
        <w:t xml:space="preserve">e-</w:t>
      </w:r>
      <w:r>
        <w:rPr>
          <w:i/>
        </w:rPr>
        <w:t xml:space="preserve">government</w:t>
      </w:r>
      <w:r>
        <w:t xml:space="preserve">) reforçam a importância da digitalização dos serviços públicos. Conforme </w:t>
      </w:r>
      <w:r>
        <w:t xml:space="preserve">Heeks</w:t>
      </w:r>
      <w:r>
        <w:t xml:space="preserve"> (2006), a adoção de tecnologias digitais no setor público pode melhorar significativamente a eficiência administrativa e a qualidade dos serviços oferecidos à população, desde que haja planejamento adequado e foco nas necessidades dos usuários.</w:t>
      </w:r>
      <w:r/>
    </w:p>
    <w:p w14:paraId="0C1D1D70" w14:textId="77777777">
      <w:pPr>
        <w:pBdr/>
        <w:spacing/>
        <w:ind/>
        <w:rPr/>
      </w:pPr>
      <w:r>
        <w:t xml:space="preserve">Ao analisar esses trabalhos com o projeto “Fala, Cidade!”, observa-se que este projeto busca integrar funci</w:t>
      </w:r>
      <w:r>
        <w:t xml:space="preserve">onalidades já existentes em diferentes sistemas, como registro de ocorrências, acompanhamento de status e interação com o usuário, adicionando melhorias como classificação por prioridade, integração com mapas e suporte a ocorrências relatadas anonimamente.</w:t>
      </w:r>
      <w:r/>
    </w:p>
    <w:p w14:paraId="53FF0709" w14:textId="77777777">
      <w:pPr>
        <w:pBdr/>
        <w:spacing/>
        <w:ind/>
        <w:rPr/>
        <w:sectPr>
          <w:headerReference w:type="default" r:id="rId11"/>
          <w:headerReference w:type="even" r:id="rId12"/>
          <w:headerReference w:type="first" r:id="rId13"/>
          <w:footnotePr/>
          <w:endnotePr/>
          <w:type w:val="nextPage"/>
          <w:pgSz w:h="16840" w:orient="portrait" w:w="11907"/>
          <w:pgMar w:top="1701" w:right="1134" w:bottom="1134" w:left="1701" w:header="709" w:footer="709" w:gutter="0"/>
          <w:cols w:num="1" w:sep="0" w:space="708" w:equalWidth="1"/>
        </w:sectPr>
      </w:pPr>
      <w:r/>
      <w:r/>
    </w:p>
    <w:p w14:paraId="79BDCAB1" w14:textId="77777777">
      <w:pPr>
        <w:pStyle w:val="1635"/>
        <w:pageBreakBefore w:val="true"/>
        <w:pBdr/>
        <w:spacing/>
        <w:ind/>
        <w:rPr/>
      </w:pPr>
      <w:r/>
      <w:bookmarkStart w:id="8" w:name="_Toc8"/>
      <w:r>
        <w:t xml:space="preserve">3 OBJETIVO DO PROJETO</w:t>
      </w:r>
      <w:r/>
      <w:bookmarkEnd w:id="8"/>
      <w:r/>
      <w:r/>
    </w:p>
    <w:p w14:paraId="0115F41F" w14:textId="77777777">
      <w:pPr>
        <w:pBdr/>
        <w:spacing/>
        <w:ind/>
        <w:rPr/>
      </w:pPr>
      <w:r>
        <w:t xml:space="preserve">Este capítulo apresenta os objetivos do projeto, abordando sua finalidade, justificativa de realização, público de interesse e níveis de tomada de decisão abrangidos pelo sistema de informação.</w:t>
      </w:r>
      <w:r/>
    </w:p>
    <w:p w14:paraId="4242FAA4" w14:textId="77777777">
      <w:pPr>
        <w:pBdr/>
        <w:spacing/>
        <w:ind/>
        <w:rPr/>
      </w:pPr>
      <w:r/>
      <w:r/>
    </w:p>
    <w:p w14:paraId="1E9633F5" w14:textId="77777777">
      <w:pPr>
        <w:pStyle w:val="1636"/>
        <w:pBdr/>
        <w:spacing/>
        <w:ind/>
        <w:rPr/>
      </w:pPr>
      <w:r/>
      <w:bookmarkStart w:id="9" w:name="_Toc9"/>
      <w:r>
        <w:t xml:space="preserve">3.1 FORMULAÇÃO DO PROBLEMA</w:t>
      </w:r>
      <w:r/>
      <w:bookmarkEnd w:id="9"/>
      <w:r/>
      <w:r/>
    </w:p>
    <w:p w14:paraId="0353FCCC" w14:textId="77777777">
      <w:pPr>
        <w:pBdr/>
        <w:spacing/>
        <w:ind/>
        <w:rPr/>
      </w:pPr>
      <w:r>
        <w:t xml:space="preserve">Quan</w:t>
      </w:r>
      <w:r>
        <w:t xml:space="preserve">do faltam mecanismos céleres e acessíveis de interlocução entre a sociedade civil e as instâncias governamentais há o comprometimento da resolução de demandas de zeladoria, ocasionando infraestruturas e saneamentos deficitários, fragilidades na segurança p</w:t>
      </w:r>
      <w:r>
        <w:t xml:space="preserve">ública e ineficiência na prestação de serviços municipais. Tal lacuna comunicacional resulta, invariavelmente, na dilação dos prazos para o atendimento de necessidades fundamentais da coletividade, com influência negativa na qualidade de vida da população.</w:t>
      </w:r>
      <w:r/>
    </w:p>
    <w:p w14:paraId="4815D9D4" w14:textId="77777777">
      <w:pPr>
        <w:pBdr>
          <w:top w:val="none" w:color="000000" w:sz="4" w:space="0"/>
          <w:left w:val="none" w:color="000000" w:sz="4" w:space="0"/>
          <w:bottom w:val="none" w:color="000000" w:sz="4" w:space="0"/>
          <w:right w:val="none" w:color="000000" w:sz="4" w:space="0"/>
        </w:pBdr>
        <w:spacing/>
        <w:ind/>
        <w:rPr/>
      </w:pPr>
      <w:r>
        <w:t xml:space="preserve">A implantação de um sistema de informação se revela imperativa para fomentar o engajamento cívico e otimizar a resolutividade dos serviços públi</w:t>
      </w:r>
      <w:r>
        <w:t xml:space="preserve">cos. Embora as administrações municipais possuam canais tradicionais (como telefone 156 ou ouvidorias físicas), esses frequentemente carecem de integração tecnológica em tempo real e usabilidade para dispositivos móveis, resultando em lacunas operacionais.</w:t>
      </w:r>
      <w:r/>
    </w:p>
    <w:p w14:paraId="09526AF2" w14:textId="77777777">
      <w:pPr>
        <w:pBdr/>
        <w:spacing/>
        <w:ind/>
        <w:rPr/>
      </w:pPr>
      <w:r>
        <w:t xml:space="preserve">Neste prisma, um sistema de </w:t>
      </w:r>
      <w:r>
        <w:t xml:space="preserve">informação de relatos de ocorrências e notificações pode ajudar a aproximar o cidadão da administração pública, por meio de um canal que viabiliza o registro, a categorização e a priorização de ocorrências de maneira sistemática e inteligível. Após a submi</w:t>
      </w:r>
      <w:r>
        <w:t xml:space="preserve">ssão do relato pelo cidadão, o sistema poderá processar e encaminhar automaticamente os dados ao departamento competente, facultando à administração pública o monitoramento em tempo real do volume, da geolocalização e da tipologia das demandas registradas.</w:t>
      </w:r>
      <w:r/>
    </w:p>
    <w:p w14:paraId="39DD70A0" w14:textId="77777777">
      <w:pPr>
        <w:pBdr/>
        <w:spacing/>
        <w:ind/>
        <w:rPr/>
      </w:pPr>
      <w:r>
        <w:t xml:space="preserve">Complementarmente, os usuários poderão acompanhar o trâmite de suas </w:t>
      </w:r>
      <w:r>
        <w:t xml:space="preserve">solicitações mediante um protocolo unificado, observando os estágios de atendimento que compreendam o recebimento, a triagem, o processamento e a efetiva resolução. A gestão pública poderá acompanhar um painel administrativo que permitirá a supervisão anal</w:t>
      </w:r>
      <w:r>
        <w:t xml:space="preserve">ítica das ocorrências com filtros por cronologia, categoria, localidade e níveis de criticidade. Essa governança estruturada pode fomentar a transparência pública e subsidiar a geração de relatórios estratégicos para o planejamento urbano baseado em dados.</w:t>
      </w:r>
      <w:r/>
    </w:p>
    <w:p w14:paraId="7F367221" w14:textId="77777777">
      <w:pPr>
        <w:pStyle w:val="1636"/>
        <w:pBdr/>
        <w:spacing/>
        <w:ind/>
        <w:rPr/>
      </w:pPr>
      <w:r/>
      <w:bookmarkStart w:id="10" w:name="_Toc10"/>
      <w:r>
        <w:t xml:space="preserve">3.2 OBJETIVOS </w:t>
      </w:r>
      <w:r/>
      <w:bookmarkEnd w:id="10"/>
      <w:r/>
      <w:r/>
    </w:p>
    <w:p w14:paraId="66C54B2E" w14:textId="77777777">
      <w:pPr>
        <w:pBdr/>
        <w:spacing/>
        <w:ind/>
        <w:rPr/>
      </w:pPr>
      <w:r>
        <w:t xml:space="preserve">O objetivo principal deste projeto de final de curso é o desenvolvimento</w:t>
      </w:r>
      <w:r>
        <w:t xml:space="preserve"> de um sistema de informação para relato de ocorrência de problemas de infraestrutura, saneamento, conservação de espaços públicos ou de zeladoria pública pelo cidadão à administração pública, com o intuito de agilizar as condutas necessárias de resolução.</w:t>
      </w:r>
      <w:r/>
    </w:p>
    <w:p w14:paraId="39E212D5" w14:textId="77777777">
      <w:pPr>
        <w:pBdr/>
        <w:spacing/>
        <w:ind/>
        <w:rPr/>
      </w:pPr>
      <w:r>
        <w:t xml:space="preserve">São objetivos específicos:</w:t>
      </w:r>
      <w:r/>
    </w:p>
    <w:p w14:paraId="30F9372B" w14:textId="77777777">
      <w:pPr>
        <w:pStyle w:val="1845"/>
        <w:numPr>
          <w:ilvl w:val="0"/>
          <w:numId w:val="31"/>
        </w:numPr>
        <w:pBdr/>
        <w:spacing/>
        <w:ind/>
        <w:rPr/>
      </w:pPr>
      <w:r>
        <w:t xml:space="preserve">realizar a revisão bibliográfica para fundamentação do trabalho;</w:t>
      </w:r>
      <w:r/>
    </w:p>
    <w:p w14:paraId="63C63287" w14:textId="77777777">
      <w:pPr>
        <w:pStyle w:val="1845"/>
        <w:numPr>
          <w:ilvl w:val="0"/>
          <w:numId w:val="31"/>
        </w:numPr>
        <w:pBdr/>
        <w:spacing/>
        <w:ind/>
        <w:rPr/>
      </w:pPr>
      <w:r>
        <w:t xml:space="preserve">desenvolver módulos do sistema que permitam a categorização de prioridades e o registro de ocorrências pelo cidadão;</w:t>
      </w:r>
      <w:r/>
    </w:p>
    <w:p w14:paraId="458D50F1" w14:textId="77777777">
      <w:pPr>
        <w:pStyle w:val="1845"/>
        <w:numPr>
          <w:ilvl w:val="0"/>
          <w:numId w:val="31"/>
        </w:numPr>
        <w:pBdr/>
        <w:spacing/>
        <w:ind/>
        <w:rPr/>
      </w:pPr>
      <w:r>
        <w:t xml:space="preserve">integrar aos serviços de geolocalização para a determinação precisa do local da ocorrência, facultando ao usuário a anexação de registros fotográficos para subsidiar a análise dos responsáveis;</w:t>
      </w:r>
      <w:r/>
    </w:p>
    <w:p w14:paraId="5966F69B" w14:textId="77777777">
      <w:pPr>
        <w:pStyle w:val="1845"/>
        <w:numPr>
          <w:ilvl w:val="0"/>
          <w:numId w:val="31"/>
        </w:numPr>
        <w:pBdr/>
        <w:spacing/>
        <w:ind/>
        <w:rPr/>
      </w:pPr>
      <w:r>
        <w:t xml:space="preserve">assegurar a prerrogativa do anonimato quando a natureza da ocorrência assim o exigir;</w:t>
      </w:r>
      <w:r/>
    </w:p>
    <w:p w14:paraId="5E0F75F8" w14:textId="77777777">
      <w:pPr>
        <w:pStyle w:val="1845"/>
        <w:numPr>
          <w:ilvl w:val="0"/>
          <w:numId w:val="31"/>
        </w:numPr>
        <w:pBdr/>
        <w:spacing/>
        <w:ind/>
        <w:rPr/>
      </w:pPr>
      <w:r>
        <w:t xml:space="preserve">estabelecer mecanismos de avaliação contínua do sistema a fim de melhor atender às necessidades dos usuários.</w:t>
      </w:r>
      <w:r/>
    </w:p>
    <w:p w14:paraId="122D86E2" w14:textId="77777777">
      <w:pPr>
        <w:pStyle w:val="1845"/>
        <w:pBdr/>
        <w:spacing/>
        <w:ind/>
        <w:rPr/>
      </w:pPr>
      <w:r/>
      <w:r/>
    </w:p>
    <w:p w14:paraId="779C5321" w14:textId="77777777">
      <w:pPr>
        <w:pStyle w:val="1636"/>
        <w:pBdr/>
        <w:spacing/>
        <w:ind/>
        <w:rPr/>
      </w:pPr>
      <w:r/>
      <w:bookmarkStart w:id="11" w:name="_Toc11"/>
      <w:r>
        <w:t xml:space="preserve">3.3 JUSTIFICATIVA </w:t>
      </w:r>
      <w:r/>
      <w:bookmarkEnd w:id="11"/>
      <w:r/>
      <w:r/>
    </w:p>
    <w:p w14:paraId="432E20AF" w14:textId="77777777">
      <w:pPr>
        <w:pBdr>
          <w:top w:val="none" w:color="000000" w:sz="4" w:space="0"/>
          <w:left w:val="none" w:color="000000" w:sz="4" w:space="0"/>
          <w:bottom w:val="none" w:color="000000" w:sz="4" w:space="0"/>
          <w:right w:val="none" w:color="000000" w:sz="4" w:space="0"/>
        </w:pBdr>
        <w:spacing/>
        <w:ind/>
        <w:rPr/>
      </w:pPr>
      <w:r>
        <w:t xml:space="preserve">O sistema de informação "Fala, Cidade!" oferecerá um canal unificado de informação que utilizará tecnologias de informação e comunicação recentes para oferecer mais cel</w:t>
      </w:r>
      <w:r>
        <w:t xml:space="preserve">eridade nas intervenções municipais e promover um ambiente urbano mais resiliente e organizado. Dessa forma, o sistema proposto pretende superar limitações identificadas nos trabalhos analisados, oferecendo uma solução mais completa, acessível e eficiente.</w:t>
      </w:r>
      <w:r/>
    </w:p>
    <w:p w14:paraId="5BA8B19D" w14:textId="77777777">
      <w:pPr>
        <w:pBdr>
          <w:top w:val="none" w:color="000000" w:sz="4" w:space="0"/>
          <w:left w:val="none" w:color="000000" w:sz="4" w:space="0"/>
          <w:bottom w:val="none" w:color="000000" w:sz="4" w:space="0"/>
          <w:right w:val="none" w:color="000000" w:sz="4" w:space="0"/>
        </w:pBdr>
        <w:spacing/>
        <w:ind/>
        <w:rPr>
          <w:szCs w:val="24"/>
        </w:rPr>
      </w:pPr>
      <w:r>
        <w:rPr>
          <w:szCs w:val="24"/>
        </w:rPr>
      </w:r>
      <w:r>
        <w:rPr>
          <w:szCs w:val="24"/>
        </w:rPr>
      </w:r>
      <w:r>
        <w:rPr>
          <w:szCs w:val="24"/>
        </w:rPr>
      </w:r>
    </w:p>
    <w:p w14:paraId="71B2BE48" w14:textId="77777777">
      <w:pPr>
        <w:pStyle w:val="1636"/>
        <w:pBdr/>
        <w:spacing/>
        <w:ind/>
        <w:rPr/>
      </w:pPr>
      <w:r/>
      <w:bookmarkStart w:id="12" w:name="_Toc12"/>
      <w:r>
        <w:t xml:space="preserve">3.4 NÍVEIS DE DECISÃO E GRUPOS FUNCIONAIS ATENDIDOS</w:t>
      </w:r>
      <w:r/>
      <w:bookmarkEnd w:id="12"/>
      <w:r/>
      <w:r/>
    </w:p>
    <w:p w14:paraId="713ABFB9" w14:textId="77777777">
      <w:pPr>
        <w:pBdr/>
        <w:spacing/>
        <w:ind/>
        <w:rPr/>
      </w:pPr>
      <w:r>
        <w:t xml:space="preserve">O projeto destina-se à Administração Pública Municipal e suas respectivas secretarias. No ambiente externo, o sistema atenderá aos cidadãos, conselhos comunitários e organizações da socieda</w:t>
      </w:r>
      <w:r>
        <w:t xml:space="preserve">de civil. Em nível operacional, as informações serão oferecidas e atualizadas pelos funcionários públicos de campo e técnicos das secretarias, responsáveis pela execução direta dos reparos, triagem inicial e alteração do status imediato de cada protocolo. </w:t>
      </w:r>
      <w:r/>
    </w:p>
    <w:p w14:paraId="75DA07E0" w14:textId="77777777">
      <w:pPr>
        <w:pBdr/>
        <w:spacing/>
        <w:ind/>
        <w:rPr/>
      </w:pPr>
      <w:r>
        <w:rPr>
          <w:highlight w:val="white"/>
        </w:rPr>
        <w:t xml:space="preserve">Em nível tático, as informaçõe</w:t>
      </w:r>
      <w:r>
        <w:t xml:space="preserve">s provenientes do sistema subsidiarão os gestores intermediários das secretari</w:t>
      </w:r>
      <w:r>
        <w:t xml:space="preserve">as municipais no acompanhamento do volume de ocorrências por categoria, no monitoramento dos prazos de atendimento e na priorização das intervenções operacionais, possibilitando uma coordenação mais ágil entre as equipes de campo e a administração central.</w:t>
      </w:r>
      <w:r/>
    </w:p>
    <w:p w14:paraId="486D1D54" w14:textId="77777777">
      <w:pPr>
        <w:pBdr/>
        <w:spacing/>
        <w:ind/>
        <w:rPr/>
      </w:pPr>
      <w:r>
        <w:t xml:space="preserve">Em nível estratégico, prefeitos e secretários municipais utilizarão relatórios gerenciais analíticos e mapas georreferenciados para identificar áreas críticas e definir políticas </w:t>
      </w:r>
      <w:r>
        <w:t xml:space="preserve">públicas  baseadas</w:t>
      </w:r>
      <w:r>
        <w:t xml:space="preserve"> em dados reais de demandas comunitárias. Para o cidadão, o sistema oferecerá transparência informacional imediata, permitindo o acesso ao históri</w:t>
      </w:r>
      <w:r>
        <w:t xml:space="preserve">co real de trâmites do seu protocolo, alertas de manutenção na sua região e dados consolidados sobre o índice de resolução de problemas no seu bairro, transformando o usuário de um mero espectador em um colaborador ativo da infraestrutura urbana eficiente.</w:t>
      </w:r>
      <w:r/>
    </w:p>
    <w:p>
      <w:pPr>
        <w:pStyle w:val="1636"/>
        <w:pBdr/>
        <w:spacing/>
        <w:ind/>
        <w:rPr/>
      </w:pPr>
      <w:r/>
      <w:bookmarkStart w:id="13" w:name="_Toc13"/>
      <w:r>
        <w:t xml:space="preserve">3.5 ADERÊNCIA AOS OBJETIVOS DO DESENVOLVIMENTO SUSTENTÁVEL (ODS)</w:t>
      </w:r>
      <w:r/>
      <w:bookmarkEnd w:id="13"/>
      <w:r/>
      <w:r/>
    </w:p>
    <w:p>
      <w:pPr>
        <w:pBdr/>
        <w:spacing/>
        <w:ind/>
        <w:rPr/>
      </w:pPr>
      <w:r>
        <w:t xml:space="preserve">Os Objetivos de Desenvolvimento Sustentável (ODS) integram a Agenda 2030 para o Desenvolvimento Sustentável, adotada pe</w:t>
      </w:r>
      <w:r>
        <w:t xml:space="preserve">los Estados-membros da Organização das Nações Unidas em 2015, e reúnem 17 objetivos desdobrados em 169 metas destinadas a orientar políticas públicas e iniciativas privadas até o ano de 2030 (ONU, 2015). O sistema de informação “Fala, Cidade!” foi concebid</w:t>
      </w:r>
      <w:r>
        <w:t xml:space="preserve">o como uma ferramenta de mediação entre o cidadão e a administração pública municipal e, por essa natureza, apresenta aderência direta a dois desses objetivos: o ODS 11 – Cidades e Comunidades Sustentáveis e o ODS 16 – Paz, Justiça e Instituições Eficazes.</w:t>
      </w:r>
      <w:r/>
    </w:p>
    <w:p>
      <w:pPr>
        <w:pBdr/>
        <w:spacing/>
        <w:ind/>
        <w:rPr/>
      </w:pPr>
      <w:r>
        <w:t xml:space="preserve">a) ODS 11 – Cidades e Comunidades Sustentáveis: tornar as cidades e os assentamentos humanos inclusivos, seguros, resilientes e sustentáveis.</w:t>
      </w:r>
      <w:r/>
    </w:p>
    <w:p>
      <w:pPr>
        <w:pBdr/>
        <w:spacing/>
        <w:ind/>
        <w:rPr/>
      </w:pPr>
      <w:r>
        <w:t xml:space="preserve">A aderência do projeto a este objetivo concentra-se em duas metas. A meta 11.3 preconiza o aumento da urbanização inclusiva e sustentável e </w:t>
      </w:r>
      <w:r>
        <w:t xml:space="preserve">o fortalecimento da capacidade para o planejamento e a gestão participativos, integrados e sustentáveis dos assentamentos humanos. O sistema contribui para essa meta ao converter o relato disperso e informal de problemas urbanos em um repositório estrutura</w:t>
      </w:r>
      <w:r>
        <w:t xml:space="preserve">do e georreferenciado de demandas: os relatórios gerenciais e o painel analítico descritos no RF13 permitem que o gestor público identifique concentrações de ocorrências por bairro, categoria e período, subsidiando o planejamento urbano com dados originado</w:t>
      </w:r>
      <w:r>
        <w:t xml:space="preserve">s da própria população. O mecanismo de reforço comunitário de ocorrências (RF16 e RN06), por sua vez, materializa a participação coletiva ao permitir que diversos cidadãos endossem uma mesma demanda, conferindo-lhe peso quantificável no processo decisório.</w:t>
      </w:r>
      <w:r/>
    </w:p>
    <w:p>
      <w:pPr>
        <w:pBdr/>
        <w:spacing/>
        <w:ind/>
        <w:rPr/>
      </w:pPr>
      <w:r>
        <w:t xml:space="preserve">Já a meta 11.7 estabelece o objetivo de proporcionar o acesso universal </w:t>
      </w:r>
      <w:r>
        <w:t xml:space="preserve">a espaços públicos seguros, inclusivos, acessíveis e verdes. As categorias de ocorrência previstas no sistema — entre elas problemas em praças e parques, iluminação pública deficiente, sinalização ou semáforo com defeito e descarte irregular de resíduos — </w:t>
      </w:r>
      <w:r>
        <w:t xml:space="preserve">atuam justamente sobre as condições de segurança e conservação desses espaços. A redução do intervalo entre a identificação do problema pelo cidadão e o conhecimento da demanda pelo órgão competente é o mecanismo pelo qual o projeto colabora com essa meta.</w:t>
      </w:r>
      <w:r/>
    </w:p>
    <w:p>
      <w:pPr>
        <w:pBdr/>
        <w:spacing/>
        <w:ind/>
        <w:rPr/>
      </w:pPr>
      <w:r>
        <w:t xml:space="preserve">Complementarmente, a meta 11.b, que trata do aumento do número de cidades que </w:t>
      </w:r>
      <w:r>
        <w:t xml:space="preserve">adotam políticas integradas para a resiliência a desastres, encontra correspondência na priorização automática por categoria (RF10 e RN04), que classifica como de alta prioridade ocorrências com potencial de risco imediato à integridade física das pessoas.</w:t>
      </w:r>
      <w:r/>
    </w:p>
    <w:p>
      <w:pPr>
        <w:pBdr/>
        <w:spacing/>
        <w:ind/>
        <w:rPr/>
      </w:pPr>
      <w:r>
        <w:t xml:space="preserve">b) ODS 16 – Paz, Justiça e Instituições Eficazes: promover sociedades pacíficas e inclusivas, proporcionar o acesso à justiça para todos e construir instituições eficazes, responsáveis e inclusivas em todos os níveis.</w:t>
      </w:r>
      <w:r/>
    </w:p>
    <w:p>
      <w:pPr>
        <w:pBdr/>
        <w:spacing/>
        <w:ind/>
        <w:rPr/>
      </w:pPr>
      <w:r>
        <w:t xml:space="preserve">A meta 16.6 determina o desenvolvi</w:t>
      </w:r>
      <w:r>
        <w:t xml:space="preserve">mento de instituições eficazes, responsáveis e transparentes em todos os níveis. O sistema atende a essa meta por meio do protocolo único e imutável gerado a cada registro (RN02) e do histórico de trâmites persistido na entidade Occurrence_History, que reg</w:t>
      </w:r>
      <w:r>
        <w:t xml:space="preserve">istra qual usuário alterou o status da ocorrência, em que data e horário e sob qual justificativa (RN03). Esse encadeamento produz rastreabilidade verificável do atendimento e transfere ao cidadão a capacidade de auditar o andamento da sua própria demanda.</w:t>
      </w:r>
      <w:r/>
    </w:p>
    <w:p>
      <w:pPr>
        <w:pBdr/>
        <w:spacing/>
        <w:ind/>
        <w:rPr/>
      </w:pPr>
      <w:r>
        <w:t xml:space="preserve">A meta 16.7, que trata de garantir a tomada de decisão re</w:t>
      </w:r>
      <w:r>
        <w:t xml:space="preserve">sponsiva, inclusiva, participativa e representativa em todos os níveis, é contemplada pelo próprio desenho do canal: o registro de ocorrências é aberto a qualquer cidadão, inclusive de forma anônima (RF08), removendo o receio de exposição como barreira à p</w:t>
      </w:r>
      <w:r>
        <w:t xml:space="preserve">articipação. A garantia de anonimato, aliada ao código de rastreamento que preserva o direito de acompanhamento sem identificar o autor, amplia a base de participantes para além dos cidadãos já familiarizados com os canais formais da administração pública.</w:t>
      </w:r>
      <w:r/>
    </w:p>
    <w:p>
      <w:pPr>
        <w:pBdr/>
        <w:spacing/>
        <w:ind/>
        <w:rPr/>
      </w:pPr>
      <w:r>
        <w:t xml:space="preserve">Por fim, a meta 16.10, referente à garantia do acesso público à informação, relaciona-se à publicação das ocorrências</w:t>
      </w:r>
      <w:r>
        <w:t xml:space="preserve"> no mapa georreferenciado (RF21), que permite a qualquer pessoa — inclusive sem autenticação — visualizar as demandas registradas no município e seus respectivos estados de atendimento, com a devida supressão dos dados pessoais dos autores conforme a RN05.</w:t>
      </w:r>
      <w:r/>
    </w:p>
    <w:p>
      <w:pPr>
        <w:pBdr/>
        <w:spacing/>
        <w:ind/>
        <w:rPr/>
      </w:pPr>
      <w:r>
        <w:t xml:space="preserve">Cabe registrar que a aderência aqui descrita é de natureza instrumental: o sistema não </w:t>
      </w:r>
      <w:r>
        <w:t xml:space="preserve">realiza por si a intervenção urbana, mas reduz a assimetria de informação que hoje retarda essa intervenção. A efetiva contribuição para as metas depende da apropriação da ferramenta pela administração municipal e da sua capacidade operacional de resposta.</w:t>
      </w:r>
      <w:r/>
    </w:p>
    <w:p>
      <w:pPr>
        <w:pBdr/>
        <w:spacing/>
        <w:ind/>
        <w:rPr/>
      </w:pPr>
      <w:r/>
      <w:r/>
    </w:p>
    <w:p>
      <w:pPr>
        <w:pStyle w:val="1636"/>
        <w:pBdr/>
        <w:spacing/>
        <w:ind/>
        <w:rPr/>
      </w:pPr>
      <w:r/>
      <w:bookmarkStart w:id="14" w:name="_Toc14"/>
      <w:r>
        <w:t xml:space="preserve">3.6 MODELO DE NEGÓCIO PROPOSTO</w:t>
      </w:r>
      <w:r/>
      <w:bookmarkEnd w:id="14"/>
      <w:r/>
      <w:r/>
    </w:p>
    <w:p>
      <w:pPr>
        <w:pBdr/>
        <w:spacing/>
        <w:ind/>
        <w:rPr/>
      </w:pPr>
      <w:r>
        <w:t xml:space="preserve">O modelo de negócio do projeto foi elaborado por meio do Business Model Canvas, ferramenta proposta por Osterwalder e Pigneur (2011) que organiza a lógica de criação, entrega e captura de valor</w:t>
      </w:r>
      <w:r>
        <w:t xml:space="preserve"> de uma iniciativa em nove blocos inter-relacionados. A construção foi realizada na plataforma do Serviço Brasileiro de Apoio às Micro e Pequenas Empresas (SEBRAE, 2026), e o quadro completo encontra-se no Apêndice H. Os nove blocos são descritos a seguir.</w:t>
      </w:r>
      <w:r/>
    </w:p>
    <w:p>
      <w:pPr>
        <w:pBdr/>
        <w:spacing/>
        <w:ind/>
        <w:rPr/>
      </w:pPr>
      <w:r>
        <w:t xml:space="preserve">a) Segmentos de clientes: o modelo caracteriza-se como uma</w:t>
      </w:r>
      <w:r>
        <w:t xml:space="preserve"> relação entre empresa e governo (business to government), na qual o cliente pagante é a administração pública municipal — especificamente prefeituras de municípios de pequeno e médio portes, faixa em que se concentra a carência de canais digitais próprios</w:t>
      </w:r>
      <w:r>
        <w:t xml:space="preserve"> de zeladoria. Distinguem-se, portanto, dois grupos: o cliente contratante (prefeitura, secretarias de obras, de serviços urbanos e ouvidoria) e o usuário final não pagante (o cidadão), cuja adesão é condição de existência do valor entregue ao contratante.</w:t>
      </w:r>
      <w:r/>
    </w:p>
    <w:p>
      <w:pPr>
        <w:pBdr/>
        <w:spacing/>
        <w:ind/>
        <w:rPr/>
      </w:pPr>
      <w:r>
        <w:t xml:space="preserve">b) Proposta de</w:t>
      </w:r>
      <w:r>
        <w:t xml:space="preserve"> valor: para a prefeitura, o sistema oferece a substituição de canais fragmentados (telefone, redes sociais e atendimento presencial) por um fluxo único, rastreável e georreferenciado, com priorização automática por categoria, agrupamento de relatos duplic</w:t>
      </w:r>
      <w:r>
        <w:t xml:space="preserve">ados e painel analítico para decisão baseada em dados. Para o cidadão, oferece um canal de registro simples, com opção de anonimato, acompanhamento por protocolo e visibilidade pública das demandas do seu bairro. O diferencial competitivo frente às soluçõe</w:t>
      </w:r>
      <w:r>
        <w:t xml:space="preserve">s analisadas na Seção 2.2 reside na combinação de detecção automática de duplicidade por proximidade geográfica, reforço comunitário de ocorrências e desfoque automático de rostos e placas nas mídias anexadas, este último voltado à conformidade com a LGPD.</w:t>
      </w:r>
      <w:r/>
    </w:p>
    <w:p>
      <w:pPr>
        <w:pBdr/>
        <w:spacing/>
        <w:ind/>
        <w:rPr/>
      </w:pPr>
      <w:r>
        <w:t xml:space="preserve">c) Canais: comercialização por meio de contato institucional direto com secretarias municipais e participação em feiras e eventos de tecnologia e in</w:t>
      </w:r>
      <w:r>
        <w:t xml:space="preserve">ovação; entrega do produto por aplicativo Web progressivo, acessível pelo navegador em computadores e dispositivos móveis, sem necessidade de publicação em lojas de aplicativos; divulgação ao cidadão pelos canais oficiais da própria prefeitura contratante.</w:t>
      </w:r>
      <w:r/>
    </w:p>
    <w:p>
      <w:pPr>
        <w:pBdr/>
        <w:spacing/>
        <w:ind/>
        <w:rPr/>
      </w:pPr>
      <w:r>
        <w:t xml:space="preserve">d) Relacionamento com clientes: implantação assistida com treinamento das equipes das secretarias, sup</w:t>
      </w:r>
      <w:r>
        <w:t xml:space="preserve">orte técnico durante a vigência do contrato, atualizações evolutivas periódicas e canal de contato interno ao sistema (RF17). Com o cidadão, o relacionamento é automatizado e ocorre por notificações de mudança de status do protocolo por correio eletrônico.</w:t>
      </w:r>
      <w:r/>
    </w:p>
    <w:p>
      <w:pPr>
        <w:pBdr/>
        <w:spacing/>
        <w:ind/>
        <w:rPr/>
      </w:pPr>
      <w:r>
        <w:t xml:space="preserve">e) Fontes de receita: assinatura periódica cobrada da prefeitura, estratificada por faixa populacional do município; taxa de implantação e customização inicial (identidade visual, cadas</w:t>
      </w:r>
      <w:r>
        <w:t xml:space="preserve">tro de secretarias e categorias); serviços de treinamento; e, como possibilidade de expansão futura, módulos adicionais contratados separadamente, como a exportação de relatórios e a integração com sistemas legados de protocolo já existentes na prefeitura.</w:t>
      </w:r>
      <w:r/>
    </w:p>
    <w:p>
      <w:pPr>
        <w:pBdr/>
        <w:spacing/>
        <w:ind/>
        <w:rPr/>
      </w:pPr>
      <w:r>
        <w:t xml:space="preserve">f) Recursos principais: a equipe de desenvolvimento e man</w:t>
      </w:r>
      <w:r>
        <w:t xml:space="preserve">utenção; o código-fonte do aplicativo Web e da interface de programação de aplicações; a infraestrutura de nuvem para hospedagem e armazenamento; e a base de dados georreferenciada das ocorrências, que constitui o ativo de maior valor analítico do sistema.</w:t>
      </w:r>
      <w:r/>
    </w:p>
    <w:p>
      <w:pPr>
        <w:pBdr/>
        <w:spacing/>
        <w:ind/>
        <w:rPr/>
      </w:pPr>
      <w:r>
        <w:t xml:space="preserve">g) Atividades-chave: desenvolvimento e evolução do sistema de softw</w:t>
      </w:r>
      <w:r>
        <w:t xml:space="preserve">are; sustentação da infraestrutura e monitoramento de disponibilidade; implantação e treinamento junto a cada novo município; e a gestão da conformidade com a Lei Geral de Proteção de Dados Pessoais, atividade permanente dada a natureza dos dados tratados.</w:t>
      </w:r>
      <w:r/>
    </w:p>
    <w:p>
      <w:pPr>
        <w:pBdr/>
        <w:spacing/>
        <w:ind/>
        <w:rPr/>
      </w:pPr>
      <w:r>
        <w:t xml:space="preserve">h) Parcerias principais: os provedores de serviços em nuvem responsáveis pela hospedagem; a plataforma OpenStreetMap e o serviço de geocodificação Nominatim, que fornecem a base cartográfica sem custo de licenciamento; o</w:t>
      </w:r>
      <w:r>
        <w:t xml:space="preserve"> serviço Cloudinary, responsável pelo armazenamento e pelo tratamento de privacidade das mídias; a instituição de ensino, no papel de fomentadora do projeto; e as próprias prefeituras contratantes, que atuam como parceiras na validação das funcionalidades.</w:t>
      </w:r>
      <w:r/>
    </w:p>
    <w:p>
      <w:pPr>
        <w:pBdr/>
        <w:spacing/>
        <w:ind/>
        <w:rPr/>
      </w:pPr>
      <w:r>
        <w:t xml:space="preserve">i) Estrutura de custos: os custos preponderantes são a hospedagem em nuvem e o armazenamento de mídias, ambos variáveis conforme o volume de ocorrências; a remunera</w:t>
      </w:r>
      <w:r>
        <w:t xml:space="preserve">ção da equipe técnica de desenvolvimento e sustentação; os serviços de terceiros com cobrança por uso, notadamente o processamento de imagens; e os custos administrativos e comerciais associados à prospecção de novos municípios. Registre-se que a adoção de</w:t>
      </w:r>
      <w:r>
        <w:t xml:space="preserve"> tecnologias de código aberto em toda a pilha de desenvolvimento — Java, Spring Boot, Angular e PostgreSQL — elimina custos de licenciamento de software, o que reduz de forma significativa o valor da assinatura necessária para a sustentabilidade do modelo.</w:t>
      </w:r>
      <w:r/>
    </w:p>
    <w:p>
      <w:pPr>
        <w:pBdr/>
        <w:spacing/>
        <w:ind/>
        <w:rPr/>
      </w:pPr>
      <w:r>
        <w:t xml:space="preserve">O detalhamento gráfico do modelo, com os nove blocos preenchidos, encontra-se no Apêndice H.</w:t>
      </w:r>
      <w:r/>
    </w:p>
    <w:p>
      <w:pPr>
        <w:pBdr/>
        <w:spacing/>
        <w:ind/>
        <w:rPr/>
      </w:pPr>
      <w:r/>
      <w:r/>
    </w:p>
    <w:p w14:paraId="1D0AEA39" w14:textId="77777777">
      <w:pPr>
        <w:pBdr/>
        <w:spacing w:after="0" w:line="240" w:lineRule="auto"/>
        <w:ind/>
        <w:jc w:val="left"/>
        <w:rPr/>
      </w:pPr>
      <w:r>
        <w:br w:type="page" w:clear="all"/>
      </w:r>
      <w:r/>
    </w:p>
    <w:p w14:paraId="46C843DB" w14:textId="77777777">
      <w:pPr>
        <w:pStyle w:val="1635"/>
        <w:pBdr/>
        <w:spacing/>
        <w:ind/>
        <w:rPr/>
      </w:pPr>
      <w:r/>
      <w:bookmarkStart w:id="15" w:name="_Toc15"/>
      <w:r>
        <w:t xml:space="preserve">4 MÉTODOS GERENCIAIS</w:t>
      </w:r>
      <w:r/>
      <w:bookmarkEnd w:id="15"/>
      <w:r/>
      <w:r/>
    </w:p>
    <w:p w14:paraId="0BDFF66A" w14:textId="77777777">
      <w:pPr>
        <w:pBdr/>
        <w:spacing/>
        <w:ind/>
        <w:rPr/>
      </w:pPr>
      <w:r>
        <w:t xml:space="preserve">Este capítulo apresenta a abordagem de gerenciamento adotada no desenvolvimento do projeto “Fala, Cidade!”, incluindo o modelo de ciclo de vida, a organização das atividades, os recursos necessários e o desempenho da equipe durante as fases do projeto.</w:t>
      </w:r>
      <w:r/>
    </w:p>
    <w:p w14:paraId="29FCE96C" w14:textId="77777777">
      <w:pPr>
        <w:pBdr/>
        <w:spacing/>
        <w:ind/>
        <w:rPr/>
      </w:pPr>
      <w:r/>
      <w:r/>
    </w:p>
    <w:p w14:paraId="66938E74" w14:textId="77777777">
      <w:pPr>
        <w:pStyle w:val="1636"/>
        <w:pBdr/>
        <w:spacing/>
        <w:ind/>
        <w:rPr/>
      </w:pPr>
      <w:r/>
      <w:bookmarkStart w:id="16" w:name="_Toc16"/>
      <w:r>
        <w:t xml:space="preserve">4.1 GERENCIAMENTO DO PROJETO</w:t>
      </w:r>
      <w:r/>
      <w:bookmarkEnd w:id="16"/>
      <w:r/>
      <w:r/>
    </w:p>
    <w:p w14:paraId="45CCD726" w14:textId="77777777">
      <w:pPr>
        <w:pBdr>
          <w:top w:val="none" w:color="000000" w:sz="4" w:space="0"/>
          <w:left w:val="none" w:color="000000" w:sz="4" w:space="0"/>
          <w:bottom w:val="none" w:color="000000" w:sz="4" w:space="0"/>
          <w:right w:val="none" w:color="000000" w:sz="4" w:space="0"/>
        </w:pBdr>
        <w:spacing/>
        <w:ind/>
        <w:rPr/>
      </w:pPr>
      <w:r>
        <w:rPr>
          <w:color w:val="000000"/>
        </w:rPr>
        <w:t xml:space="preserve">O gerenciamento do projeto é fundamentado em metodologias ágeis, com base nas práticas do </w:t>
      </w:r>
      <w:r>
        <w:rPr>
          <w:i/>
          <w:color w:val="000000"/>
        </w:rPr>
        <w:t xml:space="preserve">framework</w:t>
      </w:r>
      <w:r>
        <w:rPr>
          <w:color w:val="000000"/>
        </w:rPr>
        <w:t xml:space="preserve"> Scrum. Esta escolha justifica-se pela flexibilidade e capacidade de adaptação a mudanças, características essenciais no desenvolvimento de software moderno.</w:t>
      </w:r>
      <w:r/>
    </w:p>
    <w:p w14:paraId="5E66B2EE"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De acordo com </w:t>
      </w:r>
      <w:r>
        <w:rPr>
          <w:color w:val="000000"/>
        </w:rPr>
        <w:t xml:space="preserve">Sommerville</w:t>
      </w:r>
      <w:r>
        <w:rPr>
          <w:color w:val="000000"/>
        </w:rPr>
        <w:t xml:space="preserve"> (2018), as metodologias ágeis priorizam entregas incrementais e uma av</w:t>
      </w:r>
      <w:r>
        <w:rPr>
          <w:color w:val="000000"/>
        </w:rPr>
        <w:t xml:space="preserve">aliação contínua, o que possibilita adaptações constantes conforme as necessidades do usuário final são validadas. No contexto do "Fala, Cidade!", o Scrum contribui para a organização das tarefas por meio de um fluxo de trabalho estruturado e transparente.</w:t>
      </w:r>
      <w:r>
        <w:rPr>
          <w:color w:val="000000"/>
        </w:rPr>
      </w:r>
      <w:r>
        <w:rPr>
          <w:color w:val="000000"/>
        </w:rPr>
      </w:r>
    </w:p>
    <w:p w14:paraId="24EB4468"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A gestão das demandas é centralizada no </w:t>
      </w:r>
      <w:r>
        <w:rPr>
          <w:i/>
          <w:color w:val="000000"/>
        </w:rPr>
        <w:t xml:space="preserve">Product</w:t>
      </w:r>
      <w:r>
        <w:rPr>
          <w:i/>
          <w:color w:val="000000"/>
        </w:rPr>
        <w:t xml:space="preserve"> Backlog</w:t>
      </w:r>
      <w:r>
        <w:rPr>
          <w:color w:val="000000"/>
        </w:rPr>
        <w:t xml:space="preserve">, que contém a lista priorizada de todas as funcionalidades e requisitos do sistema. As atividades de desenvolvimento são segmentadas em ciclos curtos denominados </w:t>
      </w:r>
      <w:r>
        <w:rPr>
          <w:i/>
          <w:color w:val="000000"/>
        </w:rPr>
        <w:t xml:space="preserve">Sprints</w:t>
      </w:r>
      <w:r>
        <w:rPr>
          <w:color w:val="000000"/>
        </w:rPr>
        <w:t xml:space="preserve">, com duração de</w:t>
      </w:r>
      <w:r>
        <w:rPr>
          <w:color w:val="000000"/>
        </w:rPr>
        <w:t xml:space="preserve">finida de acordo com a complexidade das funcionalidades planejadas. O processo compreende eventos com etapas rígidas de planejamento, execução, revisão e retrospectiva, permitindo a identificação precoce de falhas e a implementação de melhorias contínuas (</w:t>
      </w:r>
      <w:r>
        <w:rPr>
          <w:color w:val="000000"/>
        </w:rPr>
        <w:t xml:space="preserve">Schwaber</w:t>
      </w:r>
      <w:r>
        <w:rPr>
          <w:color w:val="000000"/>
        </w:rPr>
        <w:t xml:space="preserve">; Sutherland, 2020).</w:t>
      </w:r>
      <w:r>
        <w:rPr>
          <w:color w:val="000000"/>
        </w:rPr>
      </w:r>
      <w:r>
        <w:rPr>
          <w:color w:val="000000"/>
        </w:rPr>
      </w:r>
    </w:p>
    <w:p w14:paraId="70AC0B7E" w14:textId="77777777">
      <w:pPr>
        <w:pBdr>
          <w:top w:val="none" w:color="000000" w:sz="4" w:space="0"/>
          <w:left w:val="none" w:color="000000" w:sz="4" w:space="0"/>
          <w:bottom w:val="none" w:color="000000" w:sz="4" w:space="0"/>
          <w:right w:val="none" w:color="000000" w:sz="4" w:space="0"/>
        </w:pBdr>
        <w:spacing/>
        <w:ind/>
        <w:rPr>
          <w:ins w:id="0" w:author="Rodrigo Romano" w:date="2026-06-19T00:00:00Z"/>
          <w:color w:val="000000"/>
        </w:rPr>
      </w:pPr>
      <w:r>
        <w:rPr>
          <w:color w:val="000000"/>
        </w:rPr>
        <w:t xml:space="preserve">Os eventos Scrum são conduzidos da seguinte forma: a sincronização diária (Daily Scrum) ocorre de maneira assíncrona, por meio de mensagens no grup</w:t>
      </w:r>
      <w:r>
        <w:rPr>
          <w:color w:val="000000"/>
        </w:rPr>
        <w:t xml:space="preserve">o do WhatsApp da equipe, onde cada membro compartilha o que foi realizado, o que será feito e eventuais impedimentos. O Sprint Planning é realizado presencialmente no início de cada ciclo, com a seleção e estimativa das histórias de usuário priorizadas no </w:t>
      </w:r>
      <w:r>
        <w:rPr>
          <w:color w:val="000000"/>
        </w:rPr>
        <w:t xml:space="preserve">Product</w:t>
      </w:r>
      <w:r>
        <w:rPr>
          <w:color w:val="000000"/>
        </w:rPr>
        <w:t xml:space="preserve"> Backlog. A Sprint Review acontece ao final de cada sprint, com a demonstração das funcionalidades concluídas à orientadora do projeto, possibilitando validações e ajustes de escopo. Por fim, a Sprint </w:t>
      </w:r>
      <w:r>
        <w:rPr>
          <w:color w:val="000000"/>
        </w:rPr>
        <w:t xml:space="preserve">Retrospective</w:t>
      </w:r>
      <w:r>
        <w:rPr>
          <w:color w:val="000000"/>
        </w:rPr>
        <w:t xml:space="preserve"> ocorre imediatamente após a Review, com foco na identificação de melhorias no processo de trabalho da equipe para o próximo ciclo. O versionamento de código e documentação é gerenciado pelo </w:t>
      </w:r>
      <w:r>
        <w:rPr>
          <w:color w:val="000000"/>
        </w:rPr>
        <w:t xml:space="preserve">Git</w:t>
      </w:r>
      <w:r>
        <w:rPr>
          <w:color w:val="000000"/>
        </w:rPr>
        <w:t xml:space="preserve">, com repositório remoto centralizado no GitHub.</w:t>
      </w:r>
      <w:ins w:id="1" w:author="Rodrigo Romano" w:date="2026-06-19T00:00:00Z">
        <w:r>
          <w:rPr>
            <w:color w:val="000000"/>
          </w:rPr>
        </w:r>
      </w:ins>
      <w:ins w:id="2" w:author="Rodrigo Romano" w:date="2026-06-19T00:00:00Z">
        <w:r>
          <w:rPr>
            <w:color w:val="000000"/>
          </w:rPr>
        </w:r>
      </w:ins>
    </w:p>
    <w:p w14:paraId="1341C614" w14:textId="77777777">
      <w:pPr>
        <w:pBdr>
          <w:top w:val="none" w:color="000000" w:sz="4" w:space="0"/>
          <w:left w:val="none" w:color="000000" w:sz="4" w:space="0"/>
          <w:bottom w:val="none" w:color="000000" w:sz="4" w:space="0"/>
          <w:right w:val="none" w:color="000000" w:sz="4" w:space="0"/>
        </w:pBdr>
        <w:spacing/>
        <w:ind/>
        <w:rPr>
          <w:ins w:id="3" w:author="Rodrigo Romano" w:date="2026-06-19T00:00:00Z"/>
          <w:color w:val="000000"/>
        </w:rPr>
      </w:pPr>
      <w:r>
        <w:rPr>
          <w:color w:val="000000"/>
        </w:rPr>
        <w:t xml:space="preserve">O projeto conta com dois artefatos formais de gerenciamento elaborados durante as disciplinas de Gerência de Projetos. O Termo de Abertura do Projeto (TAP) formaliza a autorização do projeto, definindo a equipe (Lucas </w:t>
      </w:r>
      <w:r>
        <w:rPr>
          <w:color w:val="000000"/>
        </w:rPr>
        <w:t xml:space="preserve">Fiorrigi</w:t>
      </w:r>
      <w:r>
        <w:rPr>
          <w:color w:val="000000"/>
        </w:rPr>
        <w:t xml:space="preserve"> Furlan, Miguel Martins Lima e Rodrigo Pereira Romano), a o</w:t>
      </w:r>
      <w:r>
        <w:rPr>
          <w:color w:val="000000"/>
        </w:rPr>
        <w:t xml:space="preserve">rientadora (Prof.ª Isabela Carvalho Motta), os objetivos, stakeholders, principais entregas, cronograma macro e riscos identificados. O Business Case fundamenta a viabilidade da iniciativa, apresentando o problema central — a ausência de um canal digital e</w:t>
      </w:r>
      <w:r>
        <w:rPr>
          <w:color w:val="000000"/>
        </w:rPr>
        <w:t xml:space="preserve">ficiente de comunicação entre cidadãos e prefeitura — e comparando alternativas (atendimento presencial, uso de redes sociais e plataforma digital), justificando a escolha pela plataforma digital como a solução mais escalável e eficaz. Ambos os documentos </w:t>
      </w:r>
      <w:r>
        <w:rPr>
          <w:color w:val="000000"/>
        </w:rPr>
        <w:t xml:space="preserve">encontram-se</w:t>
      </w:r>
      <w:r>
        <w:rPr>
          <w:color w:val="000000"/>
        </w:rPr>
        <w:t xml:space="preserve"> disponíveis no Apêndice A.</w:t>
      </w:r>
      <w:ins w:id="4" w:author="Rodrigo Romano" w:date="2026-06-19T00:00:00Z">
        <w:r>
          <w:rPr>
            <w:color w:val="000000"/>
          </w:rPr>
        </w:r>
      </w:ins>
      <w:ins w:id="5" w:author="Rodrigo Romano" w:date="2026-06-19T00:00:00Z">
        <w:r>
          <w:rPr>
            <w:color w:val="000000"/>
          </w:rPr>
        </w:r>
      </w:ins>
    </w:p>
    <w:p w14:paraId="5D58B6EB"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 detalhamento do </w:t>
      </w:r>
      <w:r>
        <w:rPr>
          <w:i/>
          <w:color w:val="000000"/>
        </w:rPr>
        <w:t xml:space="preserve">product</w:t>
      </w:r>
      <w:r>
        <w:rPr>
          <w:i/>
          <w:color w:val="000000"/>
        </w:rPr>
        <w:t xml:space="preserve"> backlog,</w:t>
      </w:r>
      <w:r>
        <w:rPr>
          <w:color w:val="000000"/>
        </w:rPr>
        <w:t xml:space="preserve"> bem como o cronograma de execução das </w:t>
      </w:r>
      <w:r>
        <w:rPr>
          <w:i/>
          <w:color w:val="000000"/>
        </w:rPr>
        <w:t xml:space="preserve">sprints</w:t>
      </w:r>
      <w:r>
        <w:rPr>
          <w:color w:val="000000"/>
        </w:rPr>
        <w:t xml:space="preserve">, encontram-se documentados no Apêndice A. </w:t>
      </w:r>
      <w:r>
        <w:rPr>
          <w:color w:val="000000"/>
        </w:rPr>
      </w:r>
      <w:r>
        <w:rPr>
          <w:color w:val="000000"/>
        </w:rPr>
      </w:r>
    </w:p>
    <w:p w14:paraId="2F6E446B"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 </w:t>
      </w:r>
      <w:r>
        <w:rPr>
          <w:color w:val="000000"/>
        </w:rPr>
        <w:t xml:space="preserve">Product</w:t>
      </w:r>
      <w:r>
        <w:rPr>
          <w:color w:val="000000"/>
        </w:rPr>
        <w:t xml:space="preserve"> Backlog, a Estrutura Analítica do Projeto (EAP) e o caminho crítico foram atualizados para refletir o estado atual do desen</w:t>
      </w:r>
      <w:r>
        <w:rPr>
          <w:color w:val="000000"/>
        </w:rPr>
        <w:t xml:space="preserve">volvimento e encontram-se documentados no Apêndice A. A EAP decompõe hierarquicamente todas as entregas do projeto, enquanto o caminho crítico identifica as atividades sequenciais determinantes para o prazo final de conclusão previsto para outubro de 2026.</w:t>
      </w:r>
      <w:r>
        <w:rPr>
          <w:color w:val="000000"/>
        </w:rPr>
      </w:r>
      <w:r>
        <w:rPr>
          <w:color w:val="000000"/>
        </w:rPr>
      </w:r>
    </w:p>
    <w:p>
      <w:pPr>
        <w:pBdr/>
        <w:spacing/>
        <w:ind/>
        <w:rPr/>
      </w:pPr>
      <w:r>
        <w:t xml:space="preserve">Na Fase 3 do projeto, os artefatos de gerenciamento foram complementados com a planilha de controle de riscos, elaborada </w:t>
      </w:r>
      <w:r>
        <w:t xml:space="preserve">durante a disciplina de Gerência de Projetos II e disponível no Apêndice A. A planilha registra, para cada risco identificado, a sua descrição, a categoria, a probabilidade de ocorrência, o impacto sobre o projeto, o grau de exposição resultante do produto</w:t>
      </w:r>
      <w:r>
        <w:t xml:space="preserve"> entre ambos, a estratégia de resposta adotada e o responsável pelo monitoramento. Entre os riscos de maior exposição registrados encontram-se a indisponibilidade ou a limitação de requisições dos serviços externos gratuitos utilizados pelo sistema — em es</w:t>
      </w:r>
      <w:r>
        <w:t xml:space="preserve">pecial o serviço de geocodificação Nominatim, cuja política de uso admite apenas uma requisição por segundo —, a concentração de conhecimento técnico sobre a camada de persistência em um único integrante da equipe, a sobreposição do cronograma do projeto c</w:t>
      </w:r>
      <w:r>
        <w:t xml:space="preserve">om as demais disciplinas do período letivo e a exposição de credenciais de serviços de terceiros nos arquivos de configuração da aplicação. Para cada um deles foram definidas respostas de mitigação, cujo acompanhamento é revisado ao término de cada sprint.</w:t>
      </w:r>
      <w:r/>
    </w:p>
    <w:p>
      <w:pPr>
        <w:pBdr/>
        <w:spacing/>
        <w:ind/>
        <w:rPr/>
      </w:pPr>
      <w:r>
        <w:t xml:space="preserve">Os artefatos</w:t>
      </w:r>
      <w:r>
        <w:t xml:space="preserve"> de gerenciamento reunidos no Apêndice A ao final desta fase compreendem, portanto: o Termo de Abertura do Projeto, o Business Case, o Product Backlog, a Estrutura Analítica do Projeto, o cronograma com o caminho crítico e a planilha de controle de riscos.</w:t>
      </w:r>
      <w:r/>
    </w:p>
    <w:p w14:paraId="344377B1"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r>
      <w:r>
        <w:rPr>
          <w:color w:val="000000"/>
        </w:rPr>
      </w:r>
      <w:r>
        <w:rPr>
          <w:color w:val="000000"/>
        </w:rPr>
      </w:r>
    </w:p>
    <w:p w14:paraId="1B538B55" w14:textId="77777777">
      <w:pPr>
        <w:pStyle w:val="1636"/>
        <w:pBdr/>
        <w:spacing/>
        <w:ind/>
        <w:rPr/>
      </w:pPr>
      <w:r/>
      <w:bookmarkStart w:id="17" w:name="_Toc17"/>
      <w:r>
        <w:t xml:space="preserve">4.2 MODELO DE CICLO DE VIDA </w:t>
      </w:r>
      <w:r/>
      <w:bookmarkEnd w:id="17"/>
      <w:r/>
      <w:r/>
    </w:p>
    <w:p w14:paraId="6F150109" w14:textId="77777777">
      <w:pPr>
        <w:pBdr>
          <w:top w:val="none" w:color="000000" w:sz="4" w:space="0"/>
          <w:left w:val="none" w:color="000000" w:sz="4" w:space="0"/>
          <w:bottom w:val="none" w:color="000000" w:sz="4" w:space="0"/>
          <w:right w:val="none" w:color="000000" w:sz="4" w:space="0"/>
        </w:pBdr>
        <w:spacing/>
        <w:ind/>
        <w:rPr/>
      </w:pPr>
      <w:r>
        <w:t xml:space="preserve">O modelo de ciclo de vida adotado para o projeto é o Incremental, alinhado às práticas ágeis. Esse modelo permite o desenvolvimento do s</w:t>
      </w:r>
      <w:r>
        <w:t xml:space="preserve">istema em partes menores, denominadas incrementos, que são entregues progressivamente. Segundo Pressman e Maxim (2021), o modelo incremental reduz riscos no desenvolvimento de software, pois possibilita validações constantes e entregas parciais funcionais.</w:t>
      </w:r>
      <w:r/>
    </w:p>
    <w:p w14:paraId="13D5A936" w14:textId="77777777">
      <w:pPr>
        <w:pBdr>
          <w:top w:val="none" w:color="000000" w:sz="4" w:space="0"/>
          <w:left w:val="none" w:color="000000" w:sz="4" w:space="0"/>
          <w:bottom w:val="none" w:color="000000" w:sz="4" w:space="0"/>
          <w:right w:val="none" w:color="000000" w:sz="4" w:space="0"/>
        </w:pBdr>
        <w:spacing/>
        <w:ind/>
        <w:rPr/>
      </w:pPr>
      <w:r>
        <w:t xml:space="preserve">Dessa forma, o sistema evolui gradualmente com base no </w:t>
      </w:r>
      <w:r>
        <w:rPr>
          <w:i/>
        </w:rPr>
        <w:t xml:space="preserve">feedback</w:t>
      </w:r>
      <w:r>
        <w:t xml:space="preserve"> dos usuários e nas necessidades identifica</w:t>
      </w:r>
      <w:r>
        <w:t xml:space="preserve">das ao longo do desenvolvimento.  Neste projeto, as funcionalidades principais, como o cadastro de usuários, o registro de notificações de ocorrências e o painel administrativo, serão implementadas em etapas, garantindo maior controle de qualidade sobre o </w:t>
      </w:r>
      <w:r>
        <w:t xml:space="preserve">produto final</w:t>
      </w:r>
      <w:r>
        <w:t xml:space="preserve">.</w:t>
      </w:r>
      <w:r/>
    </w:p>
    <w:p w14:paraId="06C948AC" w14:textId="77777777">
      <w:pPr>
        <w:pBdr>
          <w:top w:val="none" w:color="000000" w:sz="4" w:space="0"/>
          <w:left w:val="none" w:color="000000" w:sz="4" w:space="0"/>
          <w:bottom w:val="none" w:color="000000" w:sz="4" w:space="0"/>
          <w:right w:val="none" w:color="000000" w:sz="4" w:space="0"/>
        </w:pBdr>
        <w:spacing/>
        <w:ind/>
        <w:rPr/>
      </w:pPr>
      <w:r>
        <w:t xml:space="preserve">A gestão desse ciclo é apoiada pelos fundamentos do </w:t>
      </w:r>
      <w:r>
        <w:rPr>
          <w:i/>
        </w:rPr>
        <w:t xml:space="preserve">framework </w:t>
      </w:r>
      <w:r>
        <w:t xml:space="preserve">Scrum e na engenharia de requisitos. Conforme defendido por </w:t>
      </w:r>
      <w:r>
        <w:t xml:space="preserve">Sommerville</w:t>
      </w:r>
      <w:r>
        <w:t xml:space="preserve"> (2018), este é um processo crítico que define os serviços requeridos e as restrições de operação, servindo, na visão de Pressman e Maxim (2021), como uma ponte estratégica entre a concepção do software e o seu projeto técnico</w:t>
      </w:r>
      <w:r/>
    </w:p>
    <w:p w14:paraId="72F5AFF8" w14:textId="77777777">
      <w:pPr>
        <w:pBdr/>
        <w:spacing/>
        <w:ind/>
        <w:rPr/>
      </w:pPr>
      <w:r/>
      <w:r/>
    </w:p>
    <w:p w14:paraId="566CB3DB" w14:textId="77777777">
      <w:pPr>
        <w:pStyle w:val="1636"/>
        <w:pBdr/>
        <w:spacing/>
        <w:ind/>
        <w:rPr/>
      </w:pPr>
      <w:r/>
      <w:bookmarkStart w:id="18" w:name="_Toc18"/>
      <w:r>
        <w:t xml:space="preserve">4.3 RECURSOS NECESSÁRIOS</w:t>
      </w:r>
      <w:r/>
      <w:bookmarkEnd w:id="18"/>
      <w:r/>
      <w:r/>
    </w:p>
    <w:p w14:paraId="233CAEA7" w14:textId="77777777">
      <w:pPr>
        <w:pBdr>
          <w:top w:val="none" w:color="000000" w:sz="4" w:space="0"/>
          <w:left w:val="none" w:color="000000" w:sz="4" w:space="0"/>
          <w:bottom w:val="none" w:color="000000" w:sz="4" w:space="0"/>
          <w:right w:val="none" w:color="000000" w:sz="4" w:space="0"/>
        </w:pBdr>
        <w:spacing/>
        <w:ind/>
        <w:rPr/>
      </w:pPr>
      <w:r>
        <w:t xml:space="preserve">Os recursos que compreendem o capital humano, infraestrutura de hardware e ecossistema de software são relacionados a seguir,</w:t>
      </w:r>
      <w:r/>
    </w:p>
    <w:p w14:paraId="6A050B31" w14:textId="77777777">
      <w:pPr>
        <w:pStyle w:val="1637"/>
        <w:pBdr/>
        <w:spacing/>
        <w:ind/>
        <w:rPr/>
      </w:pPr>
      <w:r/>
      <w:bookmarkStart w:id="19" w:name="_Toc19"/>
      <w:r>
        <w:t xml:space="preserve">4.3.1 Recursos Humanos</w:t>
      </w:r>
      <w:r/>
      <w:bookmarkEnd w:id="19"/>
      <w:r/>
      <w:r/>
    </w:p>
    <w:p w14:paraId="5E8B3E6D" w14:textId="77777777">
      <w:pPr>
        <w:pBdr>
          <w:top w:val="none" w:color="000000" w:sz="4" w:space="0"/>
          <w:left w:val="none" w:color="000000" w:sz="4" w:space="0"/>
          <w:bottom w:val="none" w:color="000000" w:sz="4" w:space="0"/>
          <w:right w:val="none" w:color="000000" w:sz="4" w:space="0"/>
        </w:pBdr>
        <w:spacing/>
        <w:ind/>
        <w:rPr/>
      </w:pPr>
      <w:r>
        <w:t xml:space="preserve">A equipe é composta por graduandos do curso de Sistemas de Informação, com responsabilidades distribuídas conforme as competências técnicas.</w:t>
      </w:r>
      <w:r/>
    </w:p>
    <w:p w14:paraId="1EE6BD75" w14:textId="77777777">
      <w:pPr>
        <w:pBdr>
          <w:top w:val="none" w:color="000000" w:sz="4" w:space="0"/>
          <w:left w:val="none" w:color="000000" w:sz="4" w:space="0"/>
          <w:bottom w:val="none" w:color="000000" w:sz="4" w:space="0"/>
          <w:right w:val="none" w:color="000000" w:sz="4" w:space="0"/>
        </w:pBdr>
        <w:spacing/>
        <w:ind/>
        <w:rPr/>
      </w:pPr>
      <w:r>
        <w:t xml:space="preserve">a) Time Scrum:</w:t>
      </w:r>
      <w:r/>
    </w:p>
    <w:p w14:paraId="14FEED86" w14:textId="77777777">
      <w:pPr>
        <w:pBdr>
          <w:top w:val="none" w:color="000000" w:sz="4" w:space="0"/>
          <w:left w:val="none" w:color="000000" w:sz="4" w:space="0"/>
          <w:bottom w:val="none" w:color="000000" w:sz="4" w:space="0"/>
          <w:right w:val="none" w:color="000000" w:sz="4" w:space="0"/>
        </w:pBdr>
        <w:spacing/>
        <w:ind/>
        <w:rPr/>
      </w:pPr>
      <w:r>
        <w:t xml:space="preserve">Rodrigo Pereira Romano: responsável pela elaboração da documentação técnica, </w:t>
      </w:r>
      <w:r>
        <w:t xml:space="preserve">arquitetura  do</w:t>
      </w:r>
      <w:r>
        <w:t xml:space="preserve"> código-fonte do </w:t>
      </w:r>
      <w:r>
        <w:rPr>
          <w:i/>
          <w:iCs/>
        </w:rPr>
        <w:t xml:space="preserve">back-end</w:t>
      </w:r>
      <w:r>
        <w:t xml:space="preserve">, programação do código-fonte de </w:t>
      </w:r>
      <w:r>
        <w:rPr>
          <w:i/>
          <w:iCs/>
        </w:rPr>
        <w:t xml:space="preserve">front-</w:t>
      </w:r>
      <w:r>
        <w:rPr>
          <w:i/>
          <w:iCs/>
        </w:rPr>
        <w:t xml:space="preserve">end</w:t>
      </w:r>
      <w:r>
        <w:rPr>
          <w:i/>
          <w:iCs/>
        </w:rPr>
        <w:t xml:space="preserve"> </w:t>
      </w:r>
      <w:r>
        <w:t xml:space="preserve"> e</w:t>
      </w:r>
      <w:r>
        <w:t xml:space="preserve"> administração do banco de dados.</w:t>
      </w:r>
      <w:r/>
    </w:p>
    <w:p w14:paraId="12EAF41E" w14:textId="77777777">
      <w:pPr>
        <w:pBdr>
          <w:top w:val="none" w:color="000000" w:sz="4" w:space="0"/>
          <w:left w:val="none" w:color="000000" w:sz="4" w:space="0"/>
          <w:bottom w:val="none" w:color="000000" w:sz="4" w:space="0"/>
          <w:right w:val="none" w:color="000000" w:sz="4" w:space="0"/>
        </w:pBdr>
        <w:spacing/>
        <w:ind/>
        <w:rPr/>
      </w:pPr>
      <w:r>
        <w:t xml:space="preserve">Miguel Martins Lima: responsável pela codificação do código-fonte para </w:t>
      </w:r>
      <w:r>
        <w:rPr>
          <w:i/>
        </w:rPr>
        <w:t xml:space="preserve">front-</w:t>
      </w:r>
      <w:r>
        <w:rPr>
          <w:i/>
        </w:rPr>
        <w:t xml:space="preserve">end</w:t>
      </w:r>
      <w:r>
        <w:t xml:space="preserve">, colaboração na documentação e suporte à gestão do banco de dados do sistema.</w:t>
      </w:r>
      <w:r/>
    </w:p>
    <w:p w14:paraId="5AA3CC7B" w14:textId="77777777">
      <w:pPr>
        <w:pBdr>
          <w:top w:val="none" w:color="000000" w:sz="4" w:space="0"/>
          <w:left w:val="none" w:color="000000" w:sz="4" w:space="0"/>
          <w:bottom w:val="none" w:color="000000" w:sz="4" w:space="0"/>
          <w:right w:val="none" w:color="000000" w:sz="4" w:space="0"/>
        </w:pBdr>
        <w:spacing/>
        <w:ind/>
        <w:rPr/>
      </w:pPr>
      <w:r>
        <w:t xml:space="preserve">Lucas </w:t>
      </w:r>
      <w:r>
        <w:t xml:space="preserve">Fiorrigi</w:t>
      </w:r>
      <w:r>
        <w:t xml:space="preserve"> Furlan: responsável pela codificação do código-fonte para </w:t>
      </w:r>
      <w:r>
        <w:rPr>
          <w:i/>
        </w:rPr>
        <w:t xml:space="preserve">back-end</w:t>
      </w:r>
      <w:r>
        <w:t xml:space="preserve">, auxílio na produção documental e gerenciamento do banco de dados.</w:t>
      </w:r>
      <w:r/>
    </w:p>
    <w:p w14:paraId="58E8839E" w14:textId="77777777">
      <w:pPr>
        <w:pBdr>
          <w:top w:val="none" w:color="000000" w:sz="4" w:space="0"/>
          <w:left w:val="none" w:color="000000" w:sz="4" w:space="0"/>
          <w:bottom w:val="none" w:color="000000" w:sz="4" w:space="0"/>
          <w:right w:val="none" w:color="000000" w:sz="4" w:space="0"/>
        </w:pBdr>
        <w:spacing/>
        <w:ind/>
        <w:rPr>
          <w:szCs w:val="24"/>
        </w:rPr>
      </w:pPr>
      <w:r>
        <w:rPr>
          <w:szCs w:val="24"/>
        </w:rPr>
        <w:t xml:space="preserve">b) </w:t>
      </w:r>
      <w:r>
        <w:rPr>
          <w:i/>
          <w:szCs w:val="24"/>
        </w:rPr>
        <w:t xml:space="preserve">Scrum Master:</w:t>
      </w:r>
      <w:r>
        <w:rPr>
          <w:szCs w:val="24"/>
        </w:rPr>
        <w:t xml:space="preserve"> prof. Andrey Jesus Pereira.</w:t>
      </w:r>
      <w:r>
        <w:rPr>
          <w:szCs w:val="24"/>
        </w:rPr>
      </w:r>
      <w:r>
        <w:rPr>
          <w:szCs w:val="24"/>
        </w:rPr>
      </w:r>
    </w:p>
    <w:p w14:paraId="6B0E24AE" w14:textId="77777777">
      <w:pPr>
        <w:pBdr>
          <w:top w:val="none" w:color="000000" w:sz="4" w:space="0"/>
          <w:left w:val="none" w:color="000000" w:sz="4" w:space="0"/>
          <w:bottom w:val="none" w:color="000000" w:sz="4" w:space="0"/>
          <w:right w:val="none" w:color="000000" w:sz="4" w:space="0"/>
        </w:pBdr>
        <w:tabs>
          <w:tab w:val="left" w:leader="none" w:pos="2751"/>
        </w:tabs>
        <w:spacing/>
        <w:ind/>
        <w:rPr>
          <w:szCs w:val="24"/>
          <w:highlight w:val="white"/>
        </w:rPr>
      </w:pPr>
      <w:r>
        <w:rPr>
          <w:szCs w:val="24"/>
          <w:highlight w:val="white"/>
        </w:rPr>
        <w:t xml:space="preserve">c) </w:t>
      </w:r>
      <w:r>
        <w:rPr>
          <w:i/>
          <w:iCs/>
          <w:szCs w:val="24"/>
          <w:highlight w:val="white"/>
        </w:rPr>
        <w:t xml:space="preserve">Product</w:t>
      </w:r>
      <w:r>
        <w:rPr>
          <w:i/>
          <w:iCs/>
          <w:szCs w:val="24"/>
          <w:highlight w:val="white"/>
        </w:rPr>
        <w:t xml:space="preserve"> </w:t>
      </w:r>
      <w:r>
        <w:rPr>
          <w:i/>
          <w:iCs/>
          <w:szCs w:val="24"/>
          <w:highlight w:val="white"/>
        </w:rPr>
        <w:t xml:space="preserve">Owner</w:t>
      </w:r>
      <w:r>
        <w:rPr>
          <w:i/>
          <w:iCs/>
          <w:szCs w:val="24"/>
        </w:rPr>
        <w:t xml:space="preserve">:</w:t>
      </w:r>
      <w:r>
        <w:rPr>
          <w:szCs w:val="24"/>
        </w:rPr>
        <w:t xml:space="preserve"> prof. Eunice Gomes de Siqueira.</w:t>
      </w:r>
      <w:r>
        <w:rPr>
          <w:szCs w:val="24"/>
          <w:highlight w:val="white"/>
        </w:rPr>
      </w:r>
      <w:r>
        <w:rPr>
          <w:szCs w:val="24"/>
          <w:highlight w:val="white"/>
        </w:rPr>
      </w:r>
    </w:p>
    <w:p w14:paraId="18A210B6" w14:textId="77777777">
      <w:pPr>
        <w:pStyle w:val="1637"/>
        <w:pBdr/>
        <w:spacing/>
        <w:ind/>
        <w:rPr/>
      </w:pPr>
      <w:r/>
      <w:bookmarkStart w:id="20" w:name="_Toc20"/>
      <w:r>
        <w:t xml:space="preserve">4.3.2 Recursos de Hardware</w:t>
      </w:r>
      <w:r/>
      <w:bookmarkEnd w:id="20"/>
      <w:r/>
      <w:r/>
    </w:p>
    <w:p w14:paraId="1C67E65E" w14:textId="77777777">
      <w:pPr>
        <w:pBdr>
          <w:top w:val="none" w:color="000000" w:sz="4" w:space="0"/>
          <w:left w:val="none" w:color="000000" w:sz="4" w:space="0"/>
          <w:bottom w:val="none" w:color="000000" w:sz="4" w:space="0"/>
          <w:right w:val="none" w:color="000000" w:sz="4" w:space="0"/>
        </w:pBdr>
        <w:spacing/>
        <w:ind/>
        <w:rPr/>
      </w:pPr>
      <w:r>
        <w:t xml:space="preserve">Compreende o conjunto de dispositivos físicos necessários para a codificação e testes da solução:</w:t>
      </w:r>
      <w:r/>
    </w:p>
    <w:p w14:paraId="58FD6C3A" w14:textId="77777777">
      <w:pPr>
        <w:pBdr>
          <w:top w:val="none" w:color="000000" w:sz="4" w:space="0"/>
          <w:left w:val="none" w:color="000000" w:sz="4" w:space="0"/>
          <w:bottom w:val="none" w:color="000000" w:sz="4" w:space="0"/>
          <w:right w:val="none" w:color="000000" w:sz="4" w:space="0"/>
        </w:pBdr>
        <w:spacing/>
        <w:ind/>
        <w:rPr/>
      </w:pPr>
      <w:r>
        <w:t xml:space="preserve">3 estações de trabalho com processador Intel Core i3 (3.90 GHz), 8 GB de RAM e 256 GB de memória de armazenamento. </w:t>
      </w:r>
      <w:r/>
    </w:p>
    <w:p w14:paraId="0D2DE33C" w14:textId="77777777">
      <w:pPr>
        <w:pBdr>
          <w:top w:val="none" w:color="000000" w:sz="4" w:space="0"/>
          <w:left w:val="none" w:color="000000" w:sz="4" w:space="0"/>
          <w:bottom w:val="none" w:color="000000" w:sz="4" w:space="0"/>
          <w:right w:val="none" w:color="000000" w:sz="4" w:space="0"/>
        </w:pBdr>
        <w:spacing/>
        <w:ind/>
        <w:rPr/>
      </w:pPr>
      <w:r>
        <w:t xml:space="preserve">3 periféricos de entrada e saída (teclado, mouse e monitor de vídeo).</w:t>
      </w:r>
      <w:r/>
    </w:p>
    <w:p w14:paraId="3473396F" w14:textId="77777777">
      <w:pPr>
        <w:pBdr>
          <w:top w:val="none" w:color="000000" w:sz="4" w:space="0"/>
          <w:left w:val="none" w:color="000000" w:sz="4" w:space="0"/>
          <w:bottom w:val="none" w:color="000000" w:sz="4" w:space="0"/>
          <w:right w:val="none" w:color="000000" w:sz="4" w:space="0"/>
        </w:pBdr>
        <w:spacing/>
        <w:ind/>
        <w:rPr/>
      </w:pPr>
      <w:r>
        <w:t xml:space="preserve">3 dispositivos móveis com sistema operacional Android 13 para validação da interface responsiva e recursos de um </w:t>
      </w:r>
      <w:r>
        <w:rPr>
          <w:i/>
        </w:rPr>
        <w:t xml:space="preserve">Progressive</w:t>
      </w:r>
      <w:r>
        <w:rPr>
          <w:i/>
        </w:rPr>
        <w:t xml:space="preserve"> Web App </w:t>
      </w:r>
      <w:r>
        <w:t xml:space="preserve">(PWA).</w:t>
      </w:r>
      <w:r/>
    </w:p>
    <w:p w14:paraId="436F197C" w14:textId="77777777">
      <w:pPr>
        <w:pBdr/>
        <w:spacing/>
        <w:ind/>
        <w:jc w:val="left"/>
        <w:rPr/>
      </w:pPr>
      <w:r/>
      <w:r/>
    </w:p>
    <w:p w14:paraId="183192CD" w14:textId="77777777">
      <w:pPr>
        <w:pStyle w:val="1637"/>
        <w:pBdr/>
        <w:spacing/>
        <w:ind/>
        <w:rPr/>
      </w:pPr>
      <w:r/>
      <w:bookmarkStart w:id="21" w:name="_Toc21"/>
      <w:r>
        <w:t xml:space="preserve">4.3.3 Recursos de Software</w:t>
      </w:r>
      <w:r/>
      <w:bookmarkEnd w:id="21"/>
      <w:r/>
      <w:r/>
    </w:p>
    <w:p w14:paraId="40D97367" w14:textId="77777777">
      <w:pPr>
        <w:pBdr>
          <w:top w:val="none" w:color="000000" w:sz="4" w:space="0"/>
          <w:left w:val="none" w:color="000000" w:sz="4" w:space="0"/>
          <w:bottom w:val="none" w:color="000000" w:sz="4" w:space="0"/>
          <w:right w:val="none" w:color="000000" w:sz="4" w:space="0"/>
        </w:pBdr>
        <w:spacing/>
        <w:ind/>
        <w:rPr/>
      </w:pPr>
      <w:r>
        <w:t xml:space="preserve">O ambiente de desenvolvimento do projeto “Fala, Cidade!" é constituído por ferramentas de código aberto, serviços baseados em Nuvem e softwares licenciados para a garantia da produtividade. </w:t>
      </w:r>
      <w:r/>
    </w:p>
    <w:p w14:paraId="712D0158" w14:textId="77777777">
      <w:pPr>
        <w:pBdr>
          <w:top w:val="none" w:color="000000" w:sz="4" w:space="0"/>
          <w:left w:val="none" w:color="000000" w:sz="4" w:space="0"/>
          <w:bottom w:val="none" w:color="000000" w:sz="4" w:space="0"/>
          <w:right w:val="none" w:color="000000" w:sz="4" w:space="0"/>
        </w:pBdr>
        <w:spacing/>
        <w:ind/>
        <w:rPr/>
      </w:pPr>
      <w:r>
        <w:t xml:space="preserve">Como ambiente integrado de desenvolvimento (IDE) para a construção do código-fonte e administração do banco de dados utilizam-se o Visual Studio </w:t>
      </w:r>
      <w:r>
        <w:t xml:space="preserve">Code</w:t>
      </w:r>
      <w:r>
        <w:t xml:space="preserve">, na versão 1.115.0, e o </w:t>
      </w:r>
      <w:r>
        <w:t xml:space="preserve">dBeaver</w:t>
      </w:r>
      <w:r>
        <w:t xml:space="preserve">, na versão 26.0.1. O ecossistema conta com o suporte do Node.js, na versão 24.17.0 (LTS), que atua como ambiente de execução em tempo de desenvolvimento para as ferramentas de automação, gerenciamento de dependências e construção dos artefatos do </w:t>
      </w:r>
      <w:r>
        <w:rPr>
          <w:i/>
        </w:rPr>
        <w:t xml:space="preserve">front-end</w:t>
      </w:r>
      <w:r>
        <w:t xml:space="preserve">. </w:t>
      </w:r>
      <w:r/>
    </w:p>
    <w:p w14:paraId="66997F62" w14:textId="77777777">
      <w:pPr>
        <w:pBdr>
          <w:top w:val="none" w:color="000000" w:sz="4" w:space="0"/>
          <w:left w:val="none" w:color="000000" w:sz="4" w:space="0"/>
          <w:bottom w:val="none" w:color="000000" w:sz="4" w:space="0"/>
          <w:right w:val="none" w:color="000000" w:sz="4" w:space="0"/>
        </w:pBdr>
        <w:spacing/>
        <w:ind/>
        <w:rPr/>
      </w:pPr>
      <w:r>
        <w:t xml:space="preserve">As linguagens e </w:t>
      </w:r>
      <w:r>
        <w:rPr>
          <w:i/>
        </w:rPr>
        <w:t xml:space="preserve">frameworks</w:t>
      </w:r>
      <w:r>
        <w:t xml:space="preserve"> estruturais compreendem o uso de Java, versão 21 (DEITEL; DEITEL, 2017), integrada ao Spring Boot 3 para o desenvolvimento da API </w:t>
      </w:r>
      <w:r>
        <w:t xml:space="preserve">RESTful</w:t>
      </w:r>
      <w:r>
        <w:t xml:space="preserve"> do </w:t>
      </w:r>
      <w:r>
        <w:rPr>
          <w:i/>
        </w:rPr>
        <w:t xml:space="preserve">back-end</w:t>
      </w:r>
      <w:r>
        <w:t xml:space="preserve">, e o Angular, versão 19, para a codificação das páginas responsivas baseadas em PWA. A camada de persistência de dados é estruturada sobre o Sistema Gerenciador de Banco de Dados (SGBD) relacional PostgreSQL, na versão 18.0, sendo o utilitário </w:t>
      </w:r>
      <w:r>
        <w:t xml:space="preserve">pgAdmin</w:t>
      </w:r>
      <w:r>
        <w:t xml:space="preserve"> 4 a ferramenta adotada para a administração das tabelas e consultas georreferenciadas.</w:t>
      </w:r>
      <w:r/>
    </w:p>
    <w:p w14:paraId="29B8BA87" w14:textId="77777777">
      <w:pPr>
        <w:pBdr>
          <w:top w:val="none" w:color="000000" w:sz="4" w:space="0"/>
          <w:left w:val="none" w:color="000000" w:sz="4" w:space="0"/>
          <w:bottom w:val="none" w:color="000000" w:sz="4" w:space="0"/>
          <w:right w:val="none" w:color="000000" w:sz="4" w:space="0"/>
        </w:pBdr>
        <w:spacing/>
        <w:ind/>
        <w:rPr/>
      </w:pPr>
      <w:r>
        <w:t xml:space="preserve">A modelagem conceitual e lógica do banco de dados são</w:t>
      </w:r>
      <w:r>
        <w:t xml:space="preserve"> realizadas por meio do software </w:t>
      </w:r>
      <w:r>
        <w:t xml:space="preserve">Ideas</w:t>
      </w:r>
      <w:r>
        <w:t xml:space="preserve"> </w:t>
      </w:r>
      <w:r>
        <w:t xml:space="preserve">Modeler</w:t>
      </w:r>
      <w:r>
        <w:t xml:space="preserve">, em sua versão acadêmica. Para as funcionalidades de geoprocessamento, mapeamento urbano e aplicação prática do raio de exclusão de 50 metros estabelecido na regra de negócio RN06, o sistema fará as chamadas às APIs de mapas públicos da plataforma </w:t>
      </w:r>
      <w:r>
        <w:rPr>
          <w:highlight w:val="white"/>
        </w:rPr>
        <w:t xml:space="preserve">OpenStreetMap</w:t>
      </w:r>
      <w:r>
        <w:rPr>
          <w:highlight w:val="white"/>
        </w:rPr>
        <w:t xml:space="preserve"> e ao serviço de geocodificação Nominatim. </w:t>
      </w:r>
      <w:r/>
    </w:p>
    <w:p w14:paraId="2ED8A469" w14:textId="77777777">
      <w:pPr>
        <w:pBdr>
          <w:top w:val="none" w:color="000000" w:sz="4" w:space="0"/>
          <w:left w:val="none" w:color="000000" w:sz="4" w:space="0"/>
          <w:bottom w:val="none" w:color="000000" w:sz="4" w:space="0"/>
          <w:right w:val="none" w:color="000000" w:sz="4" w:space="0"/>
        </w:pBdr>
        <w:spacing/>
        <w:ind/>
        <w:rPr/>
      </w:pPr>
      <w:r>
        <w:t xml:space="preserve">No suporte à engenharia de software, refatoração de código e automação de rotinas de testes unitários, utilizam-se os modelos de linguagem de grande escala (LLM) OpenAI GPT-4 e Gemini Pro.  </w:t>
      </w:r>
      <w:r/>
    </w:p>
    <w:p w14:paraId="4828220A" w14:textId="77777777">
      <w:pPr>
        <w:pBdr>
          <w:top w:val="none" w:color="000000" w:sz="4" w:space="0"/>
          <w:left w:val="none" w:color="000000" w:sz="4" w:space="0"/>
          <w:bottom w:val="none" w:color="000000" w:sz="4" w:space="0"/>
          <w:right w:val="none" w:color="000000" w:sz="4" w:space="0"/>
        </w:pBdr>
        <w:spacing/>
        <w:ind/>
        <w:rPr/>
      </w:pPr>
      <w:r>
        <w:t xml:space="preserve">A utilização dessas ferramentas de inteligência artificial obedece a uma política de privacidade e revisão humana rigorosa: nenhum dado pessoal de usuários, código sensível de produção ou </w:t>
      </w:r>
      <w:r>
        <w:t xml:space="preserve">informação confidencial do projeto é compartilhado com os modelos de linguagem externos. As interações com as ferramentas de IA limitam-se a consultas de refatoração com trechos de código anonimizados e geração de testes unitários sintéticos. T</w:t>
      </w:r>
      <w:r>
        <w:t xml:space="preserve">oda sugestão gerada por IA é obrigatoriamente revisada e validada por um membro da equipe antes de ser incorporada ao código-fonte ou à documentação, em conformidade com os princípios da Lei Geral de Proteção de Dados Pessoais (LGPD — Lei n.º 13.709/2018).</w:t>
      </w:r>
      <w:r/>
    </w:p>
    <w:p w14:paraId="4828220A" w14:textId="77777777">
      <w:pPr>
        <w:pBdr>
          <w:top w:val="none" w:color="000000" w:sz="4" w:space="0"/>
          <w:left w:val="none" w:color="000000" w:sz="4" w:space="0"/>
          <w:bottom w:val="none" w:color="000000" w:sz="4" w:space="0"/>
          <w:right w:val="none" w:color="000000" w:sz="4" w:space="0"/>
        </w:pBdr>
        <w:spacing/>
        <w:ind/>
        <w:rPr/>
      </w:pPr>
      <w:r>
        <w:t>A verificação e a validação do sistema de software apoiam-se em um conjunto próprio de ferramentas. Os testes unitários e os testes de unidades aninhadas são escritos com o JUnit 5 (Jupiter), na versão distribuída com o Spring Boot 3.5.0; a simulação das dependências de cada unidade sob teste é feita com o Mockito, e as asserções empregam a biblioteca AssertJ. Os testes da camada de apresentação da interface de programação de aplicações utilizam o MockMvc, do módulo spring-boot-starter-test. A execução da bateria e a apuração dos resultados ficam a cargo do Apache Maven, na versão 3.9.9, por meio do plugin Maven Surefire, que produz os relatórios de execução reunidos no Apêndice J.</w:t>
      </w:r>
    </w:p>
    <w:p w14:paraId="4828220A" w14:textId="77777777">
      <w:pPr>
        <w:pBdr>
          <w:top w:val="none" w:color="000000" w:sz="4" w:space="0"/>
          <w:left w:val="none" w:color="000000" w:sz="4" w:space="0"/>
          <w:bottom w:val="none" w:color="000000" w:sz="4" w:space="0"/>
          <w:right w:val="none" w:color="000000" w:sz="4" w:space="0"/>
        </w:pBdr>
        <w:spacing/>
        <w:ind/>
        <w:rPr/>
      </w:pPr>
      <w:r>
        <w:t>Completam o ambiente as ferramentas de construção, documentação e controle de versão: o Apache Maven, responsável pela gestão das dependências e pela construção do artefato executável do back-end; o npm, que cumpre a mesma função no front-end; a biblioteca springdoc-openapi, que gera automaticamente a documentação da interface de programação de aplicações segundo a especificação OpenAPI e a disponibiliza na interface interativa Swagger UI, empregada também na verificação manual dos pontos de extremidade; o Git, como sistema de controle de versão, com repositório remoto hospedado no GitHub; e o software diagrams.net, utilizado na elaboração do Diagrama Entidade-Relacionamento e dos diagramas de distribuição.</w:t>
      </w:r>
    </w:p>
    <w:p w14:paraId="46AEC7ED" w14:textId="77777777">
      <w:pPr>
        <w:pBdr>
          <w:top w:val="none" w:color="000000" w:sz="4" w:space="0"/>
          <w:left w:val="none" w:color="000000" w:sz="4" w:space="0"/>
          <w:bottom w:val="none" w:color="000000" w:sz="4" w:space="0"/>
          <w:right w:val="none" w:color="000000" w:sz="4" w:space="0"/>
        </w:pBdr>
        <w:spacing/>
        <w:ind/>
        <w:rPr/>
      </w:pPr>
      <w:r>
        <w:t xml:space="preserve">Por fim, o relatório acadêmico elaborado a partir das normas da Associação Brasileira de Normas Técnicas (ABNT) é feito com o Microsoft Word 2019.</w:t>
      </w:r>
      <w:r/>
    </w:p>
    <w:p w14:paraId="3A38B753" w14:textId="77777777">
      <w:pPr>
        <w:pBdr>
          <w:top w:val="none" w:color="000000" w:sz="4" w:space="0"/>
          <w:left w:val="none" w:color="000000" w:sz="4" w:space="0"/>
          <w:bottom w:val="none" w:color="000000" w:sz="4" w:space="0"/>
          <w:right w:val="none" w:color="000000" w:sz="4" w:space="0"/>
        </w:pBdr>
        <w:spacing/>
        <w:ind/>
        <w:rPr/>
      </w:pPr>
      <w:r>
        <w:t xml:space="preserve">Como infraestrutura de nuvem planejada para o ambiente de produção, o projeto prevê a implantação do sistema na </w:t>
      </w:r>
      <w:r>
        <w:t xml:space="preserve">Amazon</w:t>
      </w:r>
      <w:r>
        <w:t xml:space="preserve"> Web Services (AWS), plataforma de computação em nuvem que oferecerá escalabilidade, alta disponibilidade e segurança gerenciada. Os serviços previstos incluem o </w:t>
      </w:r>
      <w:r>
        <w:t xml:space="preserve">Amazon</w:t>
      </w:r>
      <w:r>
        <w:t xml:space="preserve"> EC2 para hospedagem das instâncias do servidor de aplicação, o </w:t>
      </w:r>
      <w:r>
        <w:t xml:space="preserve">Amazon</w:t>
      </w:r>
      <w:r>
        <w:t xml:space="preserve"> RDS para o gerenciamento do banco de dados PostgreSQL com backups automáticos, o </w:t>
      </w:r>
      <w:r>
        <w:t xml:space="preserve">Amazon</w:t>
      </w:r>
      <w:r>
        <w:t xml:space="preserve"> S3 para armazenamento de imagens e arquivos anexos às ocorrências, e o AWS IAM para controle de identidade e acessos. A infraestrutura AWS também proverá certificados SSL/TLS via AWS Certificate Manager e proteção </w:t>
      </w:r>
      <w:r>
        <w:t xml:space="preserve">contra ataques</w:t>
      </w:r>
      <w:r>
        <w:t xml:space="preserve"> via AWS Shield, garantindo a conformidade com os requisitos de segurança definidos nos </w:t>
      </w:r>
      <w:r>
        <w:t xml:space="preserve">RNFs</w:t>
      </w:r>
      <w:r>
        <w:t xml:space="preserve"> do projeto.</w:t>
      </w:r>
      <w:r/>
    </w:p>
    <w:p w14:paraId="2CDDB808" w14:textId="77777777">
      <w:pPr>
        <w:pStyle w:val="1637"/>
        <w:pBdr/>
        <w:spacing/>
        <w:ind/>
        <w:rPr/>
      </w:pPr>
      <w:r/>
      <w:bookmarkStart w:id="22" w:name="_Toc22"/>
      <w:r>
        <w:t xml:space="preserve">4.3.4 Outros Recursos</w:t>
      </w:r>
      <w:r/>
      <w:bookmarkEnd w:id="22"/>
      <w:r/>
      <w:r/>
    </w:p>
    <w:p w14:paraId="50E9CC51" w14:textId="77777777">
      <w:pPr>
        <w:pBdr>
          <w:top w:val="none" w:color="000000" w:sz="4" w:space="0"/>
          <w:left w:val="none" w:color="000000" w:sz="4" w:space="0"/>
          <w:bottom w:val="none" w:color="000000" w:sz="4" w:space="0"/>
          <w:right w:val="none" w:color="000000" w:sz="4" w:space="0"/>
        </w:pBdr>
        <w:spacing/>
        <w:ind/>
        <w:rPr/>
      </w:pPr>
      <w:r>
        <w:t xml:space="preserve">Para a etapa de conclusão e divulgação, preveem-se recursos financeiros destinados à confecção de materiais de exposição (</w:t>
      </w:r>
      <w:r>
        <w:rPr>
          <w:i/>
        </w:rPr>
        <w:t xml:space="preserve">banners </w:t>
      </w:r>
      <w:r>
        <w:t xml:space="preserve">e </w:t>
      </w:r>
      <w:r>
        <w:rPr>
          <w:i/>
        </w:rPr>
        <w:t xml:space="preserve">stands</w:t>
      </w:r>
      <w:r>
        <w:t xml:space="preserve">) para exposições na Feira de Tecnologia e Empreendedorismo da FAI (</w:t>
      </w:r>
      <w:r>
        <w:t xml:space="preserve">Faitec</w:t>
      </w:r>
      <w:r>
        <w:t xml:space="preserve">), além da infraestrutura de rede necessária para a hospedagem e testes de integração do sistema de software.</w:t>
      </w:r>
      <w:r/>
    </w:p>
    <w:p w14:paraId="34502F38" w14:textId="77777777">
      <w:pPr>
        <w:pBdr>
          <w:top w:val="none" w:color="000000" w:sz="4" w:space="0"/>
          <w:left w:val="none" w:color="000000" w:sz="4" w:space="0"/>
          <w:bottom w:val="none" w:color="000000" w:sz="4" w:space="0"/>
          <w:right w:val="none" w:color="000000" w:sz="4" w:space="0"/>
        </w:pBdr>
        <w:spacing/>
        <w:ind/>
        <w:rPr/>
      </w:pPr>
      <w:r/>
      <w:r/>
    </w:p>
    <w:p w14:paraId="0330517D" w14:textId="77777777">
      <w:pPr>
        <w:pStyle w:val="1636"/>
        <w:pBdr/>
        <w:spacing/>
        <w:ind/>
        <w:rPr/>
      </w:pPr>
      <w:r/>
      <w:bookmarkStart w:id="23" w:name="_Toc23"/>
      <w:r>
        <w:t xml:space="preserve">4.4 RELATÓRIO DE DESEMPENHO </w:t>
      </w:r>
      <w:r/>
      <w:bookmarkEnd w:id="23"/>
      <w:r/>
      <w:r/>
    </w:p>
    <w:p w14:paraId="6FB2C93A" w14:textId="77777777">
      <w:pPr>
        <w:pBdr/>
        <w:spacing/>
        <w:ind/>
        <w:rPr/>
      </w:pPr>
      <w:r>
        <w:t xml:space="preserve">Durante a Fase 1 do projeto, foram realizadas as etapas iniciais de planejamento, levantamento de requisitos e estruturação da solução proposta.</w:t>
      </w:r>
      <w:r/>
    </w:p>
    <w:p w14:paraId="38DEA558" w14:textId="77777777">
      <w:pPr>
        <w:pBdr/>
        <w:spacing/>
        <w:ind/>
        <w:rPr/>
      </w:pPr>
      <w:r>
        <w:t xml:space="preserve">Entre as principais atividades desenvolvidas, destacam-se:</w:t>
      </w:r>
      <w:r/>
    </w:p>
    <w:p w14:paraId="5079E155" w14:textId="77777777">
      <w:pPr>
        <w:pStyle w:val="1845"/>
        <w:numPr>
          <w:ilvl w:val="0"/>
          <w:numId w:val="22"/>
        </w:numPr>
        <w:pBdr/>
        <w:spacing/>
        <w:ind/>
        <w:jc w:val="left"/>
        <w:rPr/>
      </w:pPr>
      <w:r>
        <w:t xml:space="preserve">definição do problema e dos objetivos do projeto;</w:t>
      </w:r>
      <w:r/>
    </w:p>
    <w:p w14:paraId="6EC654D7" w14:textId="77777777">
      <w:pPr>
        <w:pStyle w:val="1845"/>
        <w:numPr>
          <w:ilvl w:val="0"/>
          <w:numId w:val="22"/>
        </w:numPr>
        <w:pBdr/>
        <w:spacing/>
        <w:ind/>
        <w:jc w:val="left"/>
        <w:rPr/>
      </w:pPr>
      <w:r>
        <w:t xml:space="preserve">levantamento e análise dos requisitos funcionais e não funcionais;</w:t>
      </w:r>
      <w:r/>
    </w:p>
    <w:p w14:paraId="49B1A993" w14:textId="77777777">
      <w:pPr>
        <w:pStyle w:val="1845"/>
        <w:numPr>
          <w:ilvl w:val="0"/>
          <w:numId w:val="22"/>
        </w:numPr>
        <w:pBdr/>
        <w:spacing/>
        <w:ind/>
        <w:jc w:val="left"/>
        <w:rPr/>
      </w:pPr>
      <w:r>
        <w:t xml:space="preserve">elaboração da arquitetura do sistema;</w:t>
      </w:r>
      <w:r/>
    </w:p>
    <w:p w14:paraId="3FC354C7" w14:textId="77777777">
      <w:pPr>
        <w:pStyle w:val="1845"/>
        <w:numPr>
          <w:ilvl w:val="0"/>
          <w:numId w:val="22"/>
        </w:numPr>
        <w:pBdr/>
        <w:spacing/>
        <w:ind/>
        <w:jc w:val="left"/>
        <w:rPr/>
      </w:pPr>
      <w:r>
        <w:t xml:space="preserve">desenvolvimento inicial do </w:t>
      </w:r>
      <w:r>
        <w:rPr>
          <w:i/>
        </w:rPr>
        <w:t xml:space="preserve">back-end</w:t>
      </w:r>
      <w:r>
        <w:t xml:space="preserve"> e </w:t>
      </w:r>
      <w:r>
        <w:rPr>
          <w:i/>
        </w:rPr>
        <w:t xml:space="preserve">front-</w:t>
      </w:r>
      <w:r>
        <w:rPr>
          <w:i/>
        </w:rPr>
        <w:t xml:space="preserve">end</w:t>
      </w:r>
      <w:r>
        <w:t xml:space="preserve">;</w:t>
      </w:r>
      <w:r/>
    </w:p>
    <w:p w14:paraId="4398311B" w14:textId="77777777">
      <w:pPr>
        <w:pStyle w:val="1845"/>
        <w:numPr>
          <w:ilvl w:val="0"/>
          <w:numId w:val="22"/>
        </w:numPr>
        <w:pBdr/>
        <w:spacing/>
        <w:ind/>
        <w:jc w:val="left"/>
        <w:rPr/>
      </w:pPr>
      <w:r>
        <w:t xml:space="preserve">elaboração da documentação técnica do projeto.</w:t>
      </w:r>
      <w:r/>
    </w:p>
    <w:p w14:paraId="40A0B858" w14:textId="77777777">
      <w:pPr>
        <w:pBdr/>
        <w:spacing/>
        <w:ind/>
        <w:rPr/>
      </w:pPr>
      <w:r>
        <w:t xml:space="preserve">O des</w:t>
      </w:r>
      <w:r>
        <w:t xml:space="preserve">empenho da equipe foi satisfatório, com cumprimento dos prazos estabelecidos e entrega das atividades previstas para a fase. Foram identificados alguns desafios, principalmente relacionados à definição dos requisitos e à integração entre os componentes de </w:t>
      </w:r>
      <w:r>
        <w:rPr>
          <w:i/>
        </w:rPr>
        <w:t xml:space="preserve">front-</w:t>
      </w:r>
      <w:r>
        <w:rPr>
          <w:i/>
        </w:rPr>
        <w:t xml:space="preserve">end</w:t>
      </w:r>
      <w:r>
        <w:t xml:space="preserve"> e</w:t>
      </w:r>
      <w:r>
        <w:rPr>
          <w:i/>
        </w:rPr>
        <w:t xml:space="preserve"> </w:t>
      </w:r>
      <w:r>
        <w:rPr>
          <w:i/>
        </w:rPr>
        <w:t xml:space="preserve">back-end</w:t>
      </w:r>
      <w:r>
        <w:rPr>
          <w:i/>
        </w:rPr>
        <w:t xml:space="preserve">,</w:t>
      </w:r>
      <w:r>
        <w:t xml:space="preserve"> que foram superados por meio de revisões e ajustes contínuos.</w:t>
      </w:r>
      <w:r/>
    </w:p>
    <w:p w14:paraId="70CCD225" w14:textId="77777777">
      <w:pPr>
        <w:pBdr/>
        <w:spacing/>
        <w:ind/>
        <w:rPr/>
      </w:pPr>
      <w:r>
        <w:t xml:space="preserve">De forma geral, a Fase 1 permitiu estabelecer uma base sólida para o desenvolvimento do sistema, garantindo organização, clareza nos objetivos e viabilidade técnica da solução proposta.</w:t>
      </w:r>
      <w:r/>
    </w:p>
    <w:p w14:paraId="7CA6CEE6" w14:textId="77777777">
      <w:pPr>
        <w:pBdr/>
        <w:spacing/>
        <w:ind/>
        <w:rPr/>
      </w:pPr>
      <w:r>
        <w:t xml:space="preserve">Na Fase 2, o progresso da equipe manteve-se alinhado ao cronograma planejado para o ano de 2026, com foco no alcance dos itens entregáveis dessa fase. A divisão de tarefas estruturada por meio do </w:t>
      </w:r>
      <w:r>
        <w:rPr>
          <w:i/>
        </w:rPr>
        <w:t xml:space="preserve">framework</w:t>
      </w:r>
      <w:r>
        <w:t xml:space="preserve"> Scrum propiciou uma distribuição equilibrada da carga de trabalho, resultando na co</w:t>
      </w:r>
      <w:r>
        <w:t xml:space="preserve">nclusão das metas de especificação de segurança, mapeamento de regras de negócio complexas e refinamento dos artefatos de dados dentro dos prazos regulamentares. A conformidade técnica e a qualidade dos entregáveis foram validadas em ciclos de revisão das </w:t>
      </w:r>
      <w:r>
        <w:rPr>
          <w:i/>
        </w:rPr>
        <w:t xml:space="preserve">sprints</w:t>
      </w:r>
      <w:r>
        <w:t xml:space="preserve">, o que mitigou riscos de inconsistências e assegurou a maturidade necessária para dar andamento ao projeto. </w:t>
      </w:r>
      <w:r/>
    </w:p>
    <w:p>
      <w:pPr>
        <w:pBdr/>
        <w:spacing/>
        <w:ind/>
        <w:rPr/>
      </w:pPr>
      <w:r>
        <w:t>Na Fase 3, o esforço da equipe deslocou-se da especificação para a construção do sistema de software. As atividades concentraram-se na codificação dos componentes de back-end e de front-end, na elaboração da bateria de testes automatizados da camada de serviços e na complementação dos artefatos de projeto da interação humano-computador e do sistema distribuído. O ritmo de entrega manteve-se aderente ao cronograma, tendo sido concluída a implementação de todos os requisitos funcionais especificados no Capítulo 5, com a ressalva do RF18, cuja implementação encontra-se parcial e será completada na Fase 4. Foram executados 232 casos de teste automatizados sem ocorrência de falhas, conforme detalhado no Capítulo 8.</w:t>
      </w:r>
    </w:p>
    <w:p>
      <w:pPr>
        <w:pBdr/>
        <w:spacing/>
        <w:ind/>
        <w:rPr/>
      </w:pPr>
      <w:r>
        <w:t xml:space="preserve">A principal dificuldade enfrentada nesta fase decorreu da decisão</w:t>
      </w:r>
      <w:r>
        <w:t xml:space="preserve"> arquitetural de utilizar o acesso a dados por meio de Java Database Connectivity, sem o auxílio de um mapeador objeto-relacional, o que transferiu para a equipe a responsabilidade integral pela escrita e pela manutenção das instruções de consulta e pelo m</w:t>
      </w:r>
      <w:r>
        <w:t xml:space="preserve">apeamento dos resultados. Essa opção elevou o esforço de codificação da camada de persistência, mas trouxe como contrapartida o controle explícito sobre as consultas georreferenciadas e sobre o uso dos índices, aspecto discutido na Seção 7.3. Uma segunda d</w:t>
      </w:r>
      <w:r>
        <w:t xml:space="preserve">ificuldade relevante foi a integração assíncrona com o serviço externo de processamento de mídias, que exigiu a adoção de um mecanismo de consulta periódica do estado do envio para não bloquear a interface do usuário durante o carregamento das fotografias.</w:t>
      </w:r>
      <w:r/>
    </w:p>
    <w:p>
      <w:pPr>
        <w:pBdr/>
        <w:spacing/>
        <w:ind/>
        <w:rPr/>
      </w:pPr>
      <w:r>
        <w:t xml:space="preserve">A avaliação do desempenho da equipe na fase é considerada satisfatória, com cumprimento dos p</w:t>
      </w:r>
      <w:r>
        <w:t xml:space="preserve">razos e das metas de codificação estabelecidas no planejamento. Os indicadores de produtividade, o registro das sprints executadas e as atas de reunião correspondentes a esta fase encontram-se no Apêndice B, no arquivo do relatório de desempenho da Fase 3.</w:t>
      </w:r>
      <w:r/>
    </w:p>
    <w:p w14:paraId="265C3854" w14:textId="77777777">
      <w:pPr>
        <w:pBdr/>
        <w:spacing/>
        <w:ind/>
        <w:rPr/>
      </w:pPr>
      <w:r>
        <w:t xml:space="preserve">As evidências do acompanhamento gerencial das atividades realizadas, incluindo as atas de reuniões, os registros de planejamento das </w:t>
      </w:r>
      <w:r>
        <w:rPr>
          <w:i/>
        </w:rPr>
        <w:t xml:space="preserve">sprint</w:t>
      </w:r>
      <w:r>
        <w:t xml:space="preserve">s e os índices de produtividade e cumprimento de prazos da equipe, encontram-se detalhadas no Apêndice B. </w:t>
      </w:r>
      <w:r/>
    </w:p>
    <w:p w14:paraId="3AE9C236" w14:textId="77777777">
      <w:pPr>
        <w:pBdr/>
        <w:spacing/>
        <w:ind/>
        <w:rPr/>
      </w:pPr>
      <w:r/>
      <w:r/>
    </w:p>
    <w:p w14:paraId="34CC6756" w14:textId="77777777">
      <w:pPr>
        <w:pStyle w:val="1636"/>
        <w:pBdr/>
        <w:spacing/>
        <w:ind/>
        <w:rPr/>
      </w:pPr>
      <w:r/>
      <w:bookmarkStart w:id="24" w:name="_Toc24"/>
      <w:r>
        <w:t xml:space="preserve">4.5 GERENCIAMENTO DE CONFIGURAÇÃO</w:t>
      </w:r>
      <w:r/>
      <w:bookmarkEnd w:id="24"/>
      <w:r/>
      <w:r/>
    </w:p>
    <w:p w14:paraId="20A5204A" w14:textId="77777777">
      <w:pPr>
        <w:pBdr>
          <w:top w:val="none" w:color="000000" w:sz="4" w:space="0"/>
          <w:left w:val="none" w:color="000000" w:sz="4" w:space="0"/>
          <w:bottom w:val="none" w:color="000000" w:sz="4" w:space="0"/>
          <w:right w:val="none" w:color="000000" w:sz="4" w:space="0"/>
        </w:pBdr>
        <w:spacing/>
        <w:ind/>
        <w:rPr/>
      </w:pPr>
      <w:r>
        <w:rPr>
          <w:color w:val="000000"/>
        </w:rPr>
        <w:t xml:space="preserve">Para o gerenciamento de configuração são adotadas práticas estruturadas para garantir o controle de versões, a rastreabilidade e a integridade de todos os artefatos produzidos durante as fases deste trabalho.</w:t>
      </w:r>
      <w:r/>
    </w:p>
    <w:p w14:paraId="79D48CBF" w14:textId="77777777">
      <w:pPr>
        <w:pStyle w:val="1637"/>
        <w:pBdr/>
        <w:tabs>
          <w:tab w:val="left" w:leader="none" w:pos="3301"/>
        </w:tabs>
        <w:spacing/>
        <w:ind/>
        <w:rPr/>
      </w:pPr>
      <w:r/>
      <w:bookmarkStart w:id="25" w:name="_Toc25"/>
      <w:r>
        <w:t xml:space="preserve">4.5.1 Papéis e Responsabilidades</w:t>
      </w:r>
      <w:r>
        <w:tab/>
      </w:r>
      <w:r/>
      <w:bookmarkEnd w:id="25"/>
      <w:r/>
      <w:r/>
    </w:p>
    <w:p w14:paraId="6A2881BB" w14:textId="77777777">
      <w:pPr>
        <w:pBdr>
          <w:top w:val="none" w:color="000000" w:sz="4" w:space="0"/>
          <w:left w:val="none" w:color="000000" w:sz="4" w:space="0"/>
          <w:bottom w:val="none" w:color="000000" w:sz="4" w:space="0"/>
          <w:right w:val="none" w:color="000000" w:sz="4" w:space="0"/>
        </w:pBdr>
        <w:spacing/>
        <w:ind/>
        <w:rPr/>
      </w:pPr>
      <w:r>
        <w:t xml:space="preserve">A atribuição de responsabilidades sobre os itens de configuração está compartilhada entre os integrantes, a fim de assegurar uma melhor gestão de configuração.</w:t>
      </w:r>
      <w:r/>
    </w:p>
    <w:p w14:paraId="2F05D700" w14:textId="77777777">
      <w:pPr>
        <w:pBdr>
          <w:top w:val="none" w:color="000000" w:sz="4" w:space="0"/>
          <w:left w:val="none" w:color="000000" w:sz="4" w:space="0"/>
          <w:bottom w:val="none" w:color="000000" w:sz="4" w:space="0"/>
          <w:right w:val="none" w:color="000000" w:sz="4" w:space="0"/>
        </w:pBdr>
        <w:spacing/>
        <w:ind/>
        <w:rPr/>
      </w:pPr>
      <w:r>
        <w:t xml:space="preserve">Rodrigo Pereira Romano é o responsável por definir as diretrizes de versionamento, estruturar a organização do repositório remoto, validar a integração de novos documentos e gerenciar o fluxo de </w:t>
      </w:r>
      <w:r>
        <w:rPr>
          <w:i/>
        </w:rPr>
        <w:t xml:space="preserve">branches</w:t>
      </w:r>
      <w:r>
        <w:t xml:space="preserve"> operacionais (</w:t>
      </w:r>
      <w:r>
        <w:rPr>
          <w:i/>
          <w:iCs/>
        </w:rPr>
        <w:t xml:space="preserve">main</w:t>
      </w:r>
      <w:r>
        <w:rPr>
          <w:i/>
          <w:iCs/>
        </w:rPr>
        <w:t xml:space="preserve"> </w:t>
      </w:r>
      <w:r>
        <w:t xml:space="preserve">e </w:t>
      </w:r>
      <w:r>
        <w:rPr>
          <w:i/>
          <w:iCs/>
        </w:rPr>
        <w:t xml:space="preserve">develop</w:t>
      </w:r>
      <w:r>
        <w:t xml:space="preserve">) e realizar o processo de integração contínua (</w:t>
      </w:r>
      <w:r>
        <w:rPr>
          <w:i/>
          <w:iCs/>
        </w:rPr>
        <w:t xml:space="preserve">merge</w:t>
      </w:r>
      <w:r>
        <w:t xml:space="preserve">/</w:t>
      </w:r>
      <w:r>
        <w:rPr>
          <w:i/>
          <w:iCs/>
        </w:rPr>
        <w:t xml:space="preserve">pull</w:t>
      </w:r>
      <w:r>
        <w:rPr>
          <w:i/>
          <w:iCs/>
        </w:rPr>
        <w:t xml:space="preserve"> </w:t>
      </w:r>
      <w:r>
        <w:rPr>
          <w:i/>
          <w:iCs/>
        </w:rPr>
        <w:t xml:space="preserve">requests</w:t>
      </w:r>
      <w:r>
        <w:t xml:space="preserve">) do código e documentação, além de garantir a aplicação das normas acadêmicas da FAI na elaboração do projeto.</w:t>
      </w:r>
      <w:r/>
    </w:p>
    <w:p w14:paraId="0E15DC57" w14:textId="77777777">
      <w:pPr>
        <w:pBdr>
          <w:top w:val="none" w:color="000000" w:sz="4" w:space="0"/>
          <w:left w:val="none" w:color="000000" w:sz="4" w:space="0"/>
          <w:bottom w:val="none" w:color="000000" w:sz="4" w:space="0"/>
          <w:right w:val="none" w:color="000000" w:sz="4" w:space="0"/>
        </w:pBdr>
        <w:spacing/>
        <w:ind/>
        <w:rPr/>
      </w:pPr>
      <w:r>
        <w:t xml:space="preserve">Lucas </w:t>
      </w:r>
      <w:r>
        <w:t xml:space="preserve">Fiorrigi</w:t>
      </w:r>
      <w:r>
        <w:t xml:space="preserve"> Furlan e Miguel Martins Lima são responsáveis pela elaboração, atualização e revisão técnica de artefatos específicos e atuação nas </w:t>
      </w:r>
      <w:r>
        <w:rPr>
          <w:i/>
        </w:rPr>
        <w:t xml:space="preserve">branches</w:t>
      </w:r>
      <w:r>
        <w:t xml:space="preserve"> locais de desenvolvimento, respondendo diretamente pelas modificações em seus escopos.</w:t>
      </w:r>
      <w:r/>
    </w:p>
    <w:p w14:paraId="77B2B810" w14:textId="77777777">
      <w:pPr>
        <w:pBdr>
          <w:top w:val="none" w:color="000000" w:sz="4" w:space="0"/>
          <w:left w:val="none" w:color="000000" w:sz="4" w:space="0"/>
          <w:bottom w:val="none" w:color="000000" w:sz="4" w:space="0"/>
          <w:right w:val="none" w:color="000000" w:sz="4" w:space="0"/>
        </w:pBdr>
        <w:spacing/>
        <w:ind/>
        <w:rPr/>
      </w:pPr>
      <w:r/>
      <w:r/>
    </w:p>
    <w:p w14:paraId="1E4C4270" w14:textId="77777777">
      <w:pPr>
        <w:pStyle w:val="1637"/>
        <w:pBdr/>
        <w:tabs>
          <w:tab w:val="left" w:leader="none" w:pos="3301"/>
        </w:tabs>
        <w:spacing/>
        <w:ind/>
        <w:rPr/>
      </w:pPr>
      <w:r/>
      <w:bookmarkStart w:id="26" w:name="_Toc26"/>
      <w:r>
        <w:t xml:space="preserve">4.5.2 Identificação e Versionamento de Artefatos</w:t>
      </w:r>
      <w:r/>
      <w:bookmarkEnd w:id="26"/>
      <w:r/>
      <w:r/>
    </w:p>
    <w:p w14:paraId="6E9D89A4" w14:textId="77777777">
      <w:pPr>
        <w:pBdr>
          <w:top w:val="none" w:color="000000" w:sz="4" w:space="0"/>
          <w:left w:val="none" w:color="000000" w:sz="4" w:space="0"/>
          <w:bottom w:val="none" w:color="000000" w:sz="4" w:space="0"/>
          <w:right w:val="none" w:color="000000" w:sz="4" w:space="0"/>
        </w:pBdr>
        <w:spacing/>
        <w:ind/>
        <w:rPr/>
      </w:pPr>
      <w:r>
        <w:t xml:space="preserve">O relatório técnico produzido pa</w:t>
      </w:r>
      <w:r>
        <w:t xml:space="preserve">ra o projeto é identificado de forma única seguindo uma nomenclatura padronizada que combina o prefixo da instituição, curso, disciplina, nome do projeto e indicador de versão. A convenção adotada segue a nomenclatura: FAI-SI-PFC-II-FalaCidade-2026-v[x.x].</w:t>
      </w:r>
      <w:r/>
    </w:p>
    <w:p w14:paraId="2CB6594E" w14:textId="77777777">
      <w:pPr>
        <w:pBdr>
          <w:top w:val="none" w:color="000000" w:sz="4" w:space="0"/>
          <w:left w:val="none" w:color="000000" w:sz="4" w:space="0"/>
          <w:bottom w:val="none" w:color="000000" w:sz="4" w:space="0"/>
          <w:right w:val="none" w:color="000000" w:sz="4" w:space="0"/>
        </w:pBdr>
        <w:spacing/>
        <w:ind/>
        <w:rPr/>
      </w:pPr>
      <w:r>
        <w:t>Além do padrão de nomenclatura do relatório técnico, os demais artefatos do projeto seguem a convenção FalaCidade_[Artefato]_v[N], em que [Artefato] é um nome descritivo grafado em CamelCase, sem espaços, sem acentuação e sem caracteres especiais, e [N] é o número da versão, incrementado a cada entrega — a exemplo de FalaCidade_DER_v3.drawio, FalaCidade_DicionarioDados_v3.xlsx e FalaCidade_PlanilhaGestaoRiscos_v1.xlsx. A pasta do apêndice identifica o contexto do artefato, razão pela qual o nome não o repete. Os diagramas exportados do arquivo único da ferramenta CASE recebem o prefixo do tipo de diagrama, como em FalaCidade_DiagramaCasosDeUso_ModuloAutenticacao.png. Os relatórios de desempenho conservam a nomenclatura prescrita pelo modelo de documento da instituição (FAI_SI_PFC_Fase[N]_RelatoriodeDesempenho). Os scripts do modelo físico do banco de dados adotam a forma FalaCidade_[DDL|DML]_[Finalidade].sql. As pastas do repositório de código-fonte são nomeadas em letras minúsculas, sem espaços, com hífen como separador; e os branches Git seguem os padrões feature/[descricao], fix/[descricao] e docs/[descricao].</w:t>
      </w:r>
    </w:p>
    <w:p w14:paraId="6A8CE192" w14:textId="77777777">
      <w:pPr>
        <w:pBdr>
          <w:top w:val="none" w:color="000000" w:sz="4" w:space="0"/>
          <w:left w:val="none" w:color="000000" w:sz="4" w:space="0"/>
          <w:bottom w:val="none" w:color="000000" w:sz="4" w:space="0"/>
          <w:right w:val="none" w:color="000000" w:sz="4" w:space="0"/>
        </w:pBdr>
        <w:spacing/>
        <w:ind/>
        <w:rPr/>
      </w:pPr>
      <w:r/>
      <w:r/>
    </w:p>
    <w:p w14:paraId="39B68EE2" w14:textId="77777777">
      <w:pPr>
        <w:pStyle w:val="1637"/>
        <w:pBdr/>
        <w:tabs>
          <w:tab w:val="left" w:leader="none" w:pos="3301"/>
        </w:tabs>
        <w:spacing/>
        <w:ind/>
        <w:rPr/>
      </w:pPr>
      <w:r/>
      <w:bookmarkStart w:id="27" w:name="_Toc27"/>
      <w:r>
        <w:t xml:space="preserve">4.5.3 Organização do Repositório e Ferramentas</w:t>
      </w:r>
      <w:r/>
      <w:bookmarkEnd w:id="27"/>
      <w:r/>
      <w:r/>
    </w:p>
    <w:p w14:paraId="2B943CB5" w14:textId="77777777">
      <w:pPr>
        <w:pBdr>
          <w:top w:val="none" w:color="000000" w:sz="4" w:space="0"/>
          <w:left w:val="none" w:color="000000" w:sz="4" w:space="0"/>
          <w:bottom w:val="none" w:color="000000" w:sz="4" w:space="0"/>
          <w:right w:val="none" w:color="000000" w:sz="4" w:space="0"/>
        </w:pBdr>
        <w:spacing/>
        <w:ind/>
        <w:rPr/>
      </w:pPr>
      <w:r>
        <w:t xml:space="preserve">O contro</w:t>
      </w:r>
      <w:r>
        <w:t xml:space="preserve">le de versões e o armazenamento seguro dos itens de configuração são centralizados na plataforma GitHub, utilizando um repositório remoto público. A estrutura de diretórios está organizada de maneira lógica para segregar os diferentes tipos de entregáveis:</w:t>
      </w:r>
      <w:r/>
    </w:p>
    <w:p w14:paraId="70E9C5F7" w14:textId="77777777">
      <w:pPr>
        <w:pBdr>
          <w:top w:val="none" w:color="000000" w:sz="4" w:space="0"/>
          <w:left w:val="none" w:color="000000" w:sz="4" w:space="0"/>
          <w:bottom w:val="none" w:color="000000" w:sz="4" w:space="0"/>
          <w:right w:val="none" w:color="000000" w:sz="4" w:space="0"/>
        </w:pBdr>
        <w:spacing/>
        <w:ind/>
        <w:rPr>
          <w:szCs w:val="24"/>
        </w:rPr>
      </w:pPr>
      <w:r>
        <w:t xml:space="preserve">diagramas: pasta com os arquivos e exportações dos modelos conceituais e arquiteturais (diagramas de casos de uso e demais diagramas da UML, DER e modelo lógico dos dados).</w:t>
      </w:r>
      <w:r>
        <w:rPr>
          <w:szCs w:val="24"/>
        </w:rPr>
      </w:r>
      <w:r>
        <w:rPr>
          <w:szCs w:val="24"/>
        </w:rPr>
      </w:r>
    </w:p>
    <w:p w14:paraId="535C893E" w14:textId="77777777">
      <w:pPr>
        <w:pBdr>
          <w:top w:val="none" w:color="000000" w:sz="4" w:space="0"/>
          <w:left w:val="none" w:color="000000" w:sz="4" w:space="0"/>
          <w:bottom w:val="none" w:color="000000" w:sz="4" w:space="0"/>
          <w:right w:val="none" w:color="000000" w:sz="4" w:space="0"/>
        </w:pBdr>
        <w:spacing/>
        <w:ind/>
        <w:rPr/>
      </w:pPr>
      <w:r>
        <w:t xml:space="preserve">documentacao</w:t>
      </w:r>
      <w:r>
        <w:t xml:space="preserve">: pasta principal contendo o relatório técnico nos formatos editável e PDF.</w:t>
      </w:r>
      <w:r/>
    </w:p>
    <w:p w14:paraId="2009FAC0" w14:textId="77777777">
      <w:pPr>
        <w:pBdr>
          <w:top w:val="none" w:color="000000" w:sz="4" w:space="0"/>
          <w:left w:val="none" w:color="000000" w:sz="4" w:space="0"/>
          <w:bottom w:val="none" w:color="000000" w:sz="4" w:space="0"/>
          <w:right w:val="none" w:color="000000" w:sz="4" w:space="0"/>
        </w:pBdr>
        <w:spacing/>
        <w:ind/>
        <w:rPr/>
      </w:pPr>
      <w:r>
        <w:t xml:space="preserve">gerenciamento: pasta com cronogramas e matrizes de requisitos.</w:t>
      </w:r>
      <w:r/>
    </w:p>
    <w:p w14:paraId="39E54874" w14:textId="77777777">
      <w:pPr>
        <w:pBdr>
          <w:top w:val="none" w:color="000000" w:sz="4" w:space="0"/>
          <w:left w:val="none" w:color="000000" w:sz="4" w:space="0"/>
          <w:bottom w:val="none" w:color="000000" w:sz="4" w:space="0"/>
          <w:right w:val="none" w:color="000000" w:sz="4" w:space="0"/>
        </w:pBdr>
        <w:spacing/>
        <w:ind/>
        <w:rPr/>
      </w:pPr>
      <w:r>
        <w:t xml:space="preserve">A ferramenta de software utilizada para o controle de versão é o </w:t>
      </w:r>
      <w:r>
        <w:t xml:space="preserve">Git</w:t>
      </w:r>
      <w:r>
        <w:t xml:space="preserve">, que inclui o histórico de modificações e permite o rastreamento detalhado de autoria, data e justificativa de cada alteração realizada por meio de mensagens de </w:t>
      </w:r>
      <w:r>
        <w:rPr>
          <w:i/>
        </w:rPr>
        <w:t xml:space="preserve">commit</w:t>
      </w:r>
      <w:r>
        <w:t xml:space="preserve"> padronizadas.</w:t>
      </w:r>
      <w:r/>
    </w:p>
    <w:p>
      <w:pPr>
        <w:pBdr/>
        <w:spacing/>
        <w:ind/>
        <w:rPr/>
      </w:pPr>
      <w:r>
        <w:t xml:space="preserve">A partir da Fase 3, com o início da codifica</w:t>
      </w:r>
      <w:r>
        <w:t xml:space="preserve">ção, o repositório passou a abrigar também o código-fonte do sistema de software, organizado no diretório codificacao e subdividido nas camadas back-end e front-end. A esse diretório aplica-se um arquivo de exclusões que impede o versionamento de artefatos</w:t>
      </w:r>
      <w:r>
        <w:t xml:space="preserve"> gerados automaticamente pelas ferramentas de construção — os diretórios target e node_modules — e, sobretudo, dos arquivos de configuração que contêm credenciais de acesso ao banco de dados e aos serviços de terceiros, os quais são mantidos fora do contro</w:t>
      </w:r>
      <w:r>
        <w:t xml:space="preserve">le de versão e distribuídos à equipe por canal seguro. Dessa forma, todo o produto do projeto — documentação, modelos e código-fonte — passa a estar sob controle de versão automatizado, com rastreabilidade integral de autoria e de data para cada alteração.</w:t>
      </w:r>
      <w:r/>
    </w:p>
    <w:p w14:paraId="2C196687" w14:textId="77777777">
      <w:pPr>
        <w:pBdr>
          <w:top w:val="none" w:color="000000" w:sz="4" w:space="0"/>
          <w:left w:val="none" w:color="000000" w:sz="4" w:space="0"/>
          <w:bottom w:val="none" w:color="000000" w:sz="4" w:space="0"/>
          <w:right w:val="none" w:color="000000" w:sz="4" w:space="0"/>
        </w:pBdr>
        <w:spacing/>
        <w:ind/>
        <w:rPr/>
      </w:pPr>
      <w:r>
        <w:t xml:space="preserve">A organização interna e a estrutura de diretórios do projeto no repositório remoto encontram-se ilustradas na Figura 5.</w:t>
      </w:r>
      <w:r/>
    </w:p>
    <w:p w14:paraId="657F2175" w14:textId="77777777">
      <w:pPr>
        <w:pBdr>
          <w:top w:val="none" w:color="000000" w:sz="4" w:space="0"/>
          <w:left w:val="none" w:color="000000" w:sz="4" w:space="0"/>
          <w:bottom w:val="none" w:color="000000" w:sz="4" w:space="0"/>
          <w:right w:val="none" w:color="000000" w:sz="4" w:space="0"/>
        </w:pBdr>
        <w:spacing/>
        <w:ind/>
        <w:rPr/>
      </w:pPr>
      <w:r>
        <mc:AlternateContent>
          <mc:Choice Requires="wpg">
            <w:drawing>
              <wp:inline xmlns:wp="http://schemas.openxmlformats.org/drawingml/2006/wordprocessingDrawing" distT="0" distB="0" distL="0" distR="0">
                <wp:extent cx="5760720" cy="4180840"/>
                <wp:effectExtent l="19050" t="19050" r="11430" b="10160"/>
                <wp:docPr id="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2"/>
                        <a:stretch/>
                      </pic:blipFill>
                      <pic:spPr bwMode="auto">
                        <a:xfrm>
                          <a:off x="0" y="0"/>
                          <a:ext cx="5760720" cy="4180840"/>
                        </a:xfrm>
                        <a:prstGeom prst="rect">
                          <a:avLst/>
                        </a:prstGeom>
                        <a:ln>
                          <a:solidFill>
                            <a:schemeClr val="accent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3.60pt;height:329.20pt;mso-wrap-distance-left:0.00pt;mso-wrap-distance-top:0.00pt;mso-wrap-distance-right:0.00pt;mso-wrap-distance-bottom:0.00pt;z-index:1;" strokecolor="#4F81BD">
                <v:imagedata r:id="rId22" o:title=""/>
                <o:lock v:ext="edit" rotation="t"/>
              </v:shape>
            </w:pict>
          </mc:Fallback>
        </mc:AlternateContent>
      </w:r>
      <w:r/>
    </w:p>
    <w:p w14:paraId="59336C3B" w14:textId="77777777">
      <w:pPr>
        <w:pStyle w:val="1846"/>
        <w:pBdr/>
        <w:spacing/>
        <w:ind/>
        <w:rPr/>
      </w:pPr>
      <w:r/>
      <w:r>
        <w:t xml:space="preserve">FIGURA </w:t>
      </w:r>
      <w:r>
        <w:fldChar w:fldCharType="begin"/>
      </w:r>
      <w:r>
        <w:instrText xml:space="preserve">SEQ FIGURA \* Arabic </w:instrText>
      </w:r>
      <w:r>
        <w:fldChar w:fldCharType="separate"/>
      </w:r>
      <w:r>
        <w:t xml:space="preserve">5</w:t>
      </w:r>
      <w:r/>
      <w:r>
        <w:fldChar w:fldCharType="end"/>
      </w:r>
      <w:r>
        <w:t xml:space="preserve"> - Estrutura do repositório remoto no GitHub</w:t>
      </w:r>
      <w:r/>
      <w:r/>
      <w:r/>
    </w:p>
    <w:p w14:paraId="24CBEE66" w14:textId="77777777">
      <w:pPr>
        <w:pBdr/>
        <w:spacing w:after="0" w:line="240" w:lineRule="auto"/>
        <w:ind/>
        <w:jc w:val="left"/>
        <w:rPr/>
      </w:pPr>
      <w:r>
        <w:br w:type="page" w:clear="all"/>
      </w:r>
      <w:r/>
    </w:p>
    <w:p w14:paraId="3E858629" w14:textId="77777777">
      <w:pPr>
        <w:pStyle w:val="1635"/>
        <w:pBdr/>
        <w:spacing/>
        <w:ind/>
        <w:rPr/>
      </w:pPr>
      <w:r/>
      <w:bookmarkStart w:id="28" w:name="_Toc28"/>
      <w:r>
        <w:t xml:space="preserve">5 ESPECIFICAÇÃO E ANÁLISE DOS REQUISITOS</w:t>
      </w:r>
      <w:r/>
      <w:bookmarkEnd w:id="28"/>
      <w:r/>
      <w:r/>
    </w:p>
    <w:p w14:paraId="2378BB32" w14:textId="77777777">
      <w:pPr>
        <w:pBdr/>
        <w:spacing/>
        <w:ind/>
        <w:rPr/>
      </w:pPr>
      <w:r>
        <w:t xml:space="preserve">Este capítulo apresenta a definição </w:t>
      </w:r>
      <w:r>
        <w:t xml:space="preserve">e análise dos requisitos do sistema de software “Fala, Cidade!”, incluindo os requisitos funcionais, não funcionais, regras de negócio e a análise dos requisitos, com o objetivo de garantir clareza, consistência e viabilidade no desenvolvimento do projeto.</w:t>
      </w:r>
      <w:r/>
    </w:p>
    <w:p w14:paraId="69B24102" w14:textId="77777777">
      <w:pPr>
        <w:pBdr/>
        <w:spacing/>
        <w:ind/>
        <w:rPr/>
      </w:pPr>
      <w:r/>
      <w:r/>
    </w:p>
    <w:p w14:paraId="7674CD61" w14:textId="77777777">
      <w:pPr>
        <w:pStyle w:val="1636"/>
        <w:pBdr/>
        <w:spacing/>
        <w:ind/>
        <w:rPr/>
      </w:pPr>
      <w:r/>
      <w:bookmarkStart w:id="29" w:name="_Toc29"/>
      <w:r>
        <w:t xml:space="preserve">5.1 REQUISITOS DO SISTEMA DE SOFTWARE</w:t>
      </w:r>
      <w:r/>
      <w:bookmarkEnd w:id="29"/>
      <w:r/>
      <w:r/>
    </w:p>
    <w:p w14:paraId="79F7F267" w14:textId="77777777">
      <w:pPr>
        <w:pBdr/>
        <w:spacing/>
        <w:ind/>
        <w:rPr/>
      </w:pPr>
      <w:r>
        <w:t xml:space="preserve">Esta seção apresenta os requisitos do sistema “Fala, Cidade!”, descrev</w:t>
      </w:r>
      <w:r>
        <w:t xml:space="preserve">endo suas funcionalidades, características e restrições. Os requisitos estão organizados em funcionais, não funcionais e regras de negócio, servindo como base para o desenvolvimento do sistema e garantindo que a solução atenda às necessidades dos usuários.</w:t>
      </w:r>
      <w:r/>
    </w:p>
    <w:p w14:paraId="381B5679" w14:textId="77777777">
      <w:pPr>
        <w:pBdr/>
        <w:spacing/>
        <w:ind/>
        <w:rPr/>
      </w:pPr>
      <w:r/>
      <w:r/>
    </w:p>
    <w:p w14:paraId="0BD13FF2" w14:textId="77777777">
      <w:pPr>
        <w:pStyle w:val="1637"/>
        <w:pBdr/>
        <w:spacing/>
        <w:ind/>
        <w:rPr/>
      </w:pPr>
      <w:r/>
      <w:bookmarkStart w:id="30" w:name="_Toc30"/>
      <w:r>
        <w:t xml:space="preserve">5.1.1 Requisitos Funcionais</w:t>
      </w:r>
      <w:r/>
      <w:bookmarkEnd w:id="30"/>
      <w:r/>
      <w:r/>
    </w:p>
    <w:p w14:paraId="758ECE2C" w14:textId="77777777">
      <w:pPr>
        <w:pBdr/>
        <w:spacing/>
        <w:ind/>
        <w:rPr/>
      </w:pPr>
      <w:r>
        <w:t xml:space="preserve">RF01 – Cadastro de usuário</w:t>
      </w:r>
      <w:r/>
    </w:p>
    <w:p w14:paraId="02887516" w14:textId="77777777">
      <w:pPr>
        <w:pBdr/>
        <w:spacing/>
        <w:ind/>
        <w:rPr/>
      </w:pPr>
      <w:r>
        <w:t xml:space="preserve">Descrição: o sistema deverá permitir que o usuário com perfil de Cidadão realize seu cadastro informando nome, e-mail, senha, data de nascimento e o município de residência. </w:t>
      </w:r>
      <w:r/>
    </w:p>
    <w:p w14:paraId="48006D49" w14:textId="77777777">
      <w:pPr>
        <w:pBdr/>
        <w:spacing/>
        <w:ind/>
        <w:rPr>
          <w:b/>
          <w:bCs/>
          <w:color w:val="000000"/>
          <w:szCs w:val="24"/>
        </w:rPr>
      </w:pPr>
      <w:r>
        <w:t xml:space="preserve">O sistema </w:t>
      </w:r>
      <w:r>
        <w:t xml:space="preserve">deverá permitir que um usuário com perfil “Administrador” realize a manutenção dos usuários cadastrados. Isso incluirá a criação de contas para funcionários da administração pública, bem como a visualização, edição de dados básicos ou inativação de contas.</w:t>
      </w:r>
      <w:r>
        <w:rPr>
          <w:b/>
          <w:bCs/>
          <w:color w:val="000000"/>
          <w:szCs w:val="24"/>
        </w:rPr>
      </w:r>
      <w:r>
        <w:rPr>
          <w:b/>
          <w:bCs/>
          <w:color w:val="000000"/>
          <w:szCs w:val="24"/>
        </w:rPr>
      </w:r>
    </w:p>
    <w:p w14:paraId="536D6E60" w14:textId="77777777">
      <w:pPr>
        <w:pBdr/>
        <w:spacing/>
        <w:ind/>
        <w:rPr/>
      </w:pPr>
      <w:r>
        <w:t xml:space="preserve">Prioridade: essencial.</w:t>
      </w:r>
      <w:r/>
    </w:p>
    <w:p w14:paraId="28303616" w14:textId="77777777">
      <w:pPr>
        <w:pBdr/>
        <w:spacing/>
        <w:ind/>
        <w:rPr/>
      </w:pPr>
      <w:r>
        <w:t xml:space="preserve">RF02 – Aceite dos termos de uso e privacidade</w:t>
      </w:r>
      <w:r/>
    </w:p>
    <w:p w14:paraId="5C97C255" w14:textId="77777777">
      <w:pPr>
        <w:pBdr/>
        <w:spacing/>
        <w:ind/>
        <w:rPr/>
      </w:pPr>
      <w:r>
        <w:t xml:space="preserve">Descrição: o sistema deverá solicitar que o usuário confirme o aceite aos termos de</w:t>
      </w:r>
      <w:r>
        <w:t xml:space="preserve"> uso por meio de um </w:t>
      </w:r>
      <w:r>
        <w:t xml:space="preserve">check</w:t>
      </w:r>
      <w:r>
        <w:t xml:space="preserve"> box e à política de privacidade (em conformidade com a LGPD) antes de concluir o cadastro.</w:t>
      </w:r>
      <w:r/>
    </w:p>
    <w:p w14:paraId="450716A3" w14:textId="77777777">
      <w:pPr>
        <w:pBdr/>
        <w:spacing/>
        <w:ind/>
        <w:rPr/>
      </w:pPr>
      <w:r>
        <w:t xml:space="preserve">Prioridade: essencial.</w:t>
      </w:r>
      <w:r/>
    </w:p>
    <w:p w14:paraId="3BFC4A4D" w14:textId="77777777">
      <w:pPr>
        <w:pBdr/>
        <w:spacing/>
        <w:ind/>
        <w:rPr/>
      </w:pPr>
      <w:r>
        <w:t xml:space="preserve">RF03 – Autenticação de usuário</w:t>
      </w:r>
      <w:r/>
    </w:p>
    <w:p w14:paraId="58BB32B4" w14:textId="77777777">
      <w:pPr>
        <w:pBdr/>
        <w:spacing/>
        <w:ind/>
        <w:rPr/>
      </w:pPr>
      <w:r>
        <w:t xml:space="preserve">Descrição: o sistema deverá permitir o acesso seguro de usuários cadastrados mediante validação de e-mail e senha.</w:t>
      </w:r>
      <w:r/>
    </w:p>
    <w:p w14:paraId="20950F37" w14:textId="77777777">
      <w:pPr>
        <w:pBdr/>
        <w:spacing/>
        <w:ind/>
        <w:rPr/>
      </w:pPr>
      <w:r>
        <w:t xml:space="preserve">Prioridade: essencial.</w:t>
      </w:r>
      <w:r/>
    </w:p>
    <w:p w14:paraId="11757312" w14:textId="77777777">
      <w:pPr>
        <w:pBdr/>
        <w:spacing/>
        <w:ind/>
        <w:rPr/>
      </w:pPr>
      <w:r>
        <w:t xml:space="preserve">RF04 – Atualização de dados cadastrais</w:t>
      </w:r>
      <w:r/>
    </w:p>
    <w:p w14:paraId="61CC34F5" w14:textId="77777777">
      <w:pPr>
        <w:pBdr/>
        <w:spacing/>
        <w:ind/>
        <w:rPr/>
      </w:pPr>
      <w:r>
        <w:t xml:space="preserve">Descrição: o sistema deverá permitir que o usuário autenticado altere seus dados de perfil e configure suas opções de privacidade.</w:t>
      </w:r>
      <w:r/>
    </w:p>
    <w:p w14:paraId="7218766A" w14:textId="77777777">
      <w:pPr>
        <w:pBdr/>
        <w:spacing/>
        <w:ind/>
        <w:rPr/>
      </w:pPr>
      <w:r>
        <w:t xml:space="preserve">Prioridade: essencial.</w:t>
      </w:r>
      <w:r/>
    </w:p>
    <w:p w14:paraId="2F83B16D" w14:textId="77777777">
      <w:pPr>
        <w:pBdr/>
        <w:spacing/>
        <w:ind/>
        <w:rPr/>
      </w:pPr>
      <w:r>
        <w:t xml:space="preserve">RF05 – Recuperação de senha</w:t>
      </w:r>
      <w:r/>
    </w:p>
    <w:p w14:paraId="6A3A723F" w14:textId="77777777">
      <w:pPr>
        <w:pBdr/>
        <w:spacing/>
        <w:ind/>
        <w:rPr/>
      </w:pPr>
      <w:r>
        <w:t xml:space="preserve">Descrição: o sistema deverá permitir que o usuário solicite a redefinição de sua senha de acesso, disparando um </w:t>
      </w:r>
      <w:r>
        <w:rPr>
          <w:i/>
        </w:rPr>
        <w:t xml:space="preserve">link</w:t>
      </w:r>
      <w:r>
        <w:t xml:space="preserve"> de recuperação seguro para o e-mail por ele cadastrado.</w:t>
      </w:r>
      <w:r/>
    </w:p>
    <w:p w14:paraId="5F3DB7F2" w14:textId="77777777">
      <w:pPr>
        <w:pBdr/>
        <w:spacing/>
        <w:ind/>
        <w:rPr/>
      </w:pPr>
      <w:r>
        <w:t xml:space="preserve">Prioridade: essencial.</w:t>
      </w:r>
      <w:r/>
    </w:p>
    <w:p w14:paraId="5DC6AFAE" w14:textId="77777777">
      <w:pPr>
        <w:pBdr/>
        <w:spacing/>
        <w:ind/>
        <w:rPr/>
      </w:pPr>
      <w:r>
        <w:t xml:space="preserve">RF06 – Exclusão definitiva de conta </w:t>
      </w:r>
      <w:r/>
    </w:p>
    <w:p w14:paraId="2A4E8E37" w14:textId="77777777">
      <w:pPr>
        <w:pBdr/>
        <w:spacing/>
        <w:ind/>
        <w:rPr/>
      </w:pPr>
      <w:r>
        <w:t xml:space="preserve">Descrição: o sistema deverá disponibilizar ao usuário a opção de encerrar sua </w:t>
      </w:r>
      <w:r>
        <w:t xml:space="preserve">conta, realizando a exclusão definitiva ou anonimização de seus dados pessoais em conformidade com a LGPD. Caso o usuário possua autenticação multifator (MFA) ativa, o sistema exigirá a confirmação por meio de um código válido antes de efetivar a exclusão.</w:t>
      </w:r>
      <w:r/>
    </w:p>
    <w:p w14:paraId="22B28BF4" w14:textId="77777777">
      <w:pPr>
        <w:pBdr/>
        <w:spacing/>
        <w:ind/>
        <w:rPr/>
      </w:pPr>
      <w:r>
        <w:t xml:space="preserve">Prioridade: essencial.</w:t>
      </w:r>
      <w:r/>
    </w:p>
    <w:p w14:paraId="36AFDD6B" w14:textId="77777777">
      <w:pPr>
        <w:pBdr/>
        <w:spacing/>
        <w:ind/>
        <w:rPr/>
      </w:pPr>
      <w:r>
        <w:t xml:space="preserve">RF07 – Registro de ocorrência identificada</w:t>
      </w:r>
      <w:r/>
    </w:p>
    <w:p w14:paraId="13CE1A2E" w14:textId="77777777">
      <w:pPr>
        <w:pBdr/>
        <w:spacing/>
        <w:ind/>
        <w:rPr/>
      </w:pPr>
      <w:r>
        <w:t xml:space="preserve">Descrição: o sistema deverá permitir que um usuário autenticado registre a ocorrência contendo: título, descrição detalhada, categoria, nível de prioridade, foto(s) anexa(s), </w:t>
      </w:r>
      <w:r>
        <w:t xml:space="preserve">endereço e localização precisa</w:t>
      </w:r>
      <w:r>
        <w:t xml:space="preserve">. O sistema gerará automaticamente a data de registro, data de atualização e um número d</w:t>
      </w:r>
      <w:r>
        <w:t xml:space="preserve">e protocolo único para acompanhamento. O sistema permitirá anexar até 3 (três) fotos por ocorrência, limitará o registro a 5 (cinco) ocorrências identificadas por usuário por dia e enviará um e-mail de confirmação ao autor com o número de protocolo gerado.</w:t>
      </w:r>
      <w:r/>
    </w:p>
    <w:p w14:paraId="64CF150D" w14:textId="77777777">
      <w:pPr>
        <w:pBdr/>
        <w:spacing/>
        <w:ind/>
        <w:rPr/>
      </w:pPr>
      <w:r>
        <w:t xml:space="preserve">Prioridade: essencial.</w:t>
      </w:r>
      <w:r/>
    </w:p>
    <w:p w14:paraId="7767725B" w14:textId="77777777">
      <w:pPr>
        <w:pBdr/>
        <w:spacing/>
        <w:ind/>
        <w:rPr/>
      </w:pPr>
      <w:r>
        <w:t xml:space="preserve">RF08 – Ocorrência anônima</w:t>
      </w:r>
      <w:r/>
    </w:p>
    <w:p w14:paraId="569AF6B5" w14:textId="77777777">
      <w:pPr>
        <w:pBdr/>
        <w:spacing/>
        <w:ind/>
        <w:rPr/>
      </w:pPr>
      <w:r>
        <w:t xml:space="preserve">Descrição: o sistema deverá permitir o envio de ocorrência sem autenticação. Será solicitado apenas os dados da ocorrência (título, descrição, endereço e foto(s)), sem coletar dados identificáveis do cidadão que informará a ocorrência.</w:t>
      </w:r>
      <w:r/>
    </w:p>
    <w:p w14:paraId="11F75C17" w14:textId="77777777">
      <w:pPr>
        <w:pBdr/>
        <w:spacing/>
        <w:ind/>
        <w:rPr/>
      </w:pPr>
      <w:r>
        <w:t xml:space="preserve">O sistema limitará o envio a 3 (três) ocorrências anônimas por dispositivo por dia, identificadas por endereço IP, a fim de evitar o envio massivo e garantir a qualidade dos registros.</w:t>
      </w:r>
      <w:r/>
    </w:p>
    <w:p w14:paraId="5994AC21" w14:textId="77777777">
      <w:pPr>
        <w:pBdr/>
        <w:spacing/>
        <w:ind/>
        <w:rPr/>
      </w:pPr>
      <w:r>
        <w:t xml:space="preserve">Prioridade: essencial.</w:t>
      </w:r>
      <w:r/>
    </w:p>
    <w:p w14:paraId="379C5CA9" w14:textId="77777777">
      <w:pPr>
        <w:pBdr>
          <w:top w:val="none" w:color="000000" w:sz="4" w:space="0"/>
          <w:left w:val="none" w:color="000000" w:sz="4" w:space="0"/>
          <w:bottom w:val="none" w:color="000000" w:sz="4" w:space="0"/>
          <w:right w:val="none" w:color="000000" w:sz="4" w:space="0"/>
        </w:pBdr>
        <w:spacing/>
        <w:ind/>
        <w:rPr/>
      </w:pPr>
      <w:r>
        <w:t xml:space="preserve">RF09 – Geolocalização e mapeamento</w:t>
      </w:r>
      <w:r/>
    </w:p>
    <w:p w14:paraId="049B7DBD" w14:textId="77777777">
      <w:pPr>
        <w:pBdr>
          <w:top w:val="none" w:color="000000" w:sz="4" w:space="0"/>
          <w:left w:val="none" w:color="000000" w:sz="4" w:space="0"/>
          <w:bottom w:val="none" w:color="000000" w:sz="4" w:space="0"/>
          <w:right w:val="none" w:color="000000" w:sz="4" w:space="0"/>
        </w:pBdr>
        <w:spacing/>
        <w:ind/>
        <w:rPr/>
      </w:pPr>
      <w:r>
        <w:t xml:space="preserve">Descrição: o sistem</w:t>
      </w:r>
      <w:r>
        <w:t xml:space="preserve">a deverá solicitar autorização para capturar a localização atual via API de Geolocalização. Caso o usuário negue ou o recurso esteja indisponível, o sistema deverá exigir o preenchimento manual do endereço completo (logradouro, número, bairro e município).</w:t>
      </w:r>
      <w:r/>
    </w:p>
    <w:p w14:paraId="5C3373EE" w14:textId="77777777">
      <w:pPr>
        <w:pBdr/>
        <w:spacing/>
        <w:ind/>
        <w:rPr/>
      </w:pPr>
      <w:r>
        <w:t xml:space="preserve">Prioridade: essencial.</w:t>
      </w:r>
      <w:r/>
    </w:p>
    <w:p w14:paraId="3CF35B1C" w14:textId="77777777">
      <w:pPr>
        <w:pBdr/>
        <w:spacing/>
        <w:ind/>
        <w:rPr/>
      </w:pPr>
      <w:r>
        <w:t xml:space="preserve">RF10 – Classificação e priorização</w:t>
      </w:r>
      <w:r/>
    </w:p>
    <w:p w14:paraId="5EFB1F5B" w14:textId="77777777">
      <w:pPr>
        <w:pBdr/>
        <w:spacing/>
        <w:ind/>
        <w:rPr/>
      </w:pPr>
      <w:r>
        <w:t xml:space="preserve">Descrição: o sistema deverá permitir que o cidadão classifique a ocorrência em categorias de zeladoria urbana (</w:t>
      </w:r>
      <w:r>
        <w:t xml:space="preserve">ex</w:t>
      </w:r>
      <w:r>
        <w:t xml:space="preserve">: Infraestrutura, Iluminação Pública, Limpeza Urbana). A definição do nível de </w:t>
      </w:r>
      <w:r>
        <w:t xml:space="preserve">prioridade (baixa, média ou alta) será atribuída automaticamente pelo sistema com base na categoria selecionada no ato do registro, seguindo regras de negócio pré-definidas para otimizar o fluxo de atendimento pelos responsáveis pela administração pública.</w:t>
      </w:r>
      <w:r/>
    </w:p>
    <w:p w14:paraId="62EECC42" w14:textId="77777777">
      <w:pPr>
        <w:pBdr/>
        <w:spacing/>
        <w:ind/>
        <w:rPr/>
      </w:pPr>
      <w:r>
        <w:t xml:space="preserve">Prioridade: importante.</w:t>
      </w:r>
      <w:r/>
    </w:p>
    <w:p w14:paraId="7E1EF6E2" w14:textId="77777777">
      <w:pPr>
        <w:pBdr/>
        <w:spacing/>
        <w:ind/>
        <w:rPr/>
      </w:pPr>
      <w:r>
        <w:t xml:space="preserve">RF11 – Acompanhamento de protocolo </w:t>
      </w:r>
      <w:r/>
    </w:p>
    <w:p w14:paraId="04F2466C" w14:textId="77777777">
      <w:pPr>
        <w:pBdr/>
        <w:spacing/>
        <w:ind/>
        <w:rPr/>
      </w:pPr>
      <w:r>
        <w:t xml:space="preserve">De</w:t>
      </w:r>
      <w:r>
        <w:t xml:space="preserve">scrição: o sistema deverá permitir a consulta do status da ocorrência (“Pendente”, “Em Andamento”, “Atendida” ou “Indeferida”, com apresentação da respectiva justificativa qu</w:t>
      </w:r>
      <w:r>
        <w:t xml:space="preserve">ando aplicável,) mediante a inserção do número de protocolo gerado no RF07 ou RF08. O sistema também permitirá que usuários não autenticados (visitantes) visualizem as ocorrências registradas; o apoio a uma ocorrência (RF16), contudo, exigirá autenticação.</w:t>
      </w:r>
      <w:r/>
    </w:p>
    <w:p w14:paraId="5D845CB2" w14:textId="77777777">
      <w:pPr>
        <w:pBdr/>
        <w:spacing/>
        <w:ind/>
        <w:rPr/>
      </w:pPr>
      <w:r>
        <w:t xml:space="preserve">Prioridade: essencial.</w:t>
      </w:r>
      <w:r/>
    </w:p>
    <w:p w14:paraId="39E51319" w14:textId="77777777">
      <w:pPr>
        <w:pBdr/>
        <w:spacing/>
        <w:ind/>
        <w:rPr/>
      </w:pPr>
      <w:r>
        <w:t xml:space="preserve">RF12 – Painel administrativo para atualização</w:t>
      </w:r>
      <w:r/>
    </w:p>
    <w:p w14:paraId="241A7848" w14:textId="77777777">
      <w:pPr>
        <w:pBdr/>
        <w:spacing/>
        <w:ind/>
        <w:rPr/>
      </w:pPr>
      <w:r>
        <w:t xml:space="preserve">Descrição: o sistema deverá prover os dados para os administradores gerenciarem as ocorrências, permitindo a alteração de st</w:t>
      </w:r>
      <w:r>
        <w:t xml:space="preserve">atus e inserção de observações técnicas, com registro automático de data e hora de cada mudança.  A cada mudança de status, o sistema notificará por e-mail o autor da ocorrência, incluindo, quando redigida pela equipe, uma mensagem complementar ao cidadão.</w:t>
      </w:r>
      <w:r/>
    </w:p>
    <w:p w14:paraId="26851F99" w14:textId="77777777">
      <w:pPr>
        <w:pBdr/>
        <w:spacing/>
        <w:ind/>
        <w:rPr/>
      </w:pPr>
      <w:r>
        <w:t xml:space="preserve">O painel administrativo também deverá apresentar o encadeamento de ocorrências similares: quando o algoritmo de detecção de duplicidade (RF16) identificar ocorrências com localização </w:t>
      </w:r>
      <w:r>
        <w:t xml:space="preserve">geográfica dentro do raio de 50 metros e mesma categoria, o sistema as agrupará automaticamente em um únic</w:t>
      </w:r>
      <w:r>
        <w:t xml:space="preserve">o protocolo consolidado. O administrador visualizará o histórico unificado de todas as ocorrências encadeadas, podendo atualizar o status do grupo de forma coletiva ou individualmente, com registro automático de data, hora e responsável por cada alteração.</w:t>
      </w:r>
      <w:r/>
    </w:p>
    <w:p w14:paraId="5C1A0852" w14:textId="77777777">
      <w:pPr>
        <w:pBdr/>
        <w:spacing/>
        <w:ind/>
        <w:rPr/>
      </w:pPr>
      <w:r>
        <w:t xml:space="preserve">O acesso aos dados pessoais sensíveis da ocorrência — como nome completo, </w:t>
      </w:r>
      <w:r>
        <w:t xml:space="preserve">e-mail e demais informações de identificação do denunciante — é restrito. No painel administrativo, esses dados serão exibidos apenas para perfis Funcionário e Administrador. O próprio cidadão que registrou a ocorrência poderá visualizar seus próprios dado</w:t>
      </w:r>
      <w:r>
        <w:t xml:space="preserve">s ao consultar o protocolo via RF11. Usuários sem autenticação ou cidadãos consultando ocorrências de terceiros não terão acesso a nenhuma informação de identificação pessoal, sendo exibido apenas o protocolo, categoria, localização e status da ocorrência.</w:t>
      </w:r>
      <w:r/>
    </w:p>
    <w:p w14:paraId="6DBE2686" w14:textId="77777777">
      <w:pPr>
        <w:pBdr/>
        <w:spacing/>
        <w:ind/>
        <w:rPr>
          <w:color w:val="ff0000"/>
        </w:rPr>
      </w:pPr>
      <w:r>
        <w:t xml:space="preserve">Prioridade: essencial.</w:t>
      </w:r>
      <w:r>
        <w:rPr>
          <w:color w:val="ff0000"/>
        </w:rPr>
      </w:r>
      <w:r>
        <w:rPr>
          <w:color w:val="ff0000"/>
        </w:rPr>
      </w:r>
    </w:p>
    <w:p w14:paraId="32D8E2BC" w14:textId="77777777">
      <w:pPr>
        <w:pBdr/>
        <w:spacing/>
        <w:ind/>
        <w:rPr>
          <w:i/>
          <w:color w:val="000000"/>
          <w:szCs w:val="24"/>
        </w:rPr>
      </w:pPr>
      <w:r>
        <w:rPr>
          <w:color w:val="000000"/>
        </w:rPr>
        <w:t xml:space="preserve">RF13 – </w:t>
      </w:r>
      <w:r>
        <w:t xml:space="preserve">Relatórios gerenciais e </w:t>
      </w:r>
      <w:r>
        <w:rPr>
          <w:i/>
        </w:rPr>
        <w:t xml:space="preserve">dashboards</w:t>
      </w:r>
      <w:r>
        <w:rPr>
          <w:i/>
          <w:color w:val="000000"/>
          <w:szCs w:val="24"/>
        </w:rPr>
      </w:r>
      <w:r>
        <w:rPr>
          <w:i/>
          <w:color w:val="000000"/>
          <w:szCs w:val="24"/>
        </w:rPr>
      </w:r>
    </w:p>
    <w:p w14:paraId="457F0A1B" w14:textId="77777777">
      <w:pPr>
        <w:pBdr/>
        <w:spacing/>
        <w:ind/>
        <w:rPr>
          <w:b/>
          <w:bCs/>
          <w:color w:val="000000"/>
          <w:szCs w:val="24"/>
        </w:rPr>
      </w:pPr>
      <w:r>
        <w:rPr>
          <w:color w:val="000000"/>
        </w:rPr>
        <w:t xml:space="preserve">Descrição: o</w:t>
      </w:r>
      <w:r>
        <w:t xml:space="preserve"> painel administrativo do sistema deverá gerar </w:t>
      </w:r>
      <w:r>
        <w:rPr>
          <w:i/>
        </w:rPr>
        <w:t xml:space="preserve">dashboards</w:t>
      </w:r>
      <w:r>
        <w:t xml:space="preserve"> com indicadores de: volume de ocorrências por bairro/</w:t>
      </w:r>
      <w:r>
        <w:t xml:space="preserve">município, tempo médio de resolução e categorias mais recorrentes, subsidiando a tomada de decisão para alocação de equipes de manutenção. Esses dados serão apresentados de acordo com filtros pré-estabelecidos para data de ocorrência e tipo de ocorrência. </w:t>
      </w:r>
      <w:r>
        <w:rPr>
          <w:b/>
          <w:bCs/>
          <w:color w:val="000000"/>
          <w:szCs w:val="24"/>
        </w:rPr>
      </w:r>
      <w:r>
        <w:rPr>
          <w:b/>
          <w:bCs/>
          <w:color w:val="000000"/>
          <w:szCs w:val="24"/>
        </w:rPr>
      </w:r>
    </w:p>
    <w:p w14:paraId="35B39669" w14:textId="77777777">
      <w:pPr>
        <w:pBdr/>
        <w:spacing/>
        <w:ind/>
        <w:rPr>
          <w:color w:val="000000"/>
        </w:rPr>
      </w:pPr>
      <w:r>
        <w:rPr>
          <w:color w:val="000000"/>
        </w:rPr>
        <w:t xml:space="preserve">Prioridade</w:t>
      </w:r>
      <w:r>
        <w:rPr>
          <w:b/>
          <w:color w:val="000000"/>
        </w:rPr>
        <w:t xml:space="preserve">:</w:t>
      </w:r>
      <w:r>
        <w:rPr>
          <w:color w:val="000000"/>
        </w:rPr>
        <w:t xml:space="preserve"> importante. </w:t>
      </w:r>
      <w:r>
        <w:rPr>
          <w:color w:val="000000"/>
        </w:rPr>
      </w:r>
      <w:r>
        <w:rPr>
          <w:color w:val="000000"/>
        </w:rPr>
      </w:r>
    </w:p>
    <w:p w14:paraId="459E0380" w14:textId="77777777">
      <w:pPr>
        <w:pBdr/>
        <w:spacing/>
        <w:ind/>
        <w:rPr>
          <w:color w:val="000000"/>
          <w:szCs w:val="24"/>
        </w:rPr>
      </w:pPr>
      <w:r>
        <w:rPr>
          <w:color w:val="000000"/>
        </w:rPr>
        <w:t xml:space="preserve">RF14 – </w:t>
      </w:r>
      <w:r>
        <w:t xml:space="preserve">Perfis de acesso e permissões</w:t>
      </w:r>
      <w:r>
        <w:rPr>
          <w:color w:val="000000"/>
          <w:szCs w:val="24"/>
        </w:rPr>
      </w:r>
      <w:r>
        <w:rPr>
          <w:color w:val="000000"/>
          <w:szCs w:val="24"/>
        </w:rPr>
      </w:r>
    </w:p>
    <w:p w14:paraId="59F918AB" w14:textId="77777777">
      <w:pPr>
        <w:pBdr/>
        <w:spacing/>
        <w:ind/>
        <w:rPr/>
      </w:pPr>
      <w:r>
        <w:rPr>
          <w:color w:val="000000"/>
        </w:rPr>
        <w:t xml:space="preserve">Descrição: </w:t>
      </w:r>
      <w:r>
        <w:t xml:space="preserve">o sistema deverá implementar o controle de acesso baseado em perfis (</w:t>
      </w:r>
      <w:r>
        <w:rPr>
          <w:i/>
        </w:rPr>
        <w:t xml:space="preserve">Role-</w:t>
      </w:r>
      <w:r>
        <w:rPr>
          <w:i/>
        </w:rPr>
        <w:t xml:space="preserve">Based</w:t>
      </w:r>
      <w:r>
        <w:rPr>
          <w:i/>
        </w:rPr>
        <w:t xml:space="preserve"> Access </w:t>
      </w:r>
      <w:r>
        <w:rPr>
          <w:i/>
        </w:rPr>
        <w:t xml:space="preserve">Control</w:t>
      </w:r>
      <w:r>
        <w:rPr>
          <w:i/>
        </w:rPr>
        <w:t xml:space="preserve">)</w:t>
      </w:r>
      <w:r>
        <w:t xml:space="preserve">, garantindo que as funcionalidades sejam restritas conforme o nível de autorização. </w:t>
      </w:r>
      <w:r/>
    </w:p>
    <w:p w14:paraId="443449CA" w14:textId="77777777">
      <w:pPr>
        <w:pBdr/>
        <w:spacing/>
        <w:ind/>
        <w:rPr/>
      </w:pPr>
      <w:r>
        <w:t xml:space="preserve">O sistema distinguirá três perfis, conforme a seguir:</w:t>
      </w:r>
      <w:r/>
    </w:p>
    <w:p w14:paraId="24FF92EA" w14:textId="77777777">
      <w:pPr>
        <w:pStyle w:val="1845"/>
        <w:numPr>
          <w:ilvl w:val="0"/>
          <w:numId w:val="42"/>
        </w:numPr>
        <w:pBdr/>
        <w:spacing/>
        <w:ind/>
        <w:rPr>
          <w:b/>
          <w:bCs/>
          <w:color w:val="000000"/>
          <w:szCs w:val="24"/>
        </w:rPr>
      </w:pPr>
      <w:r>
        <w:t xml:space="preserve">Cidadão: acesso às funções de registro e consulta de protocolos próprios; </w:t>
      </w:r>
      <w:r>
        <w:rPr>
          <w:b/>
          <w:bCs/>
          <w:color w:val="000000"/>
          <w:szCs w:val="24"/>
        </w:rPr>
      </w:r>
      <w:r>
        <w:rPr>
          <w:b/>
          <w:bCs/>
          <w:color w:val="000000"/>
          <w:szCs w:val="24"/>
        </w:rPr>
      </w:r>
    </w:p>
    <w:p w14:paraId="7BB3EE40" w14:textId="77777777">
      <w:pPr>
        <w:pStyle w:val="1845"/>
        <w:numPr>
          <w:ilvl w:val="0"/>
          <w:numId w:val="42"/>
        </w:numPr>
        <w:pBdr/>
        <w:spacing/>
        <w:ind/>
        <w:rPr>
          <w:b/>
          <w:bCs/>
          <w:color w:val="000000"/>
          <w:szCs w:val="24"/>
        </w:rPr>
      </w:pPr>
      <w:r>
        <w:t xml:space="preserve">Funcionário da administração pública: acesso ao painel para visualização de demandas e atualização de status; </w:t>
      </w:r>
      <w:r>
        <w:rPr>
          <w:b/>
          <w:bCs/>
          <w:color w:val="000000"/>
          <w:szCs w:val="24"/>
        </w:rPr>
      </w:r>
      <w:r>
        <w:rPr>
          <w:b/>
          <w:bCs/>
          <w:color w:val="000000"/>
          <w:szCs w:val="24"/>
        </w:rPr>
      </w:r>
    </w:p>
    <w:p w14:paraId="40C805E3" w14:textId="77777777">
      <w:pPr>
        <w:pStyle w:val="1845"/>
        <w:numPr>
          <w:ilvl w:val="0"/>
          <w:numId w:val="42"/>
        </w:numPr>
        <w:pBdr/>
        <w:spacing/>
        <w:ind/>
        <w:rPr>
          <w:b/>
          <w:bCs/>
          <w:color w:val="000000"/>
          <w:szCs w:val="24"/>
        </w:rPr>
      </w:pPr>
      <w:r>
        <w:t xml:space="preserve">Administrador do sistema: acesso total, incluindo a criação de contas (e-mail/senha) para novos funcionários da prefeitura, gestão de usuários e extração de relatórios gerenciais e </w:t>
      </w:r>
      <w:r>
        <w:rPr>
          <w:i/>
        </w:rPr>
        <w:t xml:space="preserve">dashboard</w:t>
      </w:r>
      <w:r>
        <w:t xml:space="preserve">s.</w:t>
      </w:r>
      <w:r>
        <w:rPr>
          <w:b/>
          <w:bCs/>
          <w:color w:val="000000"/>
          <w:szCs w:val="24"/>
        </w:rPr>
      </w:r>
      <w:r>
        <w:rPr>
          <w:b/>
          <w:bCs/>
          <w:color w:val="000000"/>
          <w:szCs w:val="24"/>
        </w:rPr>
      </w:r>
    </w:p>
    <w:p w14:paraId="54969A06" w14:textId="77777777">
      <w:pPr>
        <w:pBdr/>
        <w:spacing/>
        <w:ind/>
        <w:rPr>
          <w:color w:val="000000"/>
        </w:rPr>
      </w:pPr>
      <w:r>
        <w:rPr>
          <w:color w:val="000000"/>
        </w:rPr>
        <w:t xml:space="preserve">Prioridade</w:t>
      </w:r>
      <w:r>
        <w:rPr>
          <w:b/>
          <w:color w:val="000000"/>
        </w:rPr>
        <w:t xml:space="preserve">:</w:t>
      </w:r>
      <w:r>
        <w:rPr>
          <w:color w:val="000000"/>
        </w:rPr>
        <w:t xml:space="preserve"> essencial. </w:t>
      </w:r>
      <w:r>
        <w:rPr>
          <w:color w:val="000000"/>
        </w:rPr>
      </w:r>
      <w:r>
        <w:rPr>
          <w:color w:val="000000"/>
        </w:rPr>
      </w:r>
    </w:p>
    <w:p w14:paraId="309FB9BD" w14:textId="77777777">
      <w:pPr>
        <w:pBdr/>
        <w:spacing/>
        <w:ind/>
        <w:rPr>
          <w:color w:val="000000"/>
          <w:szCs w:val="24"/>
        </w:rPr>
      </w:pPr>
      <w:r>
        <w:rPr>
          <w:color w:val="000000"/>
        </w:rPr>
        <w:t xml:space="preserve">RF15 – </w:t>
      </w:r>
      <w:r>
        <w:t xml:space="preserve">Gerenciamento de usuários</w:t>
      </w:r>
      <w:r>
        <w:rPr>
          <w:color w:val="000000"/>
          <w:szCs w:val="24"/>
        </w:rPr>
      </w:r>
      <w:r>
        <w:rPr>
          <w:color w:val="000000"/>
          <w:szCs w:val="24"/>
        </w:rPr>
      </w:r>
    </w:p>
    <w:p w14:paraId="7AA54E2A" w14:textId="77777777">
      <w:pPr>
        <w:pBdr/>
        <w:spacing/>
        <w:ind/>
        <w:rPr>
          <w:b/>
          <w:bCs/>
          <w:color w:val="000000"/>
          <w:szCs w:val="24"/>
        </w:rPr>
      </w:pPr>
      <w:r>
        <w:rPr>
          <w:color w:val="000000"/>
        </w:rPr>
        <w:t xml:space="preserve">Descrição: </w:t>
      </w:r>
      <w:r>
        <w:t xml:space="preserve">o sistema deverá permitir qu</w:t>
      </w:r>
      <w:r>
        <w:t xml:space="preserve">e o perfil “Administrador” realize a manutenção dos usuários cadastrados. Isso incluirá a criação de contas para funcionários da gestão pública, bem como a visualização, edição de dados básicos ou inativação de contas, conforme as diretrizes de governança.</w:t>
      </w:r>
      <w:r>
        <w:rPr>
          <w:b/>
          <w:bCs/>
          <w:color w:val="000000"/>
          <w:szCs w:val="24"/>
        </w:rPr>
      </w:r>
      <w:r>
        <w:rPr>
          <w:b/>
          <w:bCs/>
          <w:color w:val="000000"/>
          <w:szCs w:val="24"/>
        </w:rPr>
      </w:r>
    </w:p>
    <w:p w14:paraId="32B49E8A" w14:textId="77777777">
      <w:pPr>
        <w:pBdr/>
        <w:spacing/>
        <w:ind/>
        <w:rPr>
          <w:color w:val="000000"/>
        </w:rPr>
      </w:pPr>
      <w:r>
        <w:rPr>
          <w:color w:val="000000"/>
        </w:rPr>
        <w:t xml:space="preserve">Prioridade</w:t>
      </w:r>
      <w:r>
        <w:rPr>
          <w:b/>
          <w:color w:val="000000"/>
        </w:rPr>
        <w:t xml:space="preserve">:</w:t>
      </w:r>
      <w:r>
        <w:rPr>
          <w:color w:val="000000"/>
        </w:rPr>
        <w:t xml:space="preserve"> essencial. </w:t>
      </w:r>
      <w:r>
        <w:rPr>
          <w:color w:val="000000"/>
        </w:rPr>
      </w:r>
      <w:r>
        <w:rPr>
          <w:color w:val="000000"/>
        </w:rPr>
      </w:r>
    </w:p>
    <w:p w14:paraId="5632E295" w14:textId="77777777">
      <w:pPr>
        <w:pBdr/>
        <w:spacing/>
        <w:ind/>
        <w:rPr>
          <w:color w:val="000000"/>
          <w:szCs w:val="24"/>
        </w:rPr>
      </w:pPr>
      <w:r>
        <w:rPr>
          <w:color w:val="000000"/>
        </w:rPr>
        <w:t xml:space="preserve">RF16 – </w:t>
      </w:r>
      <w:r>
        <w:t xml:space="preserve">Alerta de duplicidade de ocorrência </w:t>
      </w:r>
      <w:r>
        <w:rPr>
          <w:color w:val="000000"/>
          <w:szCs w:val="24"/>
        </w:rPr>
      </w:r>
      <w:r>
        <w:rPr>
          <w:color w:val="000000"/>
          <w:szCs w:val="24"/>
        </w:rPr>
      </w:r>
    </w:p>
    <w:p w14:paraId="792B4EC9" w14:textId="77777777">
      <w:pPr>
        <w:pBdr/>
        <w:spacing/>
        <w:ind/>
        <w:rPr>
          <w:b/>
          <w:bCs/>
          <w:color w:val="000000"/>
          <w:szCs w:val="24"/>
        </w:rPr>
      </w:pPr>
      <w:r>
        <w:rPr>
          <w:color w:val="000000"/>
        </w:rPr>
        <w:t xml:space="preserve">Descrição: </w:t>
      </w:r>
      <w:r>
        <w:t xml:space="preserve">o sistema deverá verificar automaticamente, no ato do registro de um chamado, </w:t>
      </w:r>
      <w:r>
        <w:t xml:space="preserve">a existência de ocorrências ativas similares em um raio de 50 metros. Caso detectada a similaridade, o sistema emitirá um alerta e disponibilizará a opção para o cidadão apoiar (reforçar) a ocorrência existente em vez de gerar um novo protocolo redundante.</w:t>
      </w:r>
      <w:r>
        <w:rPr>
          <w:b/>
          <w:bCs/>
          <w:color w:val="000000"/>
          <w:szCs w:val="24"/>
        </w:rPr>
      </w:r>
      <w:r>
        <w:rPr>
          <w:b/>
          <w:bCs/>
          <w:color w:val="000000"/>
          <w:szCs w:val="24"/>
        </w:rPr>
      </w:r>
    </w:p>
    <w:p w14:paraId="0D7A5B00" w14:textId="77777777">
      <w:pPr>
        <w:pBdr/>
        <w:spacing/>
        <w:ind/>
        <w:rPr>
          <w:color w:val="000000"/>
        </w:rPr>
      </w:pPr>
      <w:r>
        <w:rPr>
          <w:color w:val="000000"/>
        </w:rPr>
        <w:t xml:space="preserve">Prioridade</w:t>
      </w:r>
      <w:r>
        <w:rPr>
          <w:b/>
          <w:color w:val="000000"/>
        </w:rPr>
        <w:t xml:space="preserve">:</w:t>
      </w:r>
      <w:r>
        <w:rPr>
          <w:color w:val="000000"/>
        </w:rPr>
        <w:t xml:space="preserve"> importante. </w:t>
      </w:r>
      <w:r>
        <w:rPr>
          <w:color w:val="000000"/>
        </w:rPr>
      </w:r>
      <w:r>
        <w:rPr>
          <w:color w:val="000000"/>
        </w:rPr>
      </w:r>
    </w:p>
    <w:p w14:paraId="2A01CAB8" w14:textId="77777777">
      <w:pPr>
        <w:pBdr/>
        <w:spacing/>
        <w:ind/>
        <w:rPr/>
      </w:pPr>
      <w:r>
        <w:t xml:space="preserve">RF17 – Contato com os administradores do sistema</w:t>
      </w:r>
      <w:r/>
    </w:p>
    <w:p w14:paraId="21CAC5C5" w14:textId="77777777">
      <w:pPr>
        <w:pBdr/>
        <w:spacing/>
        <w:ind/>
        <w:rPr/>
      </w:pPr>
      <w:r>
        <w:t xml:space="preserve">Descrição: o sistema deverá permitir que os usuários entre em contato com os administradores do sistema por meio do preenchimento de um formulário disponível na página de Contatos para registro de dúvidas, sugestões ou reclamações.</w:t>
      </w:r>
      <w:r/>
    </w:p>
    <w:p w14:paraId="7B11D0A2" w14:textId="77777777">
      <w:pPr>
        <w:pBdr/>
        <w:spacing/>
        <w:ind/>
        <w:rPr/>
      </w:pPr>
      <w:r>
        <w:t xml:space="preserve">Prioridade: essencial.</w:t>
      </w:r>
      <w:r/>
    </w:p>
    <w:p w14:paraId="757DCE49" w14:textId="77777777">
      <w:pPr>
        <w:pBdr/>
        <w:spacing/>
        <w:ind/>
        <w:rPr/>
      </w:pPr>
      <w:r>
        <w:t xml:space="preserve">RF18 – Acessibilidade </w:t>
      </w:r>
      <w:r/>
    </w:p>
    <w:p w14:paraId="765FB509" w14:textId="77777777">
      <w:pPr>
        <w:pBdr/>
        <w:spacing/>
        <w:ind/>
        <w:rPr>
          <w:shd w:val="clear" w:color="auto" w:fill="ffffff"/>
        </w:rPr>
      </w:pPr>
      <w:r>
        <w:t xml:space="preserve">Descrição: </w:t>
      </w:r>
      <w:r>
        <w:rPr>
          <w:shd w:val="clear" w:color="auto" w:fill="ffffff"/>
        </w:rPr>
        <w:t xml:space="preserve">o sistema</w:t>
      </w:r>
      <w:r>
        <w:rPr>
          <w:shd w:val="clear" w:color="auto" w:fill="ffffff"/>
        </w:rPr>
        <w:t xml:space="preserve"> deverá incorporar recursos de acessibilidade para ajudar usuários com deficiências, incluindo configurações de acessibilidade para mudança da cor de fundo (entre cor clara e escura) e ajuste do tamanho das fontes (aumentar, diminuir e restaurar o padrão).</w:t>
      </w:r>
      <w:r>
        <w:rPr>
          <w:shd w:val="clear" w:color="auto" w:fill="ffffff"/>
        </w:rPr>
      </w:r>
      <w:r>
        <w:rPr>
          <w:shd w:val="clear" w:color="auto" w:fill="ffffff"/>
        </w:rPr>
      </w:r>
    </w:p>
    <w:p w14:paraId="50B11779" w14:textId="77777777">
      <w:pPr>
        <w:pBdr/>
        <w:spacing/>
        <w:ind/>
        <w:rPr/>
      </w:pPr>
      <w:r>
        <w:t xml:space="preserve">Prioridade: essencial.</w:t>
      </w:r>
      <w:r/>
    </w:p>
    <w:p w14:paraId="34DE6AE1" w14:textId="77777777">
      <w:pPr>
        <w:pBdr>
          <w:top w:val="none" w:color="000000" w:sz="4" w:space="0"/>
          <w:left w:val="none" w:color="000000" w:sz="4" w:space="0"/>
          <w:bottom w:val="none" w:color="000000" w:sz="4" w:space="0"/>
          <w:right w:val="none" w:color="000000" w:sz="4" w:space="0"/>
        </w:pBdr>
        <w:spacing/>
        <w:ind/>
        <w:rPr/>
      </w:pPr>
      <w:r>
        <w:t xml:space="preserve">RF19 – Cadastro de funcionários</w:t>
      </w:r>
      <w:r/>
    </w:p>
    <w:p w14:paraId="53B6FF1F" w14:textId="77777777">
      <w:pPr>
        <w:pBdr>
          <w:top w:val="none" w:color="000000" w:sz="4" w:space="0"/>
          <w:left w:val="none" w:color="000000" w:sz="4" w:space="0"/>
          <w:bottom w:val="none" w:color="000000" w:sz="4" w:space="0"/>
          <w:right w:val="none" w:color="000000" w:sz="4" w:space="0"/>
        </w:pBdr>
        <w:spacing/>
        <w:ind/>
        <w:rPr/>
      </w:pPr>
      <w:r>
        <w:t xml:space="preserve">Descrição: O sistema deverá permitir que o perfil Administrador realize o cadastro de funcionários da administração municipal.</w:t>
      </w:r>
      <w:r/>
    </w:p>
    <w:p w14:paraId="2E6629BF"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205C43EE" w14:textId="77777777">
      <w:pPr>
        <w:pBdr/>
        <w:spacing/>
        <w:ind/>
        <w:rPr/>
      </w:pPr>
      <w:r>
        <w:rPr>
          <w:highlight w:val="white"/>
        </w:rPr>
        <w:t xml:space="preserve">RF20 – Desfoque de imagens para preservação da privacidade</w:t>
      </w:r>
      <w:r>
        <w:t xml:space="preserve"> (</w:t>
      </w:r>
      <w:r>
        <w:t xml:space="preserve">Claudinary</w:t>
      </w:r>
      <w:r>
        <w:t xml:space="preserve">)</w:t>
      </w:r>
      <w:r/>
    </w:p>
    <w:p w14:paraId="0EA6B624" w14:textId="77777777">
      <w:pPr>
        <w:pBdr/>
        <w:spacing/>
        <w:ind/>
        <w:rPr>
          <w:ins w:id="6" w:author="Rodrigo Romano" w:date="2026-06-19T00:00:00Z"/>
        </w:rPr>
      </w:pPr>
      <w:r>
        <w:t xml:space="preserve">Descrição: o sistema deverá aplicar automaticamente o desfoque (</w:t>
      </w:r>
      <w:r>
        <w:t xml:space="preserve">blur</w:t>
      </w:r>
      <w:r>
        <w:t xml:space="preserve">) em regiões das imagens que possam identificar pessoas, rostos ou placas de veículos, por meio da API </w:t>
      </w:r>
      <w:r>
        <w:t xml:space="preserve">Cloudinary</w:t>
      </w:r>
      <w:r>
        <w:t xml:space="preserve">, antes de armazenar e exibir as fotos anexadas às ocorrências. O objetivo é preservar a privacidade dos envolvidos em conformidade com a LGPD.</w:t>
      </w:r>
      <w:ins w:id="7" w:author="Rodrigo Romano" w:date="2026-06-19T00:00:00Z">
        <w:r/>
      </w:ins>
    </w:p>
    <w:p w14:paraId="2CA62ACB" w14:textId="77777777">
      <w:pPr>
        <w:pBdr/>
        <w:spacing/>
        <w:ind/>
        <w:rPr/>
      </w:pPr>
      <w:r>
        <w:t xml:space="preserve">Prioridade: importante.</w:t>
      </w:r>
      <w:r/>
    </w:p>
    <w:p w14:paraId="7DC46B8F" w14:textId="77777777">
      <w:pPr>
        <w:pBdr/>
        <w:spacing/>
        <w:ind/>
        <w:rPr>
          <w:highlight w:val="white"/>
        </w:rPr>
      </w:pPr>
      <w:r>
        <w:rPr>
          <w:highlight w:val="white"/>
        </w:rPr>
        <w:t xml:space="preserve">RF21 – Visualização de ocorrências no mapa geográfico</w:t>
      </w:r>
      <w:r>
        <w:rPr>
          <w:highlight w:val="white"/>
        </w:rPr>
      </w:r>
      <w:r>
        <w:rPr>
          <w:highlight w:val="white"/>
        </w:rPr>
      </w:r>
    </w:p>
    <w:p w14:paraId="735F4787" w14:textId="77777777">
      <w:pPr>
        <w:pBdr/>
        <w:spacing/>
        <w:ind/>
        <w:rPr>
          <w:ins w:id="8" w:author="Rodrigo Romano" w:date="2026-06-19T00:00:00Z"/>
        </w:rPr>
      </w:pPr>
      <w:r>
        <w:t xml:space="preserve">Descrição: o sistema deverá exibir as oc</w:t>
      </w:r>
      <w:r>
        <w:t xml:space="preserve">orrências registradas em um mapa geográfico interativo, utilizando a API do  OpenStreetMap, permitindo que administradores e funcionários visualizem a distribuição espacial dos problemas urbanos por bairro, categoria e status. O ciclo de vida da ocorrência</w:t>
      </w:r>
      <w:r>
        <w:t xml:space="preserve"> no mapa segue os seguintes estados: (1) Pendente — ocorrência recém-registrada, exibida em vermelho no mapa; (2) Em Andamento — ocorrência em atendimento pela secretaria responsável, exibida em amarelo; (3) Atendida — intervenção concluída, exibida em ver</w:t>
      </w:r>
      <w:r>
        <w:t xml:space="preserve">de; (4) Indeferida — ocorrência não atendida com justificativa, exibida em cinza. A transição entre estados é realizada pelos perfis Funcionário ou Administrador via painel administrativo (RF12), com atualização automática da representação gráfica no mapa.</w:t>
      </w:r>
      <w:ins w:id="9" w:author="Rodrigo Romano" w:date="2026-06-19T00:00:00Z">
        <w:r/>
      </w:ins>
    </w:p>
    <w:p w14:paraId="29480C8A" w14:textId="77777777">
      <w:pPr>
        <w:pBdr/>
        <w:spacing/>
        <w:ind/>
        <w:rPr/>
      </w:pPr>
      <w:r>
        <w:t xml:space="preserve">Prioridade: importante.</w:t>
      </w:r>
      <w:r/>
    </w:p>
    <w:p w14:paraId="4C15E5C5" w14:textId="77777777">
      <w:pPr>
        <w:pBdr/>
        <w:spacing/>
        <w:ind/>
        <w:rPr/>
      </w:pPr>
      <w:r/>
      <w:r/>
    </w:p>
    <w:p w14:paraId="7F1C9606" w14:textId="77777777">
      <w:pPr>
        <w:pStyle w:val="1637"/>
        <w:pBdr/>
        <w:spacing/>
        <w:ind/>
        <w:rPr/>
      </w:pPr>
      <w:r/>
      <w:bookmarkStart w:id="31" w:name="_Toc31"/>
      <w:r>
        <w:t xml:space="preserve">5.1.2 Requisitos </w:t>
      </w:r>
      <w:r>
        <w:t xml:space="preserve">não Funcionais</w:t>
      </w:r>
      <w:r/>
      <w:bookmarkEnd w:id="31"/>
      <w:r/>
      <w:r/>
    </w:p>
    <w:p w14:paraId="06B44DC2" w14:textId="77777777">
      <w:pPr>
        <w:pBdr>
          <w:top w:val="none" w:color="000000" w:sz="4" w:space="0"/>
          <w:left w:val="none" w:color="000000" w:sz="4" w:space="0"/>
          <w:bottom w:val="none" w:color="000000" w:sz="4" w:space="0"/>
          <w:right w:val="none" w:color="000000" w:sz="4" w:space="0"/>
        </w:pBdr>
        <w:spacing/>
        <w:ind/>
        <w:rPr/>
      </w:pPr>
      <w:r>
        <w:rPr>
          <w:color w:val="000000"/>
        </w:rPr>
        <w:t xml:space="preserve">Os requisitos não funcionais definem as propriedades e restrições do sistema. A classificação adotada se baseia na obra “Engenharia de Software” de </w:t>
      </w:r>
      <w:r>
        <w:rPr>
          <w:color w:val="000000"/>
        </w:rPr>
        <w:t xml:space="preserve">Sommerville</w:t>
      </w:r>
      <w:r>
        <w:rPr>
          <w:color w:val="000000"/>
        </w:rPr>
        <w:t xml:space="preserve"> (2018).</w:t>
      </w:r>
      <w:r/>
    </w:p>
    <w:p w14:paraId="4E17BC67" w14:textId="77777777">
      <w:pPr>
        <w:pBdr/>
        <w:spacing/>
        <w:ind/>
        <w:rPr/>
      </w:pPr>
      <w:r>
        <w:t xml:space="preserve">5.1.2.1 Requisitos de Produto</w:t>
      </w:r>
      <w:r/>
    </w:p>
    <w:p w14:paraId="7FA3ACB5" w14:textId="77777777">
      <w:pPr>
        <w:pBdr/>
        <w:spacing/>
        <w:ind/>
        <w:rPr/>
      </w:pPr>
      <w:r>
        <w:t xml:space="preserve">a) Requisitos de Eficiência</w:t>
      </w:r>
      <w:r/>
    </w:p>
    <w:p w14:paraId="45258E2B" w14:textId="77777777">
      <w:pPr>
        <w:pBdr/>
        <w:spacing/>
        <w:ind/>
        <w:rPr/>
      </w:pPr>
      <w:r>
        <w:t xml:space="preserve">RNF01 – Tempo de resposta</w:t>
      </w:r>
      <w:r/>
    </w:p>
    <w:p w14:paraId="4CCBEF8C" w14:textId="77777777">
      <w:pPr>
        <w:pBdr/>
        <w:spacing/>
        <w:ind/>
        <w:rPr/>
      </w:pPr>
      <w:r>
        <w:t xml:space="preserve">Descrição: o sistema deverá processar e responder às requisições do usuário (como o envio de formulários de ocorrência) em tempo inferior a 3 segundos sob condições normais de tráfego de rede.</w:t>
      </w:r>
      <w:r/>
    </w:p>
    <w:p w14:paraId="46B1A53A"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281C73F8" w14:textId="77777777">
      <w:pPr>
        <w:pBdr/>
        <w:spacing/>
        <w:ind/>
        <w:rPr/>
      </w:pPr>
      <w:r>
        <w:t xml:space="preserve">b) Requisitos de Portabilidade</w:t>
      </w:r>
      <w:r/>
    </w:p>
    <w:p w14:paraId="6699B906" w14:textId="77777777">
      <w:pPr>
        <w:pBdr/>
        <w:spacing/>
        <w:ind/>
        <w:rPr/>
      </w:pPr>
      <w:r>
        <w:t xml:space="preserve">RNF02 – Compatibilidade com navegadores</w:t>
      </w:r>
      <w:r/>
    </w:p>
    <w:p w14:paraId="325C0368" w14:textId="77777777">
      <w:pPr>
        <w:pBdr/>
        <w:spacing/>
        <w:ind/>
        <w:rPr/>
      </w:pPr>
      <w:r>
        <w:t xml:space="preserve">Descrição: o sistema deve ser totalmente funcional nas versões mais atualizadas dos navegadores: Google Chrome (v.110+), Mozilla Firefox (v.108+) e Microsoft Edge (v.110+).</w:t>
      </w:r>
      <w:r/>
    </w:p>
    <w:p w14:paraId="0EFB79A9"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607709CE" w14:textId="77777777">
      <w:pPr>
        <w:pBdr/>
        <w:spacing/>
        <w:ind/>
        <w:rPr/>
      </w:pPr>
      <w:r>
        <w:t xml:space="preserve">RNF03 – Tecnologias para o código do </w:t>
      </w:r>
      <w:r>
        <w:rPr>
          <w:i/>
        </w:rPr>
        <w:t xml:space="preserve">front-</w:t>
      </w:r>
      <w:r>
        <w:rPr>
          <w:i/>
        </w:rPr>
        <w:t xml:space="preserve">end</w:t>
      </w:r>
      <w:r>
        <w:t xml:space="preserve"> e responsividade</w:t>
      </w:r>
      <w:r/>
    </w:p>
    <w:p w14:paraId="51C013A1" w14:textId="77777777">
      <w:pPr>
        <w:pBdr/>
        <w:spacing/>
        <w:ind/>
        <w:rPr/>
      </w:pPr>
      <w:r>
        <w:t xml:space="preserve">Descrição: o sistema deve ser desenvolvido com tecnologia PWA, garantindo interface responsiva adaptável às resoluções e tamanhos de telas de </w:t>
      </w:r>
      <w:r>
        <w:rPr>
          <w:i/>
        </w:rPr>
        <w:t xml:space="preserve">desktops,</w:t>
      </w:r>
      <w:r>
        <w:t xml:space="preserve"> </w:t>
      </w:r>
      <w:r>
        <w:rPr>
          <w:i/>
        </w:rPr>
        <w:t xml:space="preserve">tablets</w:t>
      </w:r>
      <w:r>
        <w:t xml:space="preserve"> e </w:t>
      </w:r>
      <w:r>
        <w:rPr>
          <w:i/>
        </w:rPr>
        <w:t xml:space="preserve">smartphone</w:t>
      </w:r>
      <w:r>
        <w:t xml:space="preserve">s, além de permitir a instalação de atalho na tela inicial do dispositivo móvel.</w:t>
      </w:r>
      <w:r/>
    </w:p>
    <w:p w14:paraId="50BDE1A0"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1F85A4AC" w14:textId="77777777">
      <w:pPr>
        <w:pBdr/>
        <w:spacing/>
        <w:ind/>
        <w:rPr/>
      </w:pPr>
      <w:r>
        <w:t xml:space="preserve">c) Requisitos de Usabilidade</w:t>
      </w:r>
      <w:r/>
    </w:p>
    <w:p w14:paraId="650B2363" w14:textId="77777777">
      <w:pPr>
        <w:pBdr/>
        <w:spacing/>
        <w:ind/>
        <w:rPr/>
      </w:pPr>
      <w:r>
        <w:t xml:space="preserve">RNF04 – Facilidade de uso (Interface Intuitiva)</w:t>
      </w:r>
      <w:r/>
    </w:p>
    <w:p w14:paraId="7759830C" w14:textId="77777777">
      <w:pPr>
        <w:pBdr/>
        <w:spacing/>
        <w:ind/>
        <w:rPr/>
      </w:pPr>
      <w:r>
        <w:t xml:space="preserve">Descrição: a interface deve seguir padrões modernos de experiência do usuário, permitindo que um cidadão realize o registro de uma ocorrência em no máximo quatro interações principais (cliques ou toques).</w:t>
      </w:r>
      <w:r/>
    </w:p>
    <w:p w14:paraId="40056DC1"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2B504B79" w14:textId="77777777">
      <w:pPr>
        <w:pBdr/>
        <w:spacing/>
        <w:ind/>
        <w:rPr/>
      </w:pPr>
      <w:r>
        <w:t xml:space="preserve">RNF05 – Facilidade de aprendizado</w:t>
      </w:r>
      <w:r/>
    </w:p>
    <w:p w14:paraId="426C29F0" w14:textId="77777777">
      <w:pPr>
        <w:pBdr/>
        <w:spacing/>
        <w:ind/>
        <w:rPr/>
      </w:pPr>
      <w:r>
        <w:t xml:space="preserve">Descrição: o sistema deverá utilizar linguagem simples, ícones autoexplicativos e alto contraste, facilitando o uso por pessoas com diferentes níveis de letramento digital.</w:t>
      </w:r>
      <w:r/>
    </w:p>
    <w:p w14:paraId="4A91B2E1"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528841A5" w14:textId="77777777">
      <w:pPr>
        <w:pBdr/>
        <w:spacing/>
        <w:ind/>
        <w:rPr/>
      </w:pPr>
      <w:r>
        <w:t xml:space="preserve">RNF06 – Responsividade da interface de usuário</w:t>
      </w:r>
      <w:r/>
    </w:p>
    <w:p w14:paraId="504B43F6" w14:textId="77777777">
      <w:pPr>
        <w:pBdr/>
        <w:spacing/>
        <w:ind/>
        <w:rPr/>
      </w:pPr>
      <w:r>
        <w:t xml:space="preserve">Descrição: a interface de usuário deverá se adaptar aos diferentes dispositivos e tamanhos de tela, garantindo uma experiência consistente em </w:t>
      </w:r>
      <w:r>
        <w:rPr>
          <w:i/>
        </w:rPr>
        <w:t xml:space="preserve">desktops</w:t>
      </w:r>
      <w:r>
        <w:t xml:space="preserve">, </w:t>
      </w:r>
      <w:r>
        <w:rPr>
          <w:i/>
        </w:rPr>
        <w:t xml:space="preserve">tablets</w:t>
      </w:r>
      <w:r>
        <w:t xml:space="preserve"> e</w:t>
      </w:r>
      <w:r>
        <w:rPr>
          <w:i/>
        </w:rPr>
        <w:t xml:space="preserve"> smartphones</w:t>
      </w:r>
      <w:r>
        <w:t xml:space="preserve">.</w:t>
      </w:r>
      <w:r/>
    </w:p>
    <w:p w14:paraId="727B1938"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778365E9" w14:textId="77777777">
      <w:pPr>
        <w:pBdr/>
        <w:spacing/>
        <w:ind/>
        <w:rPr/>
      </w:pPr>
      <w:r>
        <w:t xml:space="preserve">5.1.2.2 Requisitos Organizacionais </w:t>
      </w:r>
      <w:r/>
    </w:p>
    <w:p w14:paraId="06E9A37E" w14:textId="77777777">
      <w:pPr>
        <w:pBdr>
          <w:top w:val="none" w:color="000000" w:sz="4" w:space="0"/>
          <w:left w:val="none" w:color="000000" w:sz="4" w:space="0"/>
          <w:bottom w:val="none" w:color="000000" w:sz="4" w:space="0"/>
          <w:right w:val="none" w:color="000000" w:sz="4" w:space="0"/>
        </w:pBdr>
        <w:spacing/>
        <w:ind/>
        <w:rPr/>
      </w:pPr>
      <w:r>
        <w:t xml:space="preserve">RNF07 – Padrão de API</w:t>
      </w:r>
      <w:r/>
    </w:p>
    <w:p w14:paraId="4C31D863" w14:textId="77777777">
      <w:pPr>
        <w:pBdr/>
        <w:spacing/>
        <w:ind/>
        <w:rPr/>
      </w:pPr>
      <w:r>
        <w:t xml:space="preserve">Descrição: o código-fonte do </w:t>
      </w:r>
      <w:r>
        <w:rPr>
          <w:i/>
        </w:rPr>
        <w:t xml:space="preserve">back-end</w:t>
      </w:r>
      <w:r>
        <w:t xml:space="preserve"> deverá ser implementado seguindo o padrão </w:t>
      </w:r>
      <w:r>
        <w:t xml:space="preserve">RESTful</w:t>
      </w:r>
      <w:r>
        <w:t xml:space="preserve">.</w:t>
      </w:r>
      <w:r/>
    </w:p>
    <w:p w14:paraId="2F472FF9" w14:textId="77777777">
      <w:pPr>
        <w:pBdr/>
        <w:spacing/>
        <w:ind/>
        <w:rPr/>
      </w:pPr>
      <w:r>
        <w:t xml:space="preserve">Prioridade: essencial.</w:t>
      </w:r>
      <w:r/>
    </w:p>
    <w:p w14:paraId="59082D69" w14:textId="77777777">
      <w:pPr>
        <w:pBdr/>
        <w:spacing/>
        <w:ind/>
        <w:rPr/>
      </w:pPr>
      <w:r>
        <w:t xml:space="preserve">RNF08 – Tecnologias de Programação</w:t>
      </w:r>
      <w:r/>
    </w:p>
    <w:p w14:paraId="29C2F9B3" w14:textId="77777777">
      <w:pPr>
        <w:pBdr/>
        <w:spacing/>
        <w:ind/>
        <w:rPr/>
      </w:pPr>
      <w:r>
        <w:t xml:space="preserve">Descrição: o </w:t>
      </w:r>
      <w:r>
        <w:rPr>
          <w:i/>
          <w:iCs/>
        </w:rPr>
        <w:t xml:space="preserve">back-end</w:t>
      </w:r>
      <w:r>
        <w:rPr>
          <w:i/>
          <w:iCs/>
        </w:rPr>
        <w:t xml:space="preserve"> </w:t>
      </w:r>
      <w:r>
        <w:t xml:space="preserve">será desenvolvido com a Linguagem Java 21 com </w:t>
      </w:r>
      <w:r>
        <w:rPr>
          <w:i/>
          <w:iCs/>
        </w:rPr>
        <w:t xml:space="preserve">Spring Boot</w:t>
      </w:r>
      <w:r>
        <w:t xml:space="preserve"> (utilizando </w:t>
      </w:r>
      <w:r>
        <w:rPr>
          <w:i/>
        </w:rPr>
        <w:t xml:space="preserve">Spring Security </w:t>
      </w:r>
      <w:r>
        <w:t xml:space="preserve">para gestão de JWT e MFA); o </w:t>
      </w:r>
      <w:r>
        <w:rPr>
          <w:i/>
        </w:rPr>
        <w:t xml:space="preserve">front-</w:t>
      </w:r>
      <w:r>
        <w:rPr>
          <w:i/>
        </w:rPr>
        <w:t xml:space="preserve">en</w:t>
      </w:r>
      <w:r>
        <w:t xml:space="preserve">d</w:t>
      </w:r>
      <w:r>
        <w:t xml:space="preserve"> utilizará o </w:t>
      </w:r>
      <w:r>
        <w:rPr>
          <w:i/>
        </w:rPr>
        <w:t xml:space="preserve">framework </w:t>
      </w:r>
      <w:r>
        <w:t xml:space="preserve">Angular 19 e </w:t>
      </w:r>
      <w:r>
        <w:rPr>
          <w:highlight w:val="white"/>
        </w:rPr>
        <w:t xml:space="preserve">Node.js (v.24.17.0 LTS).</w:t>
      </w:r>
      <w:r/>
    </w:p>
    <w:p w14:paraId="37F218BA"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5DAB6319" w14:textId="77777777">
      <w:pPr>
        <w:pBdr/>
        <w:spacing/>
        <w:ind/>
        <w:rPr/>
      </w:pPr>
      <w:r>
        <w:t xml:space="preserve">RNF09 – Documentação do sistema de software</w:t>
      </w:r>
      <w:r/>
    </w:p>
    <w:p w14:paraId="13059385" w14:textId="77777777">
      <w:pPr>
        <w:pBdr/>
        <w:spacing/>
        <w:ind/>
        <w:rPr/>
      </w:pPr>
      <w:r>
        <w:t xml:space="preserve">Descrição: o sistema deverá possuir documentação técnica e manuais de orientação ao usuário atualizados.</w:t>
      </w:r>
      <w:r/>
    </w:p>
    <w:p w14:paraId="57F91C33"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0ABBA3ED" w14:textId="77777777">
      <w:pPr>
        <w:pBdr/>
        <w:spacing/>
        <w:ind/>
        <w:rPr/>
      </w:pPr>
      <w:r>
        <w:t xml:space="preserve">5.1.2.3 Requisitos Externos</w:t>
      </w:r>
      <w:r/>
    </w:p>
    <w:p w14:paraId="5B8C74F1" w14:textId="77777777">
      <w:pPr>
        <w:pBdr/>
        <w:spacing/>
        <w:ind/>
        <w:rPr/>
      </w:pPr>
      <w:r>
        <w:t xml:space="preserve">a) Requisitos de Interoperabilidade (hardware, software, comunicações)</w:t>
      </w:r>
      <w:r/>
    </w:p>
    <w:p w14:paraId="366F2415" w14:textId="77777777">
      <w:pPr>
        <w:pBdr/>
        <w:spacing/>
        <w:ind/>
        <w:rPr/>
      </w:pPr>
      <w:r>
        <w:t xml:space="preserve">RNF10 – Integração com API de mapas</w:t>
      </w:r>
      <w:r/>
    </w:p>
    <w:p w14:paraId="60C80DFF" w14:textId="77777777">
      <w:pPr>
        <w:pBdr/>
        <w:spacing/>
        <w:ind/>
        <w:rPr/>
      </w:pPr>
      <w:r>
        <w:t xml:space="preserve">Descrição: o sistema deverá integrar-se ao serviço externo de mapas da plataforma </w:t>
      </w:r>
      <w:r>
        <w:rPr>
          <w:highlight w:val="white"/>
        </w:rPr>
        <w:t xml:space="preserve">OpenStreetMap</w:t>
      </w:r>
      <w:r>
        <w:t xml:space="preserve"> e ao serviço de geocodificação Nominatim para</w:t>
      </w:r>
      <w:r>
        <w:t xml:space="preserve"> a renderização cartográfica de ocorrências e captura de coordenadas sem custos operacionais de licenciamento corporativo.</w:t>
      </w:r>
      <w:r/>
    </w:p>
    <w:p w14:paraId="75CDDDB4"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75BF3C12" w14:textId="77777777">
      <w:pPr>
        <w:pBdr/>
        <w:spacing/>
        <w:ind/>
        <w:rPr/>
      </w:pPr>
      <w:r>
        <w:t xml:space="preserve">RNF11 – Comunicação criptografada </w:t>
      </w:r>
      <w:r/>
    </w:p>
    <w:p w14:paraId="44707E24" w14:textId="77777777">
      <w:pPr>
        <w:pBdr/>
        <w:spacing/>
        <w:ind/>
        <w:rPr/>
      </w:pPr>
      <w:r>
        <w:t xml:space="preserve">Descrição: </w:t>
      </w:r>
      <w:r>
        <w:rPr>
          <w:color w:val="000000"/>
        </w:rPr>
        <w:t xml:space="preserve">o sistema deverá operar exclusivamente por meio de conexão segura utilizando o protocolo HTTPS na comunicação entre clientes (navegadores) e o Servidor </w:t>
      </w:r>
      <w:r>
        <w:rPr>
          <w:i/>
          <w:color w:val="000000"/>
        </w:rPr>
        <w:t xml:space="preserve">Web</w:t>
      </w:r>
      <w:r>
        <w:rPr>
          <w:color w:val="000000"/>
        </w:rPr>
        <w:t xml:space="preserve">. A integridade do canal de comunicação deve ser garantida por certificados SSL/TLS atualizados, impedindo ataques de interceptação de dados (conhecido por </w:t>
      </w:r>
      <w:r>
        <w:rPr>
          <w:i/>
          <w:color w:val="000000"/>
        </w:rPr>
        <w:t xml:space="preserve">Man-in-</w:t>
      </w:r>
      <w:r>
        <w:rPr>
          <w:i/>
          <w:color w:val="000000"/>
        </w:rPr>
        <w:t xml:space="preserve">the</w:t>
      </w:r>
      <w:r>
        <w:rPr>
          <w:i/>
          <w:color w:val="000000"/>
        </w:rPr>
        <w:t xml:space="preserve">-Middle</w:t>
      </w:r>
      <w:r>
        <w:rPr>
          <w:color w:val="000000"/>
        </w:rPr>
        <w:t xml:space="preserve">).</w:t>
      </w:r>
      <w:r/>
    </w:p>
    <w:p w14:paraId="2AA411CE"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Prioridade: essencial.</w:t>
      </w:r>
      <w:r>
        <w:tab/>
      </w:r>
      <w:r/>
    </w:p>
    <w:p w14:paraId="734BE6CC" w14:textId="77777777">
      <w:pPr>
        <w:pBdr/>
        <w:spacing/>
        <w:ind/>
        <w:rPr/>
      </w:pPr>
      <w:r>
        <w:t xml:space="preserve">RNF12 – Serviços de Comunicação Externa</w:t>
      </w:r>
      <w:r/>
    </w:p>
    <w:p w14:paraId="41E20D94" w14:textId="77777777">
      <w:pPr>
        <w:pBdr/>
        <w:spacing/>
        <w:ind/>
        <w:rPr/>
      </w:pPr>
      <w:r>
        <w:t xml:space="preserve">Des</w:t>
      </w:r>
      <w:r>
        <w:t xml:space="preserve">crição: para o envio de e-mails transacionais — recuperação de senha, confirmação de cadastro, códigos de autenticação multifator (MFA), confirmação de registro de ocorrência e notificação de mudança de status —, o sistema integrará um servidor SMTP (como </w:t>
      </w:r>
      <w:r>
        <w:rPr>
          <w:highlight w:val="white"/>
        </w:rPr>
        <w:t xml:space="preserve">Gmail SMTP). Os e-mails seguirão um leiaute padronizado, com a identificação do sistema no topo, o conteúdo no centro e os dados de contato e a localidade da administração no rodapé.</w:t>
      </w:r>
      <w:r>
        <w:t xml:space="preserve"> </w:t>
      </w:r>
      <w:r/>
    </w:p>
    <w:p w14:paraId="182FCF25"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Prioridade: essencial.</w:t>
      </w:r>
      <w:r>
        <w:tab/>
      </w:r>
      <w:r/>
    </w:p>
    <w:p w14:paraId="7D2A72E3"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RNF13 – SGBD</w:t>
      </w:r>
      <w:r/>
    </w:p>
    <w:p w14:paraId="6086745C"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Descrição: o SGBD deverá ser o PostgreSQL versão 18.</w:t>
      </w:r>
      <w:r/>
    </w:p>
    <w:p w14:paraId="212ADE0B"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Prioridade: essencial.</w:t>
      </w:r>
      <w:r/>
    </w:p>
    <w:p w14:paraId="0494FFB3" w14:textId="77777777">
      <w:pPr>
        <w:pBdr>
          <w:top w:val="none" w:color="000000" w:sz="4" w:space="0"/>
          <w:left w:val="none" w:color="000000" w:sz="4" w:space="0"/>
          <w:bottom w:val="none" w:color="000000" w:sz="4" w:space="0"/>
          <w:right w:val="none" w:color="000000" w:sz="4" w:space="0"/>
        </w:pBdr>
        <w:tabs>
          <w:tab w:val="left" w:leader="none" w:pos="2610"/>
        </w:tabs>
        <w:spacing/>
        <w:ind/>
        <w:rPr/>
      </w:pPr>
      <w:r>
        <w:rPr>
          <w:highlight w:val="white"/>
        </w:rPr>
        <w:t xml:space="preserve">RNF14 – API para Proteção da Privacidade</w:t>
      </w:r>
      <w:r/>
    </w:p>
    <w:p w14:paraId="6322363D" w14:textId="77777777">
      <w:pPr>
        <w:pBdr>
          <w:top w:val="none" w:color="000000" w:sz="4" w:space="0"/>
          <w:left w:val="none" w:color="000000" w:sz="4" w:space="0"/>
          <w:bottom w:val="none" w:color="000000" w:sz="4" w:space="0"/>
          <w:right w:val="none" w:color="000000" w:sz="4" w:space="0"/>
        </w:pBdr>
        <w:tabs>
          <w:tab w:val="left" w:leader="none" w:pos="2610"/>
        </w:tabs>
        <w:spacing/>
        <w:ind/>
        <w:rPr/>
      </w:pPr>
      <w:r>
        <w:t xml:space="preserve">Descriçã</w:t>
      </w:r>
      <w:r>
        <w:t xml:space="preserve">o: o sistema deverá integrar uma API de processamento de imagens para aplicar automaticamente técnicas de proteção visual (desfoque de regiões sensíveis como rostos e placas) nas imagens anexadas às ocorrências antes de seu armazenamento e exibição. A API </w:t>
      </w:r>
      <w:r>
        <w:t xml:space="preserve">Cloudinary</w:t>
      </w:r>
      <w:r>
        <w:t xml:space="preserve"> é a solução planejada para essa funcionalidade, por oferecer tran</w:t>
      </w:r>
      <w:r>
        <w:t xml:space="preserve">sformações de imagem em tempo real via URL parametrizada, sem necessidade de processamento local no servidor. Toda imagem enviada ao sistema passará obrigatoriamente por esse tratamento antes de ser disponibilizada publicamente, em conformidade com a LGPD.</w:t>
      </w:r>
      <w:r/>
    </w:p>
    <w:p w14:paraId="3287B58D"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1B4CB193" w14:textId="77777777">
      <w:pPr>
        <w:pBdr/>
        <w:spacing/>
        <w:ind/>
        <w:rPr/>
      </w:pPr>
      <w:r>
        <w:t xml:space="preserve">b) Requisitos Éticos</w:t>
      </w:r>
      <w:r/>
    </w:p>
    <w:p w14:paraId="68451596" w14:textId="77777777">
      <w:pPr>
        <w:pBdr/>
        <w:spacing/>
        <w:ind/>
        <w:rPr/>
      </w:pPr>
      <w:r>
        <w:t xml:space="preserve">RNF15 – Uso responsável do sistema</w:t>
      </w:r>
      <w:r/>
    </w:p>
    <w:p w14:paraId="3D5A1CBE" w14:textId="77777777">
      <w:pPr>
        <w:pBdr/>
        <w:spacing/>
        <w:ind/>
        <w:rPr/>
      </w:pPr>
      <w:r>
        <w:t xml:space="preserve">Descrição: o sistema deverá apresentar os termos de uso e de privacidade ao usuário e requisitar o aceite antes de autorizar o seu acesso.</w:t>
      </w:r>
      <w:r/>
    </w:p>
    <w:p w14:paraId="450D8B86"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33AE801A" w14:textId="77777777">
      <w:pPr>
        <w:pBdr/>
        <w:spacing/>
        <w:ind/>
        <w:rPr/>
      </w:pPr>
      <w:r>
        <w:t xml:space="preserve">5.1.2.4 Requisitos de Segurança da Informação</w:t>
      </w:r>
      <w:r/>
    </w:p>
    <w:p w14:paraId="487538EA" w14:textId="77777777">
      <w:pPr>
        <w:pBdr/>
        <w:spacing/>
        <w:ind/>
        <w:rPr/>
      </w:pPr>
      <w:r>
        <w:t xml:space="preserve">a) Requisitos de Segurança (confiabilidade, disponibilidade, autenticidade e integridade)</w:t>
      </w:r>
      <w:r/>
    </w:p>
    <w:p w14:paraId="5415502F" w14:textId="77777777">
      <w:pPr>
        <w:pBdr/>
        <w:spacing/>
        <w:ind/>
        <w:rPr/>
      </w:pPr>
      <w:r>
        <w:t xml:space="preserve">RNF16 – Autenticação de usuário robusta </w:t>
      </w:r>
      <w:r/>
    </w:p>
    <w:p w14:paraId="50B1F97C" w14:textId="77777777">
      <w:pPr>
        <w:pBdr/>
        <w:spacing/>
        <w:ind/>
        <w:rPr/>
      </w:pPr>
      <w:r>
        <w:t xml:space="preserve">Descrição: o sistema deverá garantir a autenticidade dos usuários por meio da criptografia de senhas utilizando o algoritmo </w:t>
      </w:r>
      <w:r>
        <w:rPr>
          <w:i/>
          <w:iCs/>
        </w:rPr>
        <w:t xml:space="preserve">BCrypt</w:t>
      </w:r>
      <w:r>
        <w:rPr>
          <w:i/>
          <w:iCs/>
        </w:rPr>
        <w:t xml:space="preserve"> </w:t>
      </w:r>
      <w:r>
        <w:t xml:space="preserve">no </w:t>
      </w:r>
      <w:r>
        <w:rPr>
          <w:i/>
          <w:iCs/>
        </w:rPr>
        <w:t xml:space="preserve">backend</w:t>
      </w:r>
      <w:r>
        <w:rPr>
          <w:i/>
          <w:iCs/>
        </w:rPr>
        <w:t xml:space="preserve"> </w:t>
      </w:r>
      <w:r>
        <w:t xml:space="preserve">Java. O gerenciamento de sessões será realizado via tokens J</w:t>
      </w:r>
      <w:r>
        <w:rPr>
          <w:iCs/>
        </w:rPr>
        <w:t xml:space="preserve">SON </w:t>
      </w:r>
      <w:r>
        <w:rPr>
          <w:i/>
          <w:iCs/>
        </w:rPr>
        <w:t xml:space="preserve">Web Token </w:t>
      </w:r>
      <w:r>
        <w:rPr>
          <w:iCs/>
        </w:rPr>
        <w:t xml:space="preserve">(JWT</w:t>
      </w:r>
      <w:r>
        <w:t xml:space="preserve">), assegurando a integridade da comunicação sem estado (</w:t>
      </w:r>
      <w:r>
        <w:rPr>
          <w:i/>
          <w:iCs/>
        </w:rPr>
        <w:t xml:space="preserve">stateless</w:t>
      </w:r>
      <w:r>
        <w:t xml:space="preserve">). Adicionalmente, para os perfis de Funcionário e Administrador, será exigida a implementação de Autenticação Multifator (MFA) como camada adicional de segurança para o acesso às áreas administrativas.</w:t>
      </w:r>
      <w:r/>
    </w:p>
    <w:p w14:paraId="56BCDECA" w14:textId="77777777">
      <w:pPr>
        <w:pBdr/>
        <w:spacing/>
        <w:ind/>
        <w:rPr/>
      </w:pPr>
      <w:r>
        <w:t xml:space="preserve">Prioridade: essencial</w:t>
      </w:r>
      <w:r/>
    </w:p>
    <w:p w14:paraId="26BBD5EF" w14:textId="77777777">
      <w:pPr>
        <w:pBdr/>
        <w:spacing/>
        <w:ind/>
        <w:rPr/>
      </w:pPr>
      <w:r>
        <w:t xml:space="preserve">RNF17 – Integridade e proteção dos dados</w:t>
      </w:r>
      <w:r/>
    </w:p>
    <w:p w14:paraId="0F0AF08B" w14:textId="77777777">
      <w:pPr>
        <w:pBdr/>
        <w:spacing/>
        <w:ind/>
        <w:rPr/>
      </w:pPr>
      <w:r>
        <w:t>Descrição: a integridade dos dados armazenados no banco de dados PostgreSQL (versão 18) deverá ser assegurada por políticas de restrição de acesso e integridade referencial. A proteção durante o tráfego de dados entre o front-end desenvolvido em Angular (versão 19) e o back-end será garantida pelo uso mandatório de protocolos de comunicação criptografados sob o padrão TLS/SSL (HTTPS). No repositório de dados, os atributos sensíveis não são gravados em texto claro, observando-se o seguinte tratamento criptográfico: (a) user.password — resumo criptográfico BCrypt, com sal e fator de custo, irreversível por construção; (b) occurrence.anonymous_tracking_code_hash — resumo SHA-256 do código de acompanhamento anônimo, cujo valor em texto claro é apresentado uma única vez ao autor e não é retido pelo sistema; (c) occurrence.ip_address — resumo SHA-256 do endereço de rede do autor de ocorrência anônima, gravado exclusivamente para a apuração do limite diário de registros previsto no RF08, de modo que o endereço original não seja recuperável; (d) user.mfa_secret — segredo do segundo fator de autenticação, mantido cifrado e jamais exposto nas respostas da interface de programação de aplicações; (e) password_reset_token.token — valor aleatório de uso único, com prazo de validade e marcação de consumo; e (f) o segredo de assinatura dos tokens JSON Web Token e as credenciais dos serviços de terceiros, mantidos fora do controle de versão e providos por variáveis de ambiente. Os atributos de identificação pessoal não sensíveis — nome, endereço de correio eletrônico e endereço residencial — são armazenados em texto claro, por serem indispensáveis à operação do sistema, e protegidos pelo controle de acesso por perfil e pelo tráfego cifrado.</w:t>
      </w:r>
    </w:p>
    <w:p w14:paraId="31BAB93F" w14:textId="77777777">
      <w:pPr>
        <w:pBdr/>
        <w:spacing/>
        <w:ind/>
        <w:rPr/>
      </w:pPr>
      <w:r>
        <w:t xml:space="preserve">Prioridade: essencial</w:t>
      </w:r>
      <w:r/>
    </w:p>
    <w:p w14:paraId="63617AEE" w14:textId="77777777">
      <w:pPr>
        <w:pBdr/>
        <w:spacing/>
        <w:ind/>
        <w:rPr/>
      </w:pPr>
      <w:r>
        <w:t xml:space="preserve">RNF18 – Disponibilidade do sistema</w:t>
      </w:r>
      <w:r/>
    </w:p>
    <w:p w14:paraId="2DB5DC85" w14:textId="77777777">
      <w:pPr>
        <w:pBdr/>
        <w:spacing/>
        <w:ind/>
        <w:rPr/>
      </w:pPr>
      <w:r>
        <w:t xml:space="preserve">Descrição: o sistema deve manter um índice de disponibilidade (</w:t>
      </w:r>
      <w:r>
        <w:rPr>
          <w:i/>
          <w:iCs/>
        </w:rPr>
        <w:t xml:space="preserve">Uptime</w:t>
      </w:r>
      <w:r>
        <w:t xml:space="preserve">) de no mínimo 99%, com janelas de manutenção programadas em horários de baixa utilização.</w:t>
      </w:r>
      <w:r/>
    </w:p>
    <w:p w14:paraId="34D9AEE9" w14:textId="77777777">
      <w:pPr>
        <w:pBdr/>
        <w:spacing/>
        <w:ind/>
        <w:rPr/>
      </w:pPr>
      <w:r>
        <w:t xml:space="preserve">Prioridade: essencial</w:t>
      </w:r>
      <w:r/>
    </w:p>
    <w:p w14:paraId="1E17FD42" w14:textId="77777777">
      <w:pPr>
        <w:pBdr/>
        <w:spacing/>
        <w:ind/>
        <w:rPr/>
      </w:pPr>
      <w:r>
        <w:t xml:space="preserve">b) Requisitos Legais</w:t>
      </w:r>
      <w:r/>
    </w:p>
    <w:p w14:paraId="195B93F0" w14:textId="77777777">
      <w:pPr>
        <w:pBdr/>
        <w:spacing/>
        <w:ind/>
        <w:rPr/>
      </w:pPr>
      <w:r>
        <w:t xml:space="preserve">RNF19 – Termos de uso e políticas de acesso</w:t>
      </w:r>
      <w:r/>
    </w:p>
    <w:p w14:paraId="6947122F" w14:textId="77777777">
      <w:pPr>
        <w:pBdr/>
        <w:spacing/>
        <w:ind/>
        <w:rPr/>
      </w:pPr>
      <w:r>
        <w:t xml:space="preserve">Descrição: </w:t>
      </w:r>
      <w:r>
        <w:rPr>
          <w:color w:val="000000"/>
        </w:rPr>
        <w:t xml:space="preserve">o sistema deve implementar termos de uso e políticas de privacidade aceitos obrigatoriamente no cadastro, conforme a LGPD. As senhas devem seguir uma política de complexidade mínima de 8 caracteres, incluindo letras, números e caracteres especiais.</w:t>
      </w:r>
      <w:r/>
    </w:p>
    <w:p w14:paraId="66919786" w14:textId="77777777">
      <w:pPr>
        <w:pBdr/>
        <w:spacing/>
        <w:ind/>
        <w:rPr/>
      </w:pPr>
      <w:r>
        <w:t xml:space="preserve">RNF20 – Conformidade com a LGPD</w:t>
      </w:r>
      <w:r/>
    </w:p>
    <w:p w14:paraId="7A6ED295" w14:textId="77777777">
      <w:pPr>
        <w:pBdr/>
        <w:spacing/>
        <w:ind/>
        <w:rPr/>
      </w:pPr>
      <w:r>
        <w:t xml:space="preserve">Descrição: o tratamento de dados pessoais e de geolocalização deverá seguir rigorosamente a LGPD (Lei nº 13.709/2018), garantindo o direito à exclusão de dados, anonimização e a segurança dos dados sensíveis.</w:t>
      </w:r>
      <w:r/>
    </w:p>
    <w:p w14:paraId="08919558" w14:textId="77777777">
      <w:pPr>
        <w:pBdr>
          <w:top w:val="none" w:color="000000" w:sz="4" w:space="0"/>
          <w:left w:val="none" w:color="000000" w:sz="4" w:space="0"/>
          <w:bottom w:val="none" w:color="000000" w:sz="4" w:space="0"/>
          <w:right w:val="none" w:color="000000" w:sz="4" w:space="0"/>
        </w:pBdr>
        <w:spacing/>
        <w:ind/>
        <w:rPr/>
      </w:pPr>
      <w:r>
        <w:t xml:space="preserve">Prioridade: essencial.</w:t>
      </w:r>
      <w:r/>
    </w:p>
    <w:p w14:paraId="541B0425" w14:textId="77777777">
      <w:pPr>
        <w:pBdr/>
        <w:spacing/>
        <w:ind/>
        <w:rPr/>
      </w:pPr>
      <w:r/>
      <w:r/>
    </w:p>
    <w:p w14:paraId="2B7ADB9B" w14:textId="77777777">
      <w:pPr>
        <w:pStyle w:val="1637"/>
        <w:pBdr/>
        <w:spacing/>
        <w:ind/>
        <w:rPr/>
      </w:pPr>
      <w:r/>
      <w:bookmarkStart w:id="32" w:name="_Toc32"/>
      <w:r>
        <w:t xml:space="preserve">5.1.3 Principais Regras de Negócio</w:t>
      </w:r>
      <w:r/>
      <w:bookmarkEnd w:id="32"/>
      <w:r/>
      <w:r/>
    </w:p>
    <w:p w14:paraId="23478CD2" w14:textId="77777777">
      <w:pPr>
        <w:pBdr>
          <w:top w:val="none" w:color="000000" w:sz="4" w:space="0"/>
          <w:left w:val="none" w:color="000000" w:sz="4" w:space="0"/>
          <w:bottom w:val="none" w:color="000000" w:sz="4" w:space="0"/>
          <w:right w:val="none" w:color="000000" w:sz="4" w:space="0"/>
        </w:pBdr>
        <w:spacing/>
        <w:ind/>
        <w:rPr/>
      </w:pPr>
      <w:r>
        <w:t xml:space="preserve">As regras de negócio definem as restrições e comportamentos lógicos que o sistema deve seguir, a fim de garantir a integridade dos processos de zeladoria urbana.</w:t>
      </w:r>
      <w:r/>
    </w:p>
    <w:p w14:paraId="0AF22105" w14:textId="77777777">
      <w:pPr>
        <w:pBdr/>
        <w:spacing/>
        <w:ind/>
        <w:rPr/>
      </w:pPr>
      <w:r>
        <w:t xml:space="preserve">RN01 – Validação de cadastro e dados obrigatórios</w:t>
      </w:r>
      <w:r/>
    </w:p>
    <w:p w14:paraId="05E9704C" w14:textId="77777777">
      <w:pPr>
        <w:pBdr/>
        <w:spacing/>
        <w:ind/>
        <w:rPr/>
      </w:pPr>
      <w:r>
        <w:t xml:space="preserve">Para o perfil Cidadão, a informação do município de residência será obrigatória para fins de estratificação de dados. </w:t>
      </w:r>
      <w:r/>
    </w:p>
    <w:p w14:paraId="6785BEEA" w14:textId="77777777">
      <w:pPr>
        <w:pBdr/>
        <w:spacing/>
        <w:ind/>
        <w:rPr/>
      </w:pPr>
      <w:r>
        <w:t xml:space="preserve">Relacionado aos requisitos: RF01.</w:t>
      </w:r>
      <w:r/>
    </w:p>
    <w:p w14:paraId="10FA16C4" w14:textId="77777777">
      <w:pPr>
        <w:pBdr/>
        <w:spacing/>
        <w:ind/>
        <w:rPr/>
      </w:pPr>
      <w:r>
        <w:t xml:space="preserve">RN02 – Geração automática de protocolo</w:t>
      </w:r>
      <w:r/>
    </w:p>
    <w:p w14:paraId="65480510" w14:textId="77777777">
      <w:pPr>
        <w:pBdr/>
        <w:spacing/>
        <w:ind/>
        <w:rPr/>
      </w:pPr>
      <w:r>
        <w:t xml:space="preserve">No ato da submissão bem-sucedida de qualquer ocorrência (identificada ou anônima), o sistema deverá gerar um identificador alfanumérico único e imutável. Este código deve ser exibido ao usuário e registrado com a data e horário da criação.</w:t>
      </w:r>
      <w:r/>
    </w:p>
    <w:p w14:paraId="16F728EE" w14:textId="77777777">
      <w:pPr>
        <w:pBdr/>
        <w:spacing/>
        <w:ind/>
        <w:rPr/>
      </w:pPr>
      <w:r>
        <w:t xml:space="preserve">Relacionado aos requisitos: RF07, RF08 e RF11.</w:t>
      </w:r>
      <w:r/>
    </w:p>
    <w:p w14:paraId="22E9FE71" w14:textId="77777777">
      <w:pPr>
        <w:pBdr/>
        <w:spacing/>
        <w:ind/>
        <w:rPr/>
      </w:pPr>
      <w:r>
        <w:t xml:space="preserve">RN03 – Hierarquia de alteração de status do protocolo</w:t>
      </w:r>
      <w:r/>
    </w:p>
    <w:p w14:paraId="05D2EF93" w14:textId="77777777">
      <w:pPr>
        <w:pBdr/>
        <w:spacing/>
        <w:ind/>
        <w:rPr/>
      </w:pPr>
      <w:r>
        <w:t xml:space="preserve">A transição de s</w:t>
      </w:r>
      <w:r>
        <w:t xml:space="preserve">tatus da ocorrência (Pendente → Em Andamento → Atendida, ou Indeferida mediante justificativa) é permitida aos perfis “Funcionário da administração pública” e “Administrador”. O sistema registrará qual usuário realizou a alteração e em qual data e horário.</w:t>
      </w:r>
      <w:r/>
    </w:p>
    <w:p w14:paraId="083D8890" w14:textId="77777777">
      <w:pPr>
        <w:pBdr/>
        <w:spacing/>
        <w:ind/>
        <w:rPr/>
      </w:pPr>
      <w:r>
        <w:t xml:space="preserve">Relacionados aos requisitos: RF12 e RF14.</w:t>
      </w:r>
      <w:r/>
    </w:p>
    <w:p w14:paraId="3BACAB98" w14:textId="77777777">
      <w:pPr>
        <w:pBdr/>
        <w:spacing/>
        <w:ind/>
        <w:rPr/>
      </w:pPr>
      <w:r>
        <w:t xml:space="preserve">RN04 – Definição de prioridade por categoria</w:t>
      </w:r>
      <w:r/>
    </w:p>
    <w:p w14:paraId="6A3FB14B" w14:textId="77777777">
      <w:pPr>
        <w:pBdr/>
        <w:spacing/>
        <w:ind/>
        <w:rPr/>
      </w:pPr>
      <w:r>
        <w:t xml:space="preserve">O nível de prioridade (baixa, média ou alta) não será modificado pelo cidadão. O sistema deverá atribuir o peso com base na categoria selecionada pelo cidadão (</w:t>
      </w:r>
      <w:r>
        <w:t xml:space="preserve">Ex</w:t>
      </w:r>
      <w:r>
        <w:t xml:space="preserve">: "Fios de alta tensão caídos" = Alta; "Poda de árvore em praça" = Baixa).</w:t>
      </w:r>
      <w:r/>
    </w:p>
    <w:p w14:paraId="28818A9A" w14:textId="77777777">
      <w:pPr>
        <w:pBdr/>
        <w:spacing/>
        <w:ind/>
        <w:rPr/>
      </w:pPr>
      <w:r>
        <w:t xml:space="preserve">Relacionado ao requisito: RF10.</w:t>
      </w:r>
      <w:r/>
    </w:p>
    <w:p w14:paraId="0CAEEF32" w14:textId="77777777">
      <w:pPr>
        <w:pBdr/>
        <w:spacing/>
        <w:ind/>
        <w:rPr/>
      </w:pPr>
      <w:r>
        <w:t xml:space="preserve">RN05 – Restrição de exposição de dados (LGPD)</w:t>
      </w:r>
      <w:r/>
    </w:p>
    <w:p w14:paraId="2E1AFBF3" w14:textId="77777777">
      <w:pPr>
        <w:pBdr/>
        <w:spacing/>
        <w:ind/>
        <w:rPr/>
      </w:pPr>
      <w:r>
        <w:t xml:space="preserve">Em ocorrências anônimas, o sistema deverá omitir qu</w:t>
      </w:r>
      <w:r>
        <w:t xml:space="preserve">alquer vínculo com o endereço IP ou metadados que possam identificar o autor. Para ocorrências identificadas, os dados do cidadão ficarão visíveis apenas para os perfis Funcionário e Administrador, além do próprio cidadão autor da ocorrência (RF11 e RF12).</w:t>
      </w:r>
      <w:r/>
    </w:p>
    <w:p w14:paraId="5C406840" w14:textId="77777777">
      <w:pPr>
        <w:pBdr/>
        <w:spacing/>
        <w:ind/>
        <w:rPr/>
      </w:pPr>
      <w:r>
        <w:t xml:space="preserve">Relacionado ao requisito: RF02, RF06, RF08 e RF14.</w:t>
      </w:r>
      <w:r/>
    </w:p>
    <w:p w14:paraId="2DEC4A53" w14:textId="77777777">
      <w:pPr>
        <w:pBdr/>
        <w:spacing/>
        <w:ind/>
        <w:rPr/>
      </w:pPr>
      <w:r>
        <w:t xml:space="preserve">RN06 – Detecção de duplicidade de ocorrência por local geográfico</w:t>
      </w:r>
      <w:r/>
    </w:p>
    <w:p w14:paraId="5CEC1B48" w14:textId="77777777">
      <w:pPr>
        <w:pBdr/>
        <w:spacing/>
        <w:ind/>
        <w:rPr/>
      </w:pPr>
      <w:r>
        <w:t xml:space="preserve">Ao iniciar um novo registro, o sistema verificará se já existe uma ocorrência ativa da mesma categoria em um raio de 50 metros. Caso positivo, o sistema emitirá um alerta ao usuário, permitindo que ele apenas "reforce" o protocolo existente em vez de </w:t>
      </w:r>
      <w:r>
        <w:t xml:space="preserve">criar um novo</w:t>
      </w:r>
      <w:r>
        <w:t xml:space="preserve">. </w:t>
      </w:r>
      <w:r/>
    </w:p>
    <w:p w14:paraId="68DF7DC8" w14:textId="77777777">
      <w:pPr>
        <w:pBdr/>
        <w:spacing/>
        <w:ind/>
        <w:rPr>
          <w:color w:val="000000"/>
        </w:rPr>
      </w:pPr>
      <w:r>
        <w:t xml:space="preserve">Relacionado ao requisito: RF09, RF11 e RF16</w:t>
      </w:r>
      <w:r>
        <w:rPr>
          <w:color w:val="000000"/>
        </w:rPr>
        <w:t xml:space="preserve">.</w:t>
      </w:r>
      <w:r>
        <w:rPr>
          <w:color w:val="000000"/>
        </w:rPr>
      </w:r>
      <w:r>
        <w:rPr>
          <w:color w:val="000000"/>
        </w:rPr>
      </w:r>
    </w:p>
    <w:p w14:paraId="60E95FAF" w14:textId="77777777">
      <w:pPr>
        <w:pBdr/>
        <w:spacing/>
        <w:ind/>
        <w:rPr/>
      </w:pPr>
      <w:r/>
      <w:r/>
    </w:p>
    <w:p w14:paraId="7408AA57" w14:textId="77777777">
      <w:pPr>
        <w:pStyle w:val="1636"/>
        <w:pBdr/>
        <w:spacing/>
        <w:ind/>
        <w:rPr/>
      </w:pPr>
      <w:r/>
      <w:bookmarkStart w:id="33" w:name="_Toc33"/>
      <w:r>
        <w:t xml:space="preserve">5.2 ANÁLISE DOS REQUISITOS</w:t>
      </w:r>
      <w:r/>
      <w:bookmarkEnd w:id="33"/>
      <w:r/>
      <w:r/>
    </w:p>
    <w:p w14:paraId="0B7BCFC8" w14:textId="77777777">
      <w:pPr>
        <w:pStyle w:val="1637"/>
        <w:pBdr/>
        <w:spacing/>
        <w:ind/>
        <w:rPr>
          <w:color w:val="00b050"/>
        </w:rPr>
      </w:pPr>
      <w:r/>
      <w:bookmarkStart w:id="34" w:name="_Toc34"/>
      <w:r>
        <w:t xml:space="preserve">5.2.1 Visão Funcional</w:t>
      </w:r>
      <w:r/>
      <w:bookmarkEnd w:id="34"/>
      <w:r/>
      <w:r>
        <w:rPr>
          <w:color w:val="00b050"/>
        </w:rPr>
      </w:r>
    </w:p>
    <w:p w14:paraId="27DEEF05" w14:textId="77777777">
      <w:pPr>
        <w:pBdr>
          <w:top w:val="none" w:color="000000" w:sz="4" w:space="0"/>
          <w:left w:val="none" w:color="000000" w:sz="4" w:space="0"/>
          <w:bottom w:val="none" w:color="000000" w:sz="4" w:space="0"/>
          <w:right w:val="none" w:color="000000" w:sz="4" w:space="0"/>
        </w:pBdr>
        <w:spacing/>
        <w:ind/>
        <w:rPr/>
      </w:pPr>
      <w:r>
        <w:t xml:space="preserve">A visã</w:t>
      </w:r>
      <w:r>
        <w:t xml:space="preserve">o funcional do sistema será representada por meio de Diagramas de Casos de Uso, que descrevem as interações entre os atores e o sistema. Esses diagramas permitem visualizar o escopo das funcionalidades e os limites de acesso de cada papel de ator esperado.</w:t>
      </w:r>
      <w:r/>
    </w:p>
    <w:p w14:paraId="2E84519C" w14:textId="77777777">
      <w:pPr>
        <w:pBdr/>
        <w:spacing/>
        <w:ind/>
        <w:rPr/>
      </w:pPr>
      <w:r>
        <w:t xml:space="preserve">Os diagramas de casos de uso e suas respectivas descrições detalhadas (</w:t>
      </w:r>
      <w:r>
        <w:t xml:space="preserve">cenários principal</w:t>
      </w:r>
      <w:r>
        <w:t xml:space="preserve"> e alternativos) encontram-se no Apêndice C.</w:t>
      </w:r>
      <w:r/>
    </w:p>
    <w:p w14:paraId="253B8964" w14:textId="77777777">
      <w:pPr>
        <w:pStyle w:val="1637"/>
        <w:pBdr/>
        <w:spacing/>
        <w:ind/>
        <w:rPr/>
      </w:pPr>
      <w:r/>
      <w:r/>
    </w:p>
    <w:p w14:paraId="7812923F" w14:textId="77777777">
      <w:pPr>
        <w:pStyle w:val="1637"/>
        <w:pBdr/>
        <w:spacing/>
        <w:ind/>
        <w:rPr/>
      </w:pPr>
      <w:r/>
      <w:bookmarkStart w:id="35" w:name="_Toc35"/>
      <w:r>
        <w:t xml:space="preserve">5.2.2 Modelo Conceitual dos Dados</w:t>
      </w:r>
      <w:r/>
      <w:bookmarkEnd w:id="35"/>
      <w:r/>
      <w:r/>
    </w:p>
    <w:p w14:paraId="7B8181AE" w14:textId="77777777">
      <w:pPr>
        <w:pBdr>
          <w:top w:val="none" w:color="000000" w:sz="4" w:space="0"/>
          <w:left w:val="none" w:color="000000" w:sz="4" w:space="0"/>
          <w:bottom w:val="none" w:color="000000" w:sz="4" w:space="0"/>
          <w:right w:val="none" w:color="000000" w:sz="4" w:space="0"/>
        </w:pBdr>
        <w:spacing/>
        <w:ind/>
        <w:rPr/>
      </w:pPr>
      <w:r>
        <w:t xml:space="preserve">O modelo conceitual do sistema "F</w:t>
      </w:r>
      <w:r>
        <w:t xml:space="preserve">ala, Cidade!" está estruturado para refletir com precisão as regras de negócio e os fluxos de zeladoria urbana necessários. A modelagem adota o modelo entidade-relacionamento (MER), com entidades, atributos e relacionamentos do domínio de dados do sistema.</w:t>
      </w:r>
      <w:r/>
    </w:p>
    <w:p w14:paraId="3258E7B9" w14:textId="77777777">
      <w:pPr>
        <w:pBdr/>
        <w:spacing/>
        <w:ind/>
        <w:rPr/>
      </w:pPr>
      <w:r>
        <w:t xml:space="preserve">As principais entidades e seus relacionamentos encontram-se estruturadas da seguinte forma:</w:t>
      </w:r>
      <w:r/>
    </w:p>
    <w:p w14:paraId="17BE7342" w14:textId="77777777">
      <w:pPr>
        <w:pBdr/>
        <w:spacing/>
        <w:ind/>
        <w:rPr/>
      </w:pPr>
      <w:r>
        <w:t xml:space="preserve">a) a entidade </w:t>
      </w:r>
      <w:r>
        <w:rPr>
          <w:i/>
          <w:iCs/>
        </w:rPr>
        <w:t xml:space="preserve">User</w:t>
      </w:r>
      <w:r>
        <w:rPr>
          <w:i/>
          <w:iCs/>
        </w:rPr>
        <w:t xml:space="preserve"> é </w:t>
      </w:r>
      <w:r>
        <w:rPr>
          <w:iCs/>
        </w:rPr>
        <w:t xml:space="preserve">uma </w:t>
      </w:r>
      <w:r>
        <w:t xml:space="preserve"> entidade</w:t>
      </w:r>
      <w:r>
        <w:t xml:space="preserve"> que representa as credenciais de autenticação e os metadados de auditoria (como </w:t>
      </w:r>
      <w:r>
        <w:rPr>
          <w:i/>
          <w:iCs/>
        </w:rPr>
        <w:t xml:space="preserve">created_at</w:t>
      </w:r>
      <w:r>
        <w:t xml:space="preserve"> e </w:t>
      </w:r>
      <w:r>
        <w:rPr>
          <w:i/>
          <w:iCs/>
        </w:rPr>
        <w:t xml:space="preserve">is_active</w:t>
      </w:r>
      <w:r>
        <w:t xml:space="preserve">). Dela derivam as especializações </w:t>
      </w:r>
      <w:r>
        <w:rPr>
          <w:i/>
          <w:iCs/>
        </w:rPr>
        <w:t xml:space="preserve">Administrator</w:t>
      </w:r>
      <w:r>
        <w:t xml:space="preserve">, </w:t>
      </w:r>
      <w:r>
        <w:rPr>
          <w:i/>
          <w:iCs/>
        </w:rPr>
        <w:t xml:space="preserve">Employee</w:t>
      </w:r>
      <w:r>
        <w:rPr>
          <w:i/>
          <w:iCs/>
        </w:rPr>
        <w:t xml:space="preserve"> </w:t>
      </w:r>
      <w:r>
        <w:t xml:space="preserve">e </w:t>
      </w:r>
      <w:r>
        <w:rPr>
          <w:i/>
          <w:iCs/>
        </w:rPr>
        <w:t xml:space="preserve">Citizen </w:t>
      </w:r>
      <w:r>
        <w:t xml:space="preserve">por meio de um vínculo de herança, garantindo que cada papel possua atributos específicos e permissões restritas conforme o nível de acesso;</w:t>
      </w:r>
      <w:r/>
    </w:p>
    <w:p w14:paraId="005876A9" w14:textId="77777777">
      <w:pPr>
        <w:pBdr/>
        <w:spacing/>
        <w:ind/>
        <w:rPr/>
      </w:pPr>
      <w:r>
        <w:rPr>
          <w:highlight w:val="white"/>
        </w:rPr>
        <w:t xml:space="preserve">b) </w:t>
      </w:r>
      <w:r>
        <w:t xml:space="preserve">a entidade </w:t>
      </w:r>
      <w:r>
        <w:rPr>
          <w:i/>
          <w:iCs/>
        </w:rPr>
        <w:t xml:space="preserve">Occurrence</w:t>
      </w:r>
      <w:r>
        <w:rPr>
          <w:i/>
          <w:iCs/>
        </w:rPr>
        <w:t xml:space="preserve"> </w:t>
      </w:r>
      <w:r>
        <w:t xml:space="preserve">é entidade que representa um evento, notificação ou necessidade do usuário, incluindo o atributo </w:t>
      </w:r>
      <w:r>
        <w:rPr>
          <w:i/>
          <w:iCs/>
        </w:rPr>
        <w:t xml:space="preserve">protocol_number</w:t>
      </w:r>
      <w:r>
        <w:t xml:space="preserve"> gerado de forma automática e imutável. Esta entidade associa-se à </w:t>
      </w:r>
      <w:r>
        <w:rPr>
          <w:i/>
          <w:iCs/>
        </w:rPr>
        <w:t xml:space="preserve">Classification</w:t>
      </w:r>
      <w:r>
        <w:rPr>
          <w:i/>
          <w:iCs/>
        </w:rPr>
        <w:t xml:space="preserve"> </w:t>
      </w:r>
      <w:r>
        <w:t xml:space="preserve">para a definição automatizada da prioridade do atendimento e relaciona-se com </w:t>
      </w:r>
      <w:r>
        <w:rPr>
          <w:i/>
          <w:iCs/>
        </w:rPr>
        <w:t xml:space="preserve">Media</w:t>
      </w:r>
      <w:r>
        <w:rPr>
          <w:i/>
          <w:iCs/>
        </w:rPr>
        <w:t xml:space="preserve"> </w:t>
      </w:r>
      <w:r>
        <w:t xml:space="preserve">para o armazenamento e vínculo das mídias anexadas como evidência visual pelo cidadão;</w:t>
      </w:r>
      <w:r/>
    </w:p>
    <w:p w14:paraId="5CCCD00A" w14:textId="77777777">
      <w:pPr>
        <w:pBdr/>
        <w:spacing/>
        <w:ind/>
        <w:rPr/>
      </w:pPr>
      <w:r>
        <w:t xml:space="preserve">c) o relacionamento com a entidade </w:t>
      </w:r>
      <w:r>
        <w:rPr>
          <w:i/>
          <w:iCs/>
        </w:rPr>
        <w:t xml:space="preserve">City </w:t>
      </w:r>
      <w:r>
        <w:t xml:space="preserve">garante o vínculo de cada ocorrência a um município específico. Essa modelagem visa manter a aproximação do usuário ao seu território e subsidiar a geração de relatórios gerenciais e </w:t>
      </w:r>
      <w:r>
        <w:rPr>
          <w:i/>
        </w:rPr>
        <w:t xml:space="preserve">dashboards </w:t>
      </w:r>
      <w:r>
        <w:t xml:space="preserve">regionalizados para a administração pública.</w:t>
      </w:r>
      <w:r/>
    </w:p>
    <w:p w14:paraId="3855F4A3" w14:textId="77777777">
      <w:pPr>
        <w:pBdr/>
        <w:spacing/>
        <w:ind/>
        <w:rPr>
          <w:color w:val="000000"/>
        </w:rPr>
      </w:pPr>
      <w:r>
        <w:rPr>
          <w:color w:val="000000"/>
        </w:rPr>
        <w:t xml:space="preserve">d) o modelo reflete o trâmite administrativo urbano por meio do relacionamento entre as entidades </w:t>
      </w:r>
      <w:r>
        <w:rPr>
          <w:i/>
          <w:iCs/>
          <w:color w:val="000000"/>
        </w:rPr>
        <w:t xml:space="preserve">Occurrence</w:t>
      </w:r>
      <w:r>
        <w:rPr>
          <w:i/>
          <w:iCs/>
          <w:color w:val="000000"/>
        </w:rPr>
        <w:t xml:space="preserve"> </w:t>
      </w:r>
      <w:r>
        <w:rPr>
          <w:color w:val="000000"/>
        </w:rPr>
        <w:t xml:space="preserve">e </w:t>
      </w:r>
      <w:r>
        <w:rPr>
          <w:i/>
          <w:iCs/>
          <w:color w:val="000000"/>
        </w:rPr>
        <w:t xml:space="preserve">Department</w:t>
      </w:r>
      <w:r>
        <w:rPr>
          <w:color w:val="000000"/>
        </w:rPr>
        <w:t xml:space="preserve">, assegurando o encaminhamento correto da demanda ao setor competente;</w:t>
      </w:r>
      <w:r>
        <w:rPr>
          <w:color w:val="000000"/>
        </w:rPr>
      </w:r>
      <w:r>
        <w:rPr>
          <w:color w:val="000000"/>
        </w:rPr>
      </w:r>
    </w:p>
    <w:p w14:paraId="5496F3BF" w14:textId="77777777">
      <w:pPr>
        <w:pBdr/>
        <w:spacing/>
        <w:ind/>
        <w:rPr/>
      </w:pPr>
      <w:r>
        <w:rPr>
          <w:color w:val="000000"/>
        </w:rPr>
        <w:t xml:space="preserve">e) a entidade associativa </w:t>
      </w:r>
      <w:r>
        <w:rPr>
          <w:i/>
          <w:iCs/>
          <w:color w:val="000000"/>
        </w:rPr>
        <w:t xml:space="preserve">Occurrence_History</w:t>
      </w:r>
      <w:r>
        <w:rPr>
          <w:color w:val="000000"/>
        </w:rPr>
        <w:t xml:space="preserve">, é responsável pelos dados do histórico de trâmites e alterações de </w:t>
      </w:r>
      <w:r>
        <w:rPr>
          <w:i/>
          <w:color w:val="000000"/>
        </w:rPr>
        <w:t xml:space="preserve">status</w:t>
      </w:r>
      <w:r>
        <w:rPr>
          <w:color w:val="000000"/>
        </w:rPr>
        <w:t xml:space="preserve">.</w:t>
      </w:r>
      <w:r/>
    </w:p>
    <w:p w14:paraId="3E11BAC2" w14:textId="77777777">
      <w:pPr>
        <w:pBdr/>
        <w:spacing/>
        <w:ind/>
        <w:rPr/>
      </w:pPr>
      <w:r>
        <w:t xml:space="preserve">O Diagrama Entidade-Relacionamento (DER) completo encontra-se no Apêndice D.</w:t>
      </w:r>
      <w:r/>
    </w:p>
    <w:p w14:paraId="49366C2F" w14:textId="77777777">
      <w:pPr>
        <w:pBdr/>
        <w:spacing/>
        <w:ind/>
        <w:rPr/>
      </w:pPr>
      <w:r/>
      <w:r/>
    </w:p>
    <w:p w14:paraId="47E11A65" w14:textId="77777777">
      <w:pPr>
        <w:pStyle w:val="1637"/>
        <w:pBdr/>
        <w:spacing/>
        <w:ind/>
        <w:rPr/>
      </w:pPr>
      <w:r/>
      <w:bookmarkStart w:id="36" w:name="_Toc36"/>
      <w:r>
        <w:t xml:space="preserve">5.2.3 Modelo Inicial da Interface de Usuário</w:t>
      </w:r>
      <w:r/>
      <w:bookmarkEnd w:id="36"/>
      <w:r/>
      <w:r/>
    </w:p>
    <w:p w14:paraId="21BE6DEF" w14:textId="77777777">
      <w:pPr>
        <w:pBdr>
          <w:top w:val="none" w:color="000000" w:sz="4" w:space="0"/>
          <w:left w:val="none" w:color="000000" w:sz="4" w:space="0"/>
          <w:bottom w:val="none" w:color="000000" w:sz="4" w:space="0"/>
          <w:right w:val="none" w:color="000000" w:sz="4" w:space="0"/>
        </w:pBdr>
        <w:spacing/>
        <w:ind/>
        <w:rPr/>
      </w:pPr>
      <w:r>
        <w:t xml:space="preserve">O modelo inicial da interface de usuário foi projetado sob os princípios de </w:t>
      </w:r>
      <w:r>
        <w:rPr>
          <w:i/>
        </w:rPr>
        <w:t xml:space="preserve">User</w:t>
      </w:r>
      <w:r>
        <w:rPr>
          <w:i/>
        </w:rPr>
        <w:t xml:space="preserve"> Experience</w:t>
      </w:r>
      <w:r>
        <w:t xml:space="preserve"> (UX) e </w:t>
      </w:r>
      <w:r>
        <w:rPr>
          <w:i/>
        </w:rPr>
        <w:t xml:space="preserve">User</w:t>
      </w:r>
      <w:r>
        <w:rPr>
          <w:i/>
        </w:rPr>
        <w:t xml:space="preserve"> Interface</w:t>
      </w:r>
      <w:r>
        <w:t xml:space="preserve"> (UI), com enfoque em uma navegação intuitiva e minimalista para reduzir a carga cognitiva do cidadão. Os protótipos contemplam o fluxo principal do sistema, incluindo:</w:t>
      </w:r>
      <w:r/>
    </w:p>
    <w:p w14:paraId="218C2A1D" w14:textId="77777777">
      <w:pPr>
        <w:pBdr/>
        <w:spacing/>
        <w:ind/>
        <w:rPr/>
      </w:pPr>
      <w:r>
        <w:t xml:space="preserve">a) páginas de autenticação e cadastro: interfaces simplificadas que incorporam o aceite aos termos de uso e privacidade;</w:t>
      </w:r>
      <w:r/>
    </w:p>
    <w:p w14:paraId="19386E88" w14:textId="77777777">
      <w:pPr>
        <w:pBdr/>
        <w:spacing/>
        <w:ind/>
        <w:rPr/>
      </w:pPr>
      <w:r>
        <w:t xml:space="preserve">b) fluxo de registro de ocorrência: formulário dinâmico com suporte a anexos e integração visual com mapas para geolocalização;</w:t>
      </w:r>
      <w:r/>
    </w:p>
    <w:p w14:paraId="24F522A3" w14:textId="77777777">
      <w:pPr>
        <w:pBdr/>
        <w:spacing/>
        <w:ind/>
        <w:rPr/>
      </w:pPr>
      <w:r>
        <w:t xml:space="preserve">c) área do cidadão: painel para acompanhamento de protocolos e histórico de notificações;</w:t>
      </w:r>
      <w:r/>
    </w:p>
    <w:p w14:paraId="6B3E88C6" w14:textId="77777777">
      <w:pPr>
        <w:pBdr/>
        <w:spacing/>
        <w:ind/>
        <w:rPr/>
      </w:pPr>
      <w:r>
        <w:t xml:space="preserve">d) painel administrativo (com </w:t>
      </w:r>
      <w:r>
        <w:rPr>
          <w:i/>
        </w:rPr>
        <w:t xml:space="preserve">dashboard</w:t>
      </w:r>
      <w:r>
        <w:t xml:space="preserve">): visualização analítica destinada aos perfis de Funcionário e Administrador para gestão de demandas.</w:t>
      </w:r>
      <w:r/>
    </w:p>
    <w:p w14:paraId="591211A8" w14:textId="77777777">
      <w:pPr>
        <w:pBdr/>
        <w:spacing/>
        <w:ind/>
        <w:rPr/>
      </w:pPr>
      <w:r>
        <w:t xml:space="preserve">Os protótipos de baixa fidelidade, simulando elementos gráficos rudimentares, encontram-se no Apêndice E.</w:t>
      </w:r>
      <w:r/>
    </w:p>
    <w:p w14:paraId="253C5271" w14:textId="77777777">
      <w:pPr>
        <w:pBdr/>
        <w:shd w:val="clear" w:color="auto" w:fill="ffffff"/>
        <w:spacing w:after="0" w:line="240" w:lineRule="auto"/>
        <w:ind/>
        <w:jc w:val="left"/>
        <w:rPr>
          <w:rFonts w:ascii="Tahoma" w:hAnsi="Tahoma" w:cs="Tahoma"/>
          <w:color w:val="073763"/>
          <w:szCs w:val="24"/>
        </w:rPr>
      </w:pPr>
      <w:r>
        <w:rPr>
          <w:rFonts w:ascii="Tahoma" w:hAnsi="Tahoma" w:cs="Tahoma"/>
          <w:color w:val="073763"/>
          <w:szCs w:val="24"/>
        </w:rPr>
      </w:r>
      <w:r>
        <w:rPr>
          <w:rFonts w:ascii="Tahoma" w:hAnsi="Tahoma" w:cs="Tahoma"/>
          <w:color w:val="073763"/>
          <w:szCs w:val="24"/>
        </w:rPr>
      </w:r>
      <w:r>
        <w:rPr>
          <w:rFonts w:ascii="Tahoma" w:hAnsi="Tahoma" w:cs="Tahoma"/>
          <w:color w:val="073763"/>
          <w:szCs w:val="24"/>
        </w:rPr>
      </w:r>
    </w:p>
    <w:p w14:paraId="16338EEC" w14:textId="77777777">
      <w:pPr>
        <w:pBdr/>
        <w:spacing/>
        <w:ind/>
        <w:rPr/>
      </w:pPr>
      <w:r/>
      <w:r/>
    </w:p>
    <w:p w14:paraId="52FEAD5A" w14:textId="77777777">
      <w:pPr>
        <w:pBdr/>
        <w:spacing w:after="0" w:line="240" w:lineRule="auto"/>
        <w:ind/>
        <w:jc w:val="left"/>
        <w:rPr/>
      </w:pPr>
      <w:r>
        <w:br w:type="page" w:clear="all"/>
      </w:r>
      <w:r/>
    </w:p>
    <w:p w14:paraId="0F4D49B0" w14:textId="77777777">
      <w:pPr>
        <w:pStyle w:val="1635"/>
        <w:pBdr/>
        <w:spacing/>
        <w:ind/>
        <w:rPr/>
      </w:pPr>
      <w:r/>
      <w:bookmarkStart w:id="37" w:name="_Toc37"/>
      <w:r>
        <w:t xml:space="preserve">6 ARQUITETURA E PROJETO DO SISTEMA DE SOFTWARE</w:t>
      </w:r>
      <w:r/>
      <w:bookmarkEnd w:id="37"/>
      <w:r/>
      <w:r/>
    </w:p>
    <w:p w14:paraId="23109F4F" w14:textId="77777777">
      <w:pPr>
        <w:pBdr>
          <w:top w:val="none" w:color="000000" w:sz="4" w:space="0"/>
          <w:left w:val="none" w:color="000000" w:sz="4" w:space="0"/>
          <w:bottom w:val="none" w:color="000000" w:sz="4" w:space="0"/>
          <w:right w:val="none" w:color="000000" w:sz="4" w:space="0"/>
        </w:pBdr>
        <w:spacing/>
        <w:ind/>
        <w:rPr>
          <w:color w:val="00b050"/>
        </w:rPr>
      </w:pPr>
      <w:r>
        <w:rPr>
          <w:color w:val="000000"/>
        </w:rPr>
        <w:t xml:space="preserve">Este capítulo detalha a arquitetura do sistema "Fala, Ci</w:t>
      </w:r>
      <w:r>
        <w:rPr>
          <w:color w:val="000000"/>
        </w:rPr>
        <w:t xml:space="preserve">dade!", apresentando a tradução dos requisitos levantados em uma estrutura técnica sólida para a construção do software. São descritas as definições arquiteturais, comportamentais e de dados que orientam o desenvolvimento e apresentados modelos elaborados </w:t>
      </w:r>
      <w:r>
        <w:t xml:space="preserve">por meio de diagramas da UML.</w:t>
      </w:r>
      <w:r>
        <w:rPr>
          <w:color w:val="00b050"/>
        </w:rPr>
      </w:r>
      <w:r>
        <w:rPr>
          <w:color w:val="00b050"/>
        </w:rPr>
      </w:r>
    </w:p>
    <w:p w14:paraId="4FBC6048" w14:textId="77777777">
      <w:pPr>
        <w:pBdr/>
        <w:spacing/>
        <w:ind/>
        <w:rPr/>
      </w:pPr>
      <w:r/>
      <w:r/>
    </w:p>
    <w:p w14:paraId="08C6880C" w14:textId="77777777">
      <w:pPr>
        <w:pStyle w:val="1636"/>
        <w:pBdr/>
        <w:spacing/>
        <w:ind/>
        <w:rPr/>
      </w:pPr>
      <w:r/>
      <w:bookmarkStart w:id="38" w:name="_Toc38"/>
      <w:r>
        <w:t xml:space="preserve">6.1 VISÃO ESTRUTURAL</w:t>
      </w:r>
      <w:r/>
      <w:bookmarkEnd w:id="38"/>
      <w:r/>
      <w:r/>
    </w:p>
    <w:p w14:paraId="435DD853"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A visão estrutural apresenta</w:t>
      </w:r>
      <w:r>
        <w:rPr>
          <w:color w:val="000000"/>
        </w:rPr>
        <w:t xml:space="preserve"> a organização estática do sistema, decompondo o software em módulos lógicos e definindo a hierarquia de seus componentes. Esta seção detalha como as responsabilidades são distribuídas para garantir a manutenção e a extensibilidade do sistema de software. </w:t>
      </w:r>
      <w:r>
        <w:rPr>
          <w:color w:val="000000"/>
        </w:rPr>
      </w:r>
      <w:r>
        <w:rPr>
          <w:color w:val="000000"/>
        </w:rPr>
      </w:r>
    </w:p>
    <w:p w14:paraId="0240C930" w14:textId="77777777">
      <w:pPr>
        <w:pBdr/>
        <w:spacing/>
        <w:ind/>
        <w:rPr/>
      </w:pPr>
      <w:r/>
      <w:r/>
    </w:p>
    <w:p w14:paraId="0A72F289" w14:textId="77777777">
      <w:pPr>
        <w:pStyle w:val="1637"/>
        <w:pBdr/>
        <w:spacing/>
        <w:ind/>
        <w:rPr/>
      </w:pPr>
      <w:r/>
      <w:bookmarkStart w:id="39" w:name="_Toc39"/>
      <w:r>
        <w:t xml:space="preserve">6.1.1 Diagrama de Pacotes</w:t>
      </w:r>
      <w:r/>
      <w:bookmarkEnd w:id="39"/>
      <w:r/>
      <w:r/>
    </w:p>
    <w:p w14:paraId="76CF18CE" w14:textId="77777777">
      <w:pPr>
        <w:pBdr>
          <w:top w:val="none" w:color="000000" w:sz="4" w:space="0"/>
          <w:left w:val="none" w:color="000000" w:sz="4" w:space="0"/>
          <w:bottom w:val="none" w:color="000000" w:sz="4" w:space="0"/>
          <w:right w:val="none" w:color="000000" w:sz="4" w:space="0"/>
        </w:pBdr>
        <w:spacing/>
        <w:ind/>
        <w:rPr/>
      </w:pPr>
      <w:r>
        <w:t xml:space="preserve">O código-fonte do back-end está estruturado seguindo o padrão de arquitetura hexagonal, também conhecido como </w:t>
      </w:r>
      <w:r>
        <w:rPr>
          <w:i/>
        </w:rPr>
        <w:t xml:space="preserve">Ports and Adapters</w:t>
      </w:r>
      <w:r>
        <w:t xml:space="preserve"> (Portas e Adaptadores), visando a separação de responsabilidades e a facilidade de manutenção do código-fonte. Os pacotes identificados são:</w:t>
      </w:r>
      <w:r/>
    </w:p>
    <w:p w14:paraId="01F7A006" w14:textId="77777777">
      <w:pPr>
        <w:pBdr>
          <w:top w:val="none" w:color="000000" w:sz="4" w:space="0"/>
          <w:left w:val="none" w:color="000000" w:sz="4" w:space="0"/>
          <w:bottom w:val="none" w:color="000000" w:sz="4" w:space="0"/>
          <w:right w:val="none" w:color="000000" w:sz="4" w:space="0"/>
        </w:pBdr>
        <w:spacing/>
        <w:ind/>
        <w:rPr/>
      </w:pPr>
      <w:r>
        <w:rPr>
          <w:i/>
        </w:rPr>
        <w:t xml:space="preserve">Controller</w:t>
      </w:r>
      <w:r>
        <w:t xml:space="preserve">: responsável por expor os </w:t>
      </w:r>
      <w:r>
        <w:rPr>
          <w:i/>
        </w:rPr>
        <w:t xml:space="preserve">endpoints</w:t>
      </w:r>
      <w:r>
        <w:t xml:space="preserve"> da API REST e gerenciar as requisições HTTP.</w:t>
      </w:r>
      <w:r/>
    </w:p>
    <w:p w14:paraId="13C2C0DA" w14:textId="77777777">
      <w:pPr>
        <w:pBdr>
          <w:top w:val="none" w:color="000000" w:sz="4" w:space="0"/>
          <w:left w:val="none" w:color="000000" w:sz="4" w:space="0"/>
          <w:bottom w:val="none" w:color="000000" w:sz="4" w:space="0"/>
          <w:right w:val="none" w:color="000000" w:sz="4" w:space="0"/>
        </w:pBdr>
        <w:spacing/>
        <w:ind/>
        <w:rPr/>
      </w:pPr>
      <w:r>
        <w:rPr>
          <w:i/>
        </w:rPr>
        <w:t xml:space="preserve">Port</w:t>
      </w:r>
      <w:r>
        <w:t xml:space="preserve">: define as interfaces (portas) dos serviços e do acesso a dados (DAO), estabelecendo os contratos entre as camadas.</w:t>
      </w:r>
      <w:r/>
    </w:p>
    <w:p w14:paraId="316D274B" w14:textId="77777777">
      <w:pPr>
        <w:pBdr>
          <w:top w:val="none" w:color="000000" w:sz="4" w:space="0"/>
          <w:left w:val="none" w:color="000000" w:sz="4" w:space="0"/>
          <w:bottom w:val="none" w:color="000000" w:sz="4" w:space="0"/>
          <w:right w:val="none" w:color="000000" w:sz="4" w:space="0"/>
        </w:pBdr>
        <w:spacing/>
        <w:ind/>
        <w:rPr>
          <w:color w:val="ff0000"/>
        </w:rPr>
      </w:pPr>
      <w:r>
        <w:rPr>
          <w:i/>
        </w:rPr>
        <w:t xml:space="preserve">Implementation</w:t>
      </w:r>
      <w:r>
        <w:t xml:space="preserve">: contém os adaptadores que concretizam as portas — os serviços com as regras de negócio e os DAOs de persistência que realizam a interface direta com o SGBD PostgreSQL 18. </w:t>
      </w:r>
      <w:r>
        <w:rPr>
          <w:color w:val="ff0000"/>
        </w:rPr>
      </w:r>
      <w:r>
        <w:rPr>
          <w:color w:val="ff0000"/>
        </w:rPr>
      </w:r>
    </w:p>
    <w:p w14:paraId="43892649" w14:textId="77777777">
      <w:pPr>
        <w:pBdr>
          <w:top w:val="none" w:color="000000" w:sz="4" w:space="0"/>
          <w:left w:val="none" w:color="000000" w:sz="4" w:space="0"/>
          <w:bottom w:val="none" w:color="000000" w:sz="4" w:space="0"/>
          <w:right w:val="none" w:color="000000" w:sz="4" w:space="0"/>
        </w:pBdr>
        <w:spacing/>
        <w:ind/>
        <w:rPr/>
      </w:pPr>
      <w:r>
        <w:rPr>
          <w:i/>
        </w:rPr>
        <w:t xml:space="preserve">Domain:</w:t>
      </w:r>
      <w:r>
        <w:t xml:space="preserve"> contém as classes que representam as entidades do banco de dados e os objetos de domínio.</w:t>
      </w:r>
      <w:r/>
    </w:p>
    <w:p w14:paraId="7F8EA7A4" w14:textId="77777777">
      <w:pPr>
        <w:pBdr>
          <w:top w:val="none" w:color="000000" w:sz="4" w:space="0"/>
          <w:left w:val="none" w:color="000000" w:sz="4" w:space="0"/>
          <w:bottom w:val="none" w:color="000000" w:sz="4" w:space="0"/>
          <w:right w:val="none" w:color="000000" w:sz="4" w:space="0"/>
        </w:pBdr>
        <w:spacing/>
        <w:ind/>
        <w:rPr/>
      </w:pPr>
      <w:r>
        <w:rPr>
          <w:i/>
        </w:rPr>
        <w:t xml:space="preserve">Configuration/</w:t>
      </w:r>
      <w:r>
        <w:rPr>
          <w:i/>
        </w:rPr>
        <w:t xml:space="preserve">Security</w:t>
      </w:r>
      <w:r>
        <w:rPr>
          <w:i/>
        </w:rPr>
        <w:t xml:space="preserve">:</w:t>
      </w:r>
      <w:r>
        <w:t xml:space="preserve"> pacote dedicado às configurações do </w:t>
      </w:r>
      <w:r>
        <w:rPr>
          <w:i/>
        </w:rPr>
        <w:t xml:space="preserve">Spring Security</w:t>
      </w:r>
      <w:r>
        <w:t xml:space="preserve">, filtros de autenticação JWT e validação de MFA.</w:t>
      </w:r>
      <w:r/>
    </w:p>
    <w:p w14:paraId="1EC238B7" w14:textId="77777777">
      <w:pPr>
        <w:pBdr>
          <w:top w:val="none" w:color="000000" w:sz="4" w:space="0"/>
          <w:left w:val="none" w:color="000000" w:sz="4" w:space="0"/>
          <w:bottom w:val="none" w:color="000000" w:sz="4" w:space="0"/>
          <w:right w:val="none" w:color="000000" w:sz="4" w:space="0"/>
        </w:pBdr>
        <w:spacing/>
        <w:ind/>
        <w:rPr/>
      </w:pPr>
      <w:r>
        <w:t xml:space="preserve">Os demais módulos identificados na arquitetura são: DTO (Data Transfer Object), interno ao pacote Domain, q</w:t>
      </w:r>
      <w:r>
        <w:t xml:space="preserve">ue contém as classes de transferência de dados utilizadas nas requisições e respostas da API REST, desacoplando a camada de persistência da camada de apresentação; e os serviços internos ao pacote Implementation, dedicados à autenticação (JWT), ao envio de</w:t>
      </w:r>
      <w:r>
        <w:t xml:space="preserve"> e-mails, à validação de MFA, ao processamento de mídias (integração com a API Cloudinary), à geração e ao rastreamento de protocolos e às regras de ocorrências, incluindo o cálculo do raio de proximidade para o algoritmo de detecção de duplicidade (RF16).</w:t>
      </w:r>
      <w:r/>
    </w:p>
    <w:p w14:paraId="1C067AF5"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Os diagramas de pacotes do back-end e do front-end encontram-se no Apêndice F, subpasta “DiagramaDePacotes”.</w:t>
      </w:r>
    </w:p>
    <w:p w14:paraId="3FA7BE81" w14:textId="77777777">
      <w:pPr>
        <w:pStyle w:val="1637"/>
        <w:pBdr/>
        <w:spacing/>
        <w:ind/>
        <w:rPr/>
      </w:pPr>
      <w:r/>
      <w:bookmarkStart w:id="40" w:name="_Toc40"/>
      <w:r>
        <w:t xml:space="preserve">6.1.2 Diagramas de Classes</w:t>
      </w:r>
      <w:r/>
      <w:bookmarkEnd w:id="40"/>
      <w:r/>
      <w:r/>
    </w:p>
    <w:p w14:paraId="214428DE"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Os diagramas de classes detalham a estrutura interna dos pacotes mencionados na seção anterior. Eles especificam os atributos, métodos e os relacionamentos de associação e herança entre os objetos. Destacam-se as classes de domínio como </w:t>
      </w:r>
      <w:r>
        <w:rPr>
          <w:i/>
          <w:color w:val="000000"/>
        </w:rPr>
        <w:t xml:space="preserve">Occurrence</w:t>
      </w:r>
      <w:r>
        <w:rPr>
          <w:rFonts w:eastAsia="Courier New"/>
          <w:i/>
          <w:color w:val="000000"/>
          <w:szCs w:val="24"/>
        </w:rPr>
        <w:t xml:space="preserve"> </w:t>
      </w:r>
      <w:r>
        <w:rPr>
          <w:color w:val="000000"/>
          <w:szCs w:val="24"/>
        </w:rPr>
        <w:t xml:space="preserve">(Ocorrência) e a hierarquia de </w:t>
      </w:r>
      <w:r>
        <w:rPr>
          <w:rFonts w:eastAsia="Courier New"/>
          <w:i/>
          <w:color w:val="000000"/>
          <w:szCs w:val="24"/>
        </w:rPr>
        <w:t xml:space="preserve">User</w:t>
      </w:r>
      <w:r>
        <w:rPr>
          <w:i/>
          <w:color w:val="000000"/>
        </w:rPr>
        <w:t xml:space="preserve"> </w:t>
      </w:r>
      <w:r>
        <w:rPr>
          <w:color w:val="000000"/>
        </w:rPr>
        <w:t xml:space="preserve">(Cidadão, Funcionário e Administrador).</w:t>
      </w:r>
      <w:r>
        <w:rPr>
          <w:color w:val="000000"/>
        </w:rPr>
      </w:r>
      <w:r>
        <w:rPr>
          <w:color w:val="000000"/>
        </w:rPr>
      </w:r>
    </w:p>
    <w:p w14:paraId="4EE0837F"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O diagrama de classes, com os atributos, as operações e os relacionamentos de cada classe, encontra-se no Apêndice F, subpasta “DiagramaDeClasses”. O diagrama de componentes e o diagrama de implantação, que completam a visão estrutural, encontram-se nas subpastas “DiagramaDeComponentes” e “DiagramaDeImplantacao” do mesmo apêndice.</w:t>
      </w:r>
    </w:p>
    <w:p w14:paraId="1621777B" w14:textId="77777777">
      <w:pPr>
        <w:pStyle w:val="1636"/>
        <w:pBdr/>
        <w:spacing/>
        <w:ind/>
        <w:rPr/>
      </w:pPr>
      <w:r/>
      <w:bookmarkStart w:id="41" w:name="_Toc41"/>
      <w:r>
        <w:t xml:space="preserve">6.2 VISÃO COMPORTAMENTAL</w:t>
      </w:r>
      <w:r/>
      <w:bookmarkEnd w:id="41"/>
      <w:r/>
      <w:r/>
    </w:p>
    <w:p w14:paraId="1CF16315" w14:textId="77777777">
      <w:pPr>
        <w:pBdr>
          <w:top w:val="none" w:color="000000" w:sz="4" w:space="0"/>
          <w:left w:val="none" w:color="000000" w:sz="4" w:space="0"/>
          <w:bottom w:val="none" w:color="000000" w:sz="4" w:space="0"/>
          <w:right w:val="none" w:color="000000" w:sz="4" w:space="0"/>
        </w:pBdr>
        <w:spacing/>
        <w:ind/>
        <w:rPr/>
      </w:pPr>
      <w:r>
        <w:rPr>
          <w:color w:val="000000"/>
        </w:rPr>
        <w:t xml:space="preserve">A visão comportamental descreve a dinâmica do sistema e a colaboração entre os objetos em tempo de execução para satisfazer os requisitos funcionais. </w:t>
      </w:r>
      <w:r/>
    </w:p>
    <w:p w14:paraId="7372D559" w14:textId="77777777">
      <w:pPr>
        <w:pBdr/>
        <w:spacing/>
        <w:ind/>
        <w:rPr/>
      </w:pPr>
      <w:r/>
      <w:r/>
    </w:p>
    <w:p w14:paraId="176FA46E" w14:textId="77777777">
      <w:pPr>
        <w:pStyle w:val="1637"/>
        <w:pBdr/>
        <w:spacing/>
        <w:ind/>
        <w:rPr/>
      </w:pPr>
      <w:r/>
      <w:bookmarkStart w:id="42" w:name="_Toc42"/>
      <w:r>
        <w:t xml:space="preserve">6.2.1 Projeto das Interações entre Objetos</w:t>
      </w:r>
      <w:r/>
      <w:bookmarkEnd w:id="42"/>
      <w:r/>
      <w:r/>
    </w:p>
    <w:p w14:paraId="3103D56C" w14:textId="77777777">
      <w:pPr>
        <w:pBdr/>
        <w:spacing/>
        <w:ind/>
        <w:rPr/>
      </w:pPr>
      <w:r/>
      <w:r/>
    </w:p>
    <w:p w14:paraId="7B1F5251" w14:textId="77777777">
      <w:pPr>
        <w:pBdr/>
        <w:spacing/>
        <w:ind/>
        <w:rPr/>
      </w:pPr>
      <w:r>
        <w:t xml:space="preserve">6.2.1.1 Diagramas de Sequência</w:t>
      </w:r>
      <w:r/>
    </w:p>
    <w:p w14:paraId="7BA5F591"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Os diagramas de sequência deta</w:t>
      </w:r>
      <w:r>
        <w:rPr>
          <w:color w:val="000000"/>
        </w:rPr>
        <w:t xml:space="preserve">lham o comportamento do sistema em cenários críticos, como o fluxo de registro de ocorrências e os processos de autenticação segura. Eles ilustram a cronologia das interações desde a interface do usuário até a confirmação de persistência no banco de dados.</w:t>
      </w:r>
      <w:r>
        <w:rPr>
          <w:color w:val="000000"/>
        </w:rPr>
      </w:r>
      <w:r>
        <w:rPr>
          <w:color w:val="000000"/>
        </w:rPr>
      </w:r>
    </w:p>
    <w:p w14:paraId="28CABD87" w14:textId="77777777">
      <w:pPr>
        <w:pBdr>
          <w:top w:val="none" w:color="000000" w:sz="4" w:space="0"/>
          <w:left w:val="none" w:color="000000" w:sz="4" w:space="0"/>
          <w:bottom w:val="none" w:color="000000" w:sz="4" w:space="0"/>
          <w:right w:val="none" w:color="000000" w:sz="4" w:space="0"/>
        </w:pBdr>
        <w:spacing/>
        <w:ind/>
        <w:rPr/>
      </w:pPr>
      <w:r>
        <w:rPr>
          <w:color w:val="000000"/>
        </w:rPr>
        <w:t>Os diagramas de sequência encontram-se no Apêndice F, subpasta “DiagramaDeSequencia”, e compreendem o cenário principal de autenticação do usuário e o cenário alternativo de credenciais inválidas.</w:t>
      </w:r>
    </w:p>
    <w:p w14:paraId="04D5B5A5" w14:textId="77777777">
      <w:pPr>
        <w:pStyle w:val="1636"/>
        <w:pBdr/>
        <w:spacing/>
        <w:ind/>
        <w:rPr/>
      </w:pPr>
      <w:r/>
      <w:bookmarkStart w:id="43" w:name="_Toc43"/>
      <w:r>
        <w:t xml:space="preserve">6.3 VISÃO DOS DADOS</w:t>
      </w:r>
      <w:r/>
      <w:bookmarkEnd w:id="43"/>
      <w:r/>
      <w:r/>
    </w:p>
    <w:p w14:paraId="15A62701" w14:textId="77777777">
      <w:pPr>
        <w:pBdr>
          <w:top w:val="none" w:color="000000" w:sz="4" w:space="0"/>
          <w:left w:val="none" w:color="000000" w:sz="4" w:space="0"/>
          <w:bottom w:val="none" w:color="000000" w:sz="4" w:space="0"/>
          <w:right w:val="none" w:color="000000" w:sz="4" w:space="0"/>
        </w:pBdr>
        <w:spacing/>
        <w:ind/>
        <w:rPr>
          <w:color w:val="000000"/>
        </w:rPr>
      </w:pPr>
      <w:r>
        <w:rPr>
          <w:color w:val="000000"/>
        </w:rPr>
        <w:t xml:space="preserve">Esta seção descreve a organização técnica das informações, garantindo a integridade e a rastreabilidade necessárias para a gestão pública.</w:t>
      </w:r>
      <w:r>
        <w:rPr>
          <w:color w:val="000000"/>
        </w:rPr>
      </w:r>
      <w:r>
        <w:rPr>
          <w:color w:val="000000"/>
        </w:rPr>
      </w:r>
    </w:p>
    <w:p w14:paraId="2232FD59" w14:textId="77777777">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r>
      <w:r>
        <w:rPr>
          <w:color w:val="000000"/>
          <w:szCs w:val="24"/>
        </w:rPr>
      </w:r>
      <w:r>
        <w:rPr>
          <w:color w:val="000000"/>
          <w:szCs w:val="24"/>
        </w:rPr>
      </w:r>
    </w:p>
    <w:p w14:paraId="192E0AB6" w14:textId="77777777">
      <w:pPr>
        <w:pStyle w:val="1637"/>
        <w:pBdr/>
        <w:spacing/>
        <w:ind/>
        <w:rPr/>
      </w:pPr>
      <w:r/>
      <w:bookmarkStart w:id="44" w:name="_Toc44"/>
      <w:r>
        <w:t xml:space="preserve">6.3.1 Modelo Lógico</w:t>
      </w:r>
      <w:r/>
      <w:bookmarkEnd w:id="44"/>
      <w:r/>
      <w:r/>
    </w:p>
    <w:p w14:paraId="165DB79E" w14:textId="77777777">
      <w:pPr>
        <w:pBdr>
          <w:top w:val="none" w:color="000000" w:sz="4" w:space="0"/>
          <w:left w:val="none" w:color="000000" w:sz="4" w:space="0"/>
          <w:bottom w:val="none" w:color="000000" w:sz="4" w:space="0"/>
          <w:right w:val="none" w:color="000000" w:sz="4" w:space="0"/>
        </w:pBdr>
        <w:spacing/>
        <w:ind/>
        <w:rPr/>
      </w:pPr>
      <w:r>
        <w:rPr>
          <w:color w:val="000000"/>
          <w:szCs w:val="24"/>
        </w:rPr>
        <w:t xml:space="preserve">O modelo lógico traduz o DER para uma estrutura operacional compatível com modelo relacional. </w:t>
      </w:r>
      <w:r>
        <w:t xml:space="preserve">As especificações lógicas e físicas que sustentam esse modelo o SGBD PostgreSQL, na versão 18, selecionado por sua maturidade e suporte nativo a transações ACID (Atomicidade, Consistência, Isolamento e Durabilidade) e consultas geoespaciais complexas.</w:t>
      </w:r>
      <w:r/>
    </w:p>
    <w:p w14:paraId="2459F786" w14:textId="77777777">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t xml:space="preserve">Ele define rigorosamente as tabelas, chaves primárias e chaves estrangeiras. Destaca-se a implementação da tabela associativa </w:t>
      </w:r>
      <w:r>
        <w:rPr>
          <w:rFonts w:eastAsia="Courier New"/>
          <w:i/>
          <w:szCs w:val="24"/>
        </w:rPr>
        <w:t xml:space="preserve">Occurrence_Support</w:t>
      </w:r>
      <w:r>
        <w:rPr>
          <w:szCs w:val="24"/>
        </w:rPr>
        <w:t xml:space="preserve">, que materializa o relacionamento </w:t>
      </w:r>
      <w:r>
        <w:rPr>
          <w:i/>
          <w:szCs w:val="24"/>
        </w:rPr>
        <w:t xml:space="preserve">supports</w:t>
      </w:r>
      <w:r>
        <w:rPr>
          <w:szCs w:val="24"/>
        </w:rPr>
        <w:t xml:space="preserve"> entre </w:t>
      </w:r>
      <w:r>
        <w:rPr>
          <w:rFonts w:eastAsia="Courier New"/>
          <w:i/>
          <w:szCs w:val="24"/>
        </w:rPr>
        <w:t xml:space="preserve">Citizen</w:t>
      </w:r>
      <w:r>
        <w:rPr>
          <w:szCs w:val="24"/>
        </w:rPr>
        <w:t xml:space="preserve"> e </w:t>
      </w:r>
      <w:r>
        <w:rPr>
          <w:rFonts w:eastAsia="Courier New"/>
          <w:i/>
          <w:szCs w:val="24"/>
        </w:rPr>
        <w:t xml:space="preserve">Occurrence</w:t>
      </w:r>
      <w:r>
        <w:rPr>
          <w:i/>
          <w:szCs w:val="24"/>
        </w:rPr>
        <w:t xml:space="preserve">,</w:t>
      </w:r>
      <w:r>
        <w:rPr>
          <w:szCs w:val="24"/>
        </w:rPr>
        <w:t xml:space="preserve"> permitindo </w:t>
      </w:r>
      <w:r>
        <w:rPr>
          <w:color w:val="000000"/>
          <w:szCs w:val="24"/>
        </w:rPr>
        <w:t xml:space="preserve">o reforço de ocorrências conforme a RN06.</w:t>
      </w:r>
      <w:r>
        <w:rPr>
          <w:color w:val="000000"/>
          <w:szCs w:val="24"/>
        </w:rPr>
      </w:r>
      <w:r>
        <w:rPr>
          <w:color w:val="000000"/>
          <w:szCs w:val="24"/>
        </w:rPr>
      </w:r>
    </w:p>
    <w:p w14:paraId="2A79A254" w14:textId="77777777">
      <w:pPr>
        <w:pBdr/>
        <w:spacing/>
        <w:ind/>
        <w:rPr/>
      </w:pPr>
      <w:r>
        <w:t xml:space="preserve">O modelo reflete a consolidação dos dados de perfil e localização diretamente na tabela base </w:t>
      </w:r>
      <w:r>
        <w:rPr>
          <w:i/>
          <w:iCs/>
        </w:rPr>
        <w:t xml:space="preserve">User</w:t>
      </w:r>
      <w:r>
        <w:t xml:space="preserve">. Esta tabela centraliza tanto as credenciais de autenticação quanto os dados do cidadão (como </w:t>
      </w:r>
      <w:r>
        <w:rPr>
          <w:i/>
          <w:iCs/>
        </w:rPr>
        <w:t xml:space="preserve">address</w:t>
      </w:r>
      <w:r>
        <w:t xml:space="preserve">, </w:t>
      </w:r>
      <w:r>
        <w:rPr>
          <w:i/>
          <w:iCs/>
        </w:rPr>
        <w:t xml:space="preserve">neighborhood</w:t>
      </w:r>
      <w:r>
        <w:rPr>
          <w:i/>
          <w:iCs/>
        </w:rPr>
        <w:t xml:space="preserve"> </w:t>
      </w:r>
      <w:r>
        <w:t xml:space="preserve">e CEP), além de incluir o atributo discriminador </w:t>
      </w:r>
      <w:r>
        <w:rPr>
          <w:i/>
        </w:rPr>
        <w:t xml:space="preserve">role</w:t>
      </w:r>
      <w:r>
        <w:t xml:space="preserve"> (do tipo VARCHAR, tamanho 20), responsável por definir o nível de acesso do registro entre os perfis </w:t>
      </w:r>
      <w:r>
        <w:rPr>
          <w:i/>
          <w:iCs/>
        </w:rPr>
        <w:t xml:space="preserve">ADMINISTRATOR</w:t>
      </w:r>
      <w:r>
        <w:t xml:space="preserve">, </w:t>
      </w:r>
      <w:r>
        <w:rPr>
          <w:i/>
          <w:iCs/>
        </w:rPr>
        <w:t xml:space="preserve">EMPLOYEE </w:t>
      </w:r>
      <w:r>
        <w:t xml:space="preserve">ou </w:t>
      </w:r>
      <w:r>
        <w:rPr>
          <w:i/>
          <w:iCs/>
        </w:rPr>
        <w:t xml:space="preserve">CITIZEN</w:t>
      </w:r>
      <w:r>
        <w:t xml:space="preserve">. A partir dessa centralização, o modelo mostra o mapeamento das tabelas operacionais cruciais para as regras de negócio, sendo elas a </w:t>
      </w:r>
      <w:r>
        <w:rPr>
          <w:i/>
          <w:iCs/>
        </w:rPr>
        <w:t xml:space="preserve">Occurrence</w:t>
      </w:r>
      <w:r>
        <w:t xml:space="preserve"> e </w:t>
      </w:r>
      <w:r>
        <w:rPr>
          <w:i/>
        </w:rPr>
        <w:t xml:space="preserve">Occurrence</w:t>
      </w:r>
      <w:r>
        <w:rPr>
          <w:i/>
          <w:iCs/>
        </w:rPr>
        <w:t xml:space="preserve">_History</w:t>
      </w:r>
      <w:r>
        <w:t xml:space="preserve"> (responsável pelo armazenamento incremental e rastreabilidade de mudanças de status) e a </w:t>
      </w:r>
      <w:r>
        <w:rPr>
          <w:i/>
        </w:rPr>
        <w:t xml:space="preserve">Occurrence</w:t>
      </w:r>
      <w:r>
        <w:rPr>
          <w:i/>
          <w:iCs/>
        </w:rPr>
        <w:t xml:space="preserve">_Support</w:t>
      </w:r>
      <w:r>
        <w:rPr>
          <w:i/>
          <w:iCs/>
        </w:rPr>
        <w:t xml:space="preserve"> </w:t>
      </w:r>
      <w:r>
        <w:t xml:space="preserve">(tabela associativa que gerencia o relacionamento de muitos-para-muitos para o mecanismo de reforço comunitário de ocorrências). </w:t>
      </w:r>
      <w:r/>
    </w:p>
    <w:p w14:paraId="17553168" w14:textId="77777777">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t xml:space="preserve"> O modelo detalhado encontra-se no Apêndice D.</w:t>
      </w:r>
      <w:r>
        <w:rPr>
          <w:color w:val="000000"/>
          <w:szCs w:val="24"/>
        </w:rPr>
      </w:r>
      <w:r>
        <w:rPr>
          <w:color w:val="000000"/>
          <w:szCs w:val="24"/>
        </w:rPr>
      </w:r>
    </w:p>
    <w:p w14:paraId="3A5521CC" w14:textId="77777777">
      <w:pPr>
        <w:pBdr>
          <w:top w:val="none" w:color="000000" w:sz="4" w:space="0"/>
          <w:left w:val="none" w:color="000000" w:sz="4" w:space="0"/>
          <w:bottom w:val="none" w:color="000000" w:sz="4" w:space="0"/>
          <w:right w:val="none" w:color="000000" w:sz="4" w:space="0"/>
        </w:pBdr>
        <w:spacing/>
        <w:ind/>
        <w:rPr>
          <w:color w:val="000000"/>
          <w:szCs w:val="24"/>
        </w:rPr>
      </w:pPr>
      <w:r>
        <w:rPr>
          <w:color w:val="000000"/>
          <w:szCs w:val="24"/>
        </w:rPr>
      </w:r>
      <w:r>
        <w:rPr>
          <w:color w:val="000000"/>
          <w:szCs w:val="24"/>
        </w:rPr>
      </w:r>
      <w:r>
        <w:rPr>
          <w:color w:val="000000"/>
          <w:szCs w:val="24"/>
        </w:rPr>
      </w:r>
    </w:p>
    <w:p w14:paraId="6EFE5FBB" w14:textId="77777777">
      <w:pPr>
        <w:pStyle w:val="1637"/>
        <w:pBdr/>
        <w:spacing/>
        <w:ind/>
        <w:rPr/>
      </w:pPr>
      <w:r/>
      <w:bookmarkStart w:id="45" w:name="_Toc45"/>
      <w:r>
        <w:t xml:space="preserve">6.3.2 Dicionário de Dados do Modelo Lógico</w:t>
      </w:r>
      <w:r/>
      <w:bookmarkEnd w:id="45"/>
      <w:r/>
      <w:r/>
    </w:p>
    <w:p w14:paraId="2FAB73DC" w14:textId="77777777">
      <w:pPr>
        <w:pBdr/>
        <w:spacing/>
        <w:ind/>
        <w:rPr/>
      </w:pPr>
      <w:r>
        <w:t xml:space="preserve">O dicionário de dados complementa o modelo lógico, fornecendo a descrição técnica de cada campo, incluindo tipos de dados (</w:t>
      </w:r>
      <w:r>
        <w:t xml:space="preserve">ex</w:t>
      </w:r>
      <w:r>
        <w:t xml:space="preserve">: </w:t>
      </w:r>
      <w:r>
        <w:rPr>
          <w:i/>
          <w:iCs/>
        </w:rPr>
        <w:t xml:space="preserve">Varchar</w:t>
      </w:r>
      <w:r>
        <w:t xml:space="preserve">, </w:t>
      </w:r>
      <w:r>
        <w:rPr>
          <w:i/>
          <w:iCs/>
        </w:rPr>
        <w:t xml:space="preserve">Timestamp</w:t>
      </w:r>
      <w:r>
        <w:t xml:space="preserve">, </w:t>
      </w:r>
      <w:r>
        <w:rPr>
          <w:i/>
          <w:iCs/>
        </w:rPr>
        <w:t xml:space="preserve">Boolean</w:t>
      </w:r>
      <w:r>
        <w:t xml:space="preserve">), restrições de integridade </w:t>
      </w:r>
      <w:r>
        <w:t xml:space="preserve">(</w:t>
      </w:r>
      <w:r>
        <w:rPr>
          <w:i/>
          <w:iCs/>
        </w:rPr>
        <w:t xml:space="preserve">Not</w:t>
      </w:r>
      <w:r>
        <w:rPr>
          <w:i/>
          <w:iCs/>
        </w:rPr>
        <w:t xml:space="preserve"> </w:t>
      </w:r>
      <w:r>
        <w:rPr>
          <w:i/>
          <w:iCs/>
        </w:rPr>
        <w:t xml:space="preserve">Null</w:t>
      </w:r>
      <w:r>
        <w:t xml:space="preserve">, </w:t>
      </w:r>
      <w:r>
        <w:rPr>
          <w:i/>
          <w:iCs/>
        </w:rPr>
        <w:t xml:space="preserve">Unique</w:t>
      </w:r>
      <w:r>
        <w:t xml:space="preserve">) e tamanhos delimitados para os campos. Este documento serve como guia definitivo para a implementação da camada de persistência em banco de dados relacional.</w:t>
      </w:r>
      <w:r/>
    </w:p>
    <w:p w14:paraId="5F887A30" w14:textId="77777777">
      <w:pPr>
        <w:pBdr/>
        <w:spacing/>
        <w:ind/>
        <w:rPr/>
      </w:pPr>
      <w:r>
        <w:t xml:space="preserve">O dicionário de dados técnico completo, contendo a totalidade das tabelas, chaves e restrições de cada campo, encontra-se disponível no Apêndice D.</w:t>
      </w:r>
      <w:r/>
    </w:p>
    <w:p w14:paraId="11C47748" w14:textId="77777777">
      <w:pPr>
        <w:pStyle w:val="1636"/>
        <w:pBdr/>
        <w:spacing/>
        <w:ind/>
        <w:rPr/>
      </w:pPr>
      <w:r/>
      <w:bookmarkStart w:id="46" w:name="_Toc46"/>
      <w:r>
        <w:t xml:space="preserve">6.4 PROJETO DA INTERAÇÃO HUMANO-COMPUTADOR</w:t>
      </w:r>
      <w:r/>
      <w:bookmarkEnd w:id="46"/>
      <w:r/>
      <w:r/>
    </w:p>
    <w:p w14:paraId="3920B197" w14:textId="77777777">
      <w:pPr>
        <w:pBdr/>
        <w:spacing/>
        <w:ind/>
        <w:rPr/>
      </w:pPr>
      <w:r>
        <w:t xml:space="preserve">O projeto da Interação Humano-Computador </w:t>
      </w:r>
      <w:r>
        <w:t xml:space="preserve">(IHC) para o sistema “Fala, Cidade!” visa estabelecer uma comunicação eficaz entre o cidadão, a administração pública e o sistema, priorizando a usabilidade e a acessibilidade digital. O desenvolvimento da interface fundamenta-se em três pilares técnicos: </w:t>
      </w:r>
      <w:r/>
    </w:p>
    <w:p w14:paraId="3649BCAE" w14:textId="77777777">
      <w:pPr>
        <w:pBdr/>
        <w:spacing/>
        <w:ind/>
        <w:rPr/>
      </w:pPr>
      <w:r>
        <w:t xml:space="preserve">a) estudo de perfis dos usuários: análise das capacidades técnicas e necessidades operacionais de cada grupo de usuários, garantindo que a complexidade da interface seja inversamente proporcional à urgência da tarefa de ocorrência;</w:t>
      </w:r>
      <w:r/>
    </w:p>
    <w:p w14:paraId="45D83C59" w14:textId="77777777">
      <w:pPr>
        <w:pBdr/>
        <w:spacing/>
        <w:ind/>
        <w:rPr/>
      </w:pPr>
      <w:r>
        <w:t xml:space="preserve">b) padrões ergonômicos: adoção de diretrizes de </w:t>
      </w:r>
      <w:r>
        <w:rPr>
          <w:i/>
        </w:rPr>
        <w:t xml:space="preserve">design</w:t>
      </w:r>
      <w:r>
        <w:t xml:space="preserve"> responsivo e tecnologias PWA para assegurar o conforto visual, a legibilidade de fontes e a facilidade de interação em diversos dispositivos, minimizando o esforço físico e cognitivo do usuário;</w:t>
      </w:r>
      <w:r/>
    </w:p>
    <w:p w14:paraId="138FF3B5" w14:textId="77777777">
      <w:pPr>
        <w:pBdr/>
        <w:spacing/>
        <w:ind/>
        <w:rPr/>
      </w:pPr>
      <w:r>
        <w:t xml:space="preserve">c) aplicação das heurísticas de usabilidade: atenção às 10 heurísticas de Nielsen (1994), com ênfase na "visibilidade do status do sistema" (acompanhamento de protocolos) e "prevenção de erros" (verificação de duplicidade geográfica e campos obrigatórios).</w:t>
      </w:r>
      <w:r/>
    </w:p>
    <w:p w14:paraId="14852446" w14:textId="77777777">
      <w:pPr>
        <w:pBdr/>
        <w:spacing/>
        <w:ind/>
        <w:rPr/>
      </w:pPr>
      <w:r/>
      <w:r/>
    </w:p>
    <w:p w14:paraId="52CD49C6" w14:textId="77777777">
      <w:pPr>
        <w:pStyle w:val="1637"/>
        <w:pBdr/>
        <w:spacing/>
        <w:ind/>
        <w:rPr/>
      </w:pPr>
      <w:r/>
      <w:bookmarkStart w:id="47" w:name="_Toc47"/>
      <w:r>
        <w:t xml:space="preserve">6.4.1 Perfil de Usuário</w:t>
      </w:r>
      <w:r/>
      <w:bookmarkEnd w:id="47"/>
      <w:r/>
      <w:r/>
    </w:p>
    <w:p w14:paraId="2894218C" w14:textId="77777777">
      <w:pPr>
        <w:pBdr/>
        <w:spacing/>
        <w:ind/>
        <w:rPr/>
      </w:pPr>
      <w:r>
        <w:t xml:space="preserve">Os perfis de usuários esperados para o sistema são elencados a seguir.</w:t>
      </w:r>
      <w:r/>
    </w:p>
    <w:p w14:paraId="55D7D1EC" w14:textId="77777777">
      <w:pPr>
        <w:pBdr/>
        <w:spacing/>
        <w:ind/>
        <w:rPr/>
      </w:pPr>
      <w:r>
        <w:t xml:space="preserve">a) </w:t>
      </w:r>
      <w:r>
        <w:rPr>
          <w:bCs/>
        </w:rPr>
        <w:t xml:space="preserve">Perfil Cidadão</w:t>
      </w:r>
      <w:r>
        <w:t xml:space="preserve">: composto pela população em geral, possui níveis variados de letramento digital. O interesse central reside na facilidade de registro de ocorrências, garantia de anonimato quando necessário e transparência no acompanhamento das demandas. </w:t>
      </w:r>
      <w:r/>
    </w:p>
    <w:p w14:paraId="539D314F" w14:textId="77777777">
      <w:pPr>
        <w:pBdr/>
        <w:spacing/>
        <w:ind/>
        <w:rPr/>
      </w:pPr>
      <w:r>
        <w:t xml:space="preserve">b) </w:t>
      </w:r>
      <w:r>
        <w:rPr>
          <w:bCs/>
        </w:rPr>
        <w:t xml:space="preserve">Perfil Funcionário (servidor público municipal)</w:t>
      </w:r>
      <w:r>
        <w:t xml:space="preserve">: representa o corpo técnico das secretarias municipais. Atua no nível operacional, realizando a triagem de ocorrências, atualização de status e inserção de pareceres técnicos sobre as intervenções realizadas; </w:t>
      </w:r>
      <w:r/>
    </w:p>
    <w:p w14:paraId="50799717" w14:textId="77777777">
      <w:pPr>
        <w:pBdr/>
        <w:spacing/>
        <w:ind/>
        <w:rPr/>
      </w:pPr>
      <w:r>
        <w:t xml:space="preserve">c) </w:t>
      </w:r>
      <w:r>
        <w:rPr>
          <w:bCs/>
          <w:highlight w:val="white"/>
        </w:rPr>
        <w:t xml:space="preserve">Perfil Administrador</w:t>
      </w:r>
      <w:r>
        <w:rPr>
          <w:highlight w:val="white"/>
        </w:rPr>
        <w:t xml:space="preserve">: gestores públicos e responsáveis pela prefeitura. Focam na análise macro estratégica através de </w:t>
      </w:r>
      <w:r>
        <w:rPr>
          <w:i/>
          <w:highlight w:val="white"/>
        </w:rPr>
        <w:t xml:space="preserve">dashboards</w:t>
      </w:r>
      <w:r>
        <w:rPr>
          <w:highlight w:val="white"/>
        </w:rPr>
        <w:t xml:space="preserve"> e relatórios gerenciais para a tomada de decisão baseada em dados e alocação de recursos. </w:t>
      </w:r>
      <w:r>
        <w:t xml:space="preserve">Além da análise estratégica, o Administrador é responsável pelo gerenciamento operacio</w:t>
      </w:r>
      <w:r>
        <w:t xml:space="preserve">nal do sistema: cadastra e gerencia os perfis de funcionários (RF19) e supervisiona o painel administrativo de atualização de ocorrências (RF12). Assim, este perfil acumula tanto funções de gestão estratégica quanto de administração operacional do sistema.</w:t>
      </w:r>
      <w:r/>
    </w:p>
    <w:p w14:paraId="63A61CB4" w14:textId="77777777">
      <w:pPr>
        <w:pBdr/>
        <w:spacing/>
        <w:ind/>
        <w:rPr>
          <w:highlight w:val="yellow"/>
        </w:rPr>
      </w:pPr>
      <w:r>
        <w:t xml:space="preserve">A seguir são apresentados alguns gráficos retirados de uma pesquisa feita no período de 10 de </w:t>
      </w:r>
      <w:r>
        <w:t xml:space="preserve">Maio</w:t>
      </w:r>
      <w:r>
        <w:t xml:space="preserve"> de 2026 a 20 de </w:t>
      </w:r>
      <w:r>
        <w:t xml:space="preserve">Maio</w:t>
      </w:r>
      <w:r>
        <w:t xml:space="preserve"> de 2026 e encaminhada via o formulário do Google </w:t>
      </w:r>
      <w:r>
        <w:t xml:space="preserve">Forms</w:t>
      </w:r>
      <w:r>
        <w:t xml:space="preserve"> para as pessoas com faixa etária entre 20 e 35 anos.   </w:t>
      </w:r>
      <w:r>
        <w:rPr>
          <w:highlight w:val="yellow"/>
        </w:rPr>
      </w:r>
      <w:r>
        <w:rPr>
          <w:highlight w:val="yellow"/>
        </w:rPr>
      </w:r>
    </w:p>
    <w:p w14:paraId="76A80CF0" w14:textId="77777777">
      <w:pPr>
        <w:pBdr/>
        <w:spacing/>
        <w:ind/>
        <w:rPr>
          <w:szCs w:val="24"/>
        </w:rPr>
      </w:pPr>
      <w:r>
        <w:rPr>
          <w:bCs/>
          <w:szCs w:val="24"/>
        </w:rPr>
        <w:t xml:space="preserve">O gráfico da Figura 6</w:t>
      </w:r>
      <w:r>
        <w:rPr>
          <w:b/>
          <w:bCs/>
          <w:szCs w:val="24"/>
        </w:rPr>
        <w:t xml:space="preserve"> </w:t>
      </w:r>
      <w:r>
        <w:rPr>
          <w:szCs w:val="24"/>
        </w:rPr>
        <w:t xml:space="preserve">demonstra que a maior parte dos participantes da pesquisa (57,1%) se </w:t>
      </w:r>
      <w:r>
        <w:rPr>
          <w:szCs w:val="24"/>
        </w:rPr>
        <w:t xml:space="preserve">identifica como "Cidadão". Isso é bastante positivo, pois representa o usuário final principal do sistema. Além disso, a soma das categorias "Servidor público" (28,6%) e "Gestor público" (14,3%) revela que 42,9% dos respondentes estão diretamente ligados à</w:t>
      </w:r>
      <w:r>
        <w:rPr>
          <w:szCs w:val="24"/>
        </w:rPr>
        <w:t xml:space="preserve"> administração pública. Essa diversidade de perfis é enriquecedora, pois indica que o projeto "Fala, Cidade!" desperta o interesse tanto da população que relatará as ocorrências quanto dos profissionais que atuarão na recepção e gestão dessas solicitações.</w:t>
      </w:r>
      <w:r>
        <w:rPr>
          <w:szCs w:val="24"/>
        </w:rPr>
      </w:r>
      <w:r>
        <w:rPr>
          <w:szCs w:val="24"/>
        </w:rPr>
      </w:r>
    </w:p>
    <w:p w14:paraId="28055471" w14:textId="30F4B4A4">
      <w:pPr>
        <w:keepNext w:val="true"/>
        <w:pBdr/>
        <w:spacing/>
        <w:ind/>
        <w:rPr/>
      </w:pPr>
      <w:r>
        <mc:AlternateContent>
          <mc:Choice Requires="wpg">
            <w:drawing>
              <wp:inline xmlns:wp="http://schemas.openxmlformats.org/drawingml/2006/wordprocessingDrawing" distT="0" distB="0" distL="0" distR="0">
                <wp:extent cx="5760720" cy="2425065"/>
                <wp:effectExtent l="0" t="0" r="0" b="0"/>
                <wp:docPr id="7" name="Imagem 2" descr="Gráfico de respostas do Google Formulários. Título da pergunta: 1. Qual perfil melhor descreve você?&#10;. Número de respostas: 18 respo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respostas do Google Formulários. Título da pergunta: 1. Qual perfil melhor descreve você?&#10;. Número de respostas: 18 respostas."/>
                        <pic:cNvPicPr>
                          <a:picLocks noChangeAspect="1"/>
                        </pic:cNvPicPr>
                        <pic:nvPr/>
                      </pic:nvPicPr>
                      <pic:blipFill rotWithShape="1">
                        <a:blip r:embed="rId23"/>
                        <a:stretch/>
                      </pic:blipFill>
                      <pic:spPr bwMode="auto">
                        <a:xfrm>
                          <a:off x="0" y="0"/>
                          <a:ext cx="5760720" cy="24250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3.60pt;height:190.95pt;mso-wrap-distance-left:0.00pt;mso-wrap-distance-top:0.00pt;mso-wrap-distance-right:0.00pt;mso-wrap-distance-bottom:0.00pt;z-index:1;" stroked="f">
                <v:imagedata r:id="rId23" o:title=""/>
                <o:lock v:ext="edit" rotation="t"/>
              </v:shape>
            </w:pict>
          </mc:Fallback>
        </mc:AlternateContent>
      </w:r>
      <w:r/>
    </w:p>
    <w:p w14:paraId="6F853343" w14:textId="77777777">
      <w:pPr>
        <w:pStyle w:val="1846"/>
        <w:pBdr/>
        <w:spacing/>
        <w:ind/>
        <w:rPr/>
      </w:pPr>
      <w:r/>
      <w:r>
        <w:t xml:space="preserve">FIGURA </w:t>
      </w:r>
      <w:r>
        <w:fldChar w:fldCharType="begin"/>
      </w:r>
      <w:r>
        <w:instrText xml:space="preserve">SEQ FIGURA \* Arabic </w:instrText>
      </w:r>
      <w:r>
        <w:fldChar w:fldCharType="separate"/>
      </w:r>
      <w:r>
        <w:t xml:space="preserve">6</w:t>
      </w:r>
      <w:r/>
      <w:r>
        <w:fldChar w:fldCharType="end"/>
      </w:r>
      <w:r>
        <w:t xml:space="preserve"> </w:t>
      </w:r>
      <w:r>
        <w:t xml:space="preserve">-  Perfil</w:t>
      </w:r>
      <w:r>
        <w:t xml:space="preserve"> de usuário do respondente</w:t>
      </w:r>
      <w:r/>
      <w:r/>
      <w:r/>
    </w:p>
    <w:p w14:paraId="640C84BA" w14:textId="77777777">
      <w:pPr>
        <w:pBdr/>
        <w:spacing/>
        <w:ind/>
        <w:rPr/>
      </w:pPr>
      <w:r/>
      <w:r/>
    </w:p>
    <w:p w14:paraId="4F4CC948" w14:textId="77777777">
      <w:pPr>
        <w:pBdr/>
        <w:spacing/>
        <w:ind/>
        <w:rPr>
          <w:szCs w:val="24"/>
        </w:rPr>
      </w:pPr>
      <w:r>
        <w:rPr>
          <w:bCs/>
          <w:szCs w:val="24"/>
        </w:rPr>
        <w:t xml:space="preserve">O gráfico da Figura 7 mostra que a</w:t>
      </w:r>
      <w:r>
        <w:rPr>
          <w:szCs w:val="24"/>
        </w:rPr>
        <w:t xml:space="preserve"> maioria dos respondentes (71,4%) nunca utilizou um sistema focado no registro de problemas urbanos. Esse dado é fundamental para justificar o projeto, </w:t>
      </w:r>
      <w:r>
        <w:rPr>
          <w:szCs w:val="24"/>
        </w:rPr>
        <w:t xml:space="preserve">pois evidencia uma clara lacuna na comunicação digital entre a população e os órgãos públicos. O alto índice de respostas negativas </w:t>
      </w:r>
      <w:r>
        <w:rPr>
          <w:szCs w:val="24"/>
        </w:rPr>
        <w:t xml:space="preserve">valida</w:t>
      </w:r>
      <w:r>
        <w:rPr>
          <w:szCs w:val="24"/>
        </w:rPr>
        <w:t xml:space="preserve"> a necessidade, a relevância e o potencial de adoção de um sistema acessível e eficiente para facilitar o engajamento cívico.</w:t>
      </w:r>
      <w:r>
        <w:rPr>
          <w:szCs w:val="24"/>
        </w:rPr>
      </w:r>
      <w:r>
        <w:rPr>
          <w:szCs w:val="24"/>
        </w:rPr>
      </w:r>
    </w:p>
    <w:p w14:paraId="4FD2B6B5" w14:textId="77777777">
      <w:pPr>
        <w:pBdr/>
        <w:spacing/>
        <w:ind/>
        <w:rPr>
          <w:sz w:val="20"/>
          <w:szCs w:val="20"/>
        </w:rPr>
      </w:pPr>
      <w:r>
        <w:rPr>
          <w:sz w:val="20"/>
          <w:szCs w:val="20"/>
        </w:rPr>
      </w:r>
      <w:r>
        <w:rPr>
          <w:sz w:val="20"/>
          <w:szCs w:val="20"/>
        </w:rPr>
      </w:r>
      <w:r>
        <w:rPr>
          <w:sz w:val="20"/>
          <w:szCs w:val="20"/>
        </w:rPr>
      </w:r>
    </w:p>
    <w:p w14:paraId="61B818A4" w14:textId="308FB658">
      <w:pPr>
        <w:keepNext w:val="true"/>
        <w:pBdr/>
        <w:spacing/>
        <w:ind/>
        <w:rPr/>
      </w:pPr>
      <w:r>
        <mc:AlternateContent>
          <mc:Choice Requires="wpg">
            <w:drawing>
              <wp:inline xmlns:wp="http://schemas.openxmlformats.org/drawingml/2006/wordprocessingDrawing" distT="0" distB="0" distL="0" distR="0">
                <wp:extent cx="5760720" cy="2425065"/>
                <wp:effectExtent l="0" t="0" r="0" b="0"/>
                <wp:docPr id="8" name="Imagem 4"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00364" name="Imagem 4" descr="Gráfico, Gráfico de pizza&#10;&#10;O conteúdo gerado por IA pode estar incorreto."/>
                        <pic:cNvPicPr>
                          <a:picLocks noChangeAspect="1"/>
                        </pic:cNvPicPr>
                        <pic:nvPr/>
                      </pic:nvPicPr>
                      <pic:blipFill rotWithShape="1">
                        <a:blip r:embed="rId24"/>
                        <a:stretch/>
                      </pic:blipFill>
                      <pic:spPr bwMode="auto">
                        <a:xfrm>
                          <a:off x="0" y="0"/>
                          <a:ext cx="5760720" cy="24250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3.60pt;height:190.95pt;mso-wrap-distance-left:0.00pt;mso-wrap-distance-top:0.00pt;mso-wrap-distance-right:0.00pt;mso-wrap-distance-bottom:0.00pt;z-index:1;" stroked="f">
                <v:imagedata r:id="rId24" o:title=""/>
                <o:lock v:ext="edit" rotation="t"/>
              </v:shape>
            </w:pict>
          </mc:Fallback>
        </mc:AlternateContent>
      </w:r>
      <w:r/>
    </w:p>
    <w:p w14:paraId="6E963214" w14:textId="77777777">
      <w:pPr>
        <w:pStyle w:val="1846"/>
        <w:pBdr/>
        <w:spacing/>
        <w:ind/>
        <w:rPr/>
      </w:pPr>
      <w:r/>
      <w:r>
        <w:t xml:space="preserve">FIGURA </w:t>
      </w:r>
      <w:r>
        <w:fldChar w:fldCharType="begin"/>
      </w:r>
      <w:r>
        <w:instrText xml:space="preserve">SEQ FIGURA \* Arabic </w:instrText>
      </w:r>
      <w:r>
        <w:fldChar w:fldCharType="separate"/>
      </w:r>
      <w:r>
        <w:t xml:space="preserve">7</w:t>
      </w:r>
      <w:r/>
      <w:r>
        <w:fldChar w:fldCharType="end"/>
      </w:r>
      <w:r>
        <w:t xml:space="preserve"> </w:t>
      </w:r>
      <w:r>
        <w:t xml:space="preserve">–  Experiência</w:t>
      </w:r>
      <w:r>
        <w:t xml:space="preserve"> com aplicativos para registro de problemas da cidade</w:t>
      </w:r>
      <w:r/>
      <w:r/>
      <w:r/>
    </w:p>
    <w:p w14:paraId="130C15B1" w14:textId="77777777">
      <w:pPr>
        <w:pBdr/>
        <w:spacing/>
        <w:ind/>
        <w:rPr/>
      </w:pPr>
      <w:r/>
      <w:r/>
    </w:p>
    <w:p w14:paraId="51A8D47B" w14:textId="77777777">
      <w:pPr>
        <w:pBdr/>
        <w:spacing/>
        <w:ind/>
        <w:rPr>
          <w:szCs w:val="24"/>
        </w:rPr>
      </w:pPr>
      <w:r>
        <w:rPr>
          <w:sz w:val="20"/>
          <w:szCs w:val="20"/>
        </w:rPr>
        <w:t xml:space="preserve"> </w:t>
      </w:r>
      <w:r>
        <w:rPr>
          <w:bCs/>
          <w:szCs w:val="24"/>
        </w:rPr>
        <w:t xml:space="preserve">O gráfico da Figura 8 mostra </w:t>
      </w:r>
      <w:r>
        <w:rPr>
          <w:szCs w:val="24"/>
        </w:rPr>
        <w:t xml:space="preserve">que um sistema como o “Fala, Cidade!” é positivo, pois cerca de 100% dos respondentes afirmaram que utilizariam um aplicativo voltado para o registro de ocorrências em seu município. Esta unanimidade comprova a alta aceitação deste tipo de pr</w:t>
      </w:r>
      <w:r>
        <w:rPr>
          <w:szCs w:val="24"/>
        </w:rPr>
        <w:t xml:space="preserve">ojeto e confirma que a iniciativa não apenas resolve um problema de comunicação existente, mas que há um engajamento real e uma disposição total do público de interesse em adotar ativamente a tecnologia para colaborar com as melhorias e a gestão municipal.</w:t>
      </w:r>
      <w:r>
        <w:rPr>
          <w:szCs w:val="24"/>
        </w:rPr>
      </w:r>
      <w:r>
        <w:rPr>
          <w:szCs w:val="24"/>
        </w:rPr>
      </w:r>
    </w:p>
    <w:p w14:paraId="54EC60D4" w14:textId="6BBD762A">
      <w:pPr>
        <w:keepNext w:val="true"/>
        <w:pBdr/>
        <w:spacing/>
        <w:ind/>
        <w:rPr/>
      </w:pPr>
      <w:r>
        <mc:AlternateContent>
          <mc:Choice Requires="wpg">
            <w:drawing>
              <wp:inline xmlns:wp="http://schemas.openxmlformats.org/drawingml/2006/wordprocessingDrawing" distT="0" distB="0" distL="0" distR="0">
                <wp:extent cx="5760720" cy="2425065"/>
                <wp:effectExtent l="0" t="0" r="0" b="0"/>
                <wp:docPr id="9" name="Imagem 5"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04407" name="Imagem 5" descr="Gráfico, Gráfico de pizza&#10;&#10;O conteúdo gerado por IA pode estar incorreto."/>
                        <pic:cNvPicPr>
                          <a:picLocks noChangeAspect="1"/>
                        </pic:cNvPicPr>
                        <pic:nvPr/>
                      </pic:nvPicPr>
                      <pic:blipFill rotWithShape="1">
                        <a:blip r:embed="rId25"/>
                        <a:stretch/>
                      </pic:blipFill>
                      <pic:spPr bwMode="auto">
                        <a:xfrm>
                          <a:off x="0" y="0"/>
                          <a:ext cx="5760720" cy="242506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3.60pt;height:190.95pt;mso-wrap-distance-left:0.00pt;mso-wrap-distance-top:0.00pt;mso-wrap-distance-right:0.00pt;mso-wrap-distance-bottom:0.00pt;z-index:1;" stroked="f">
                <v:imagedata r:id="rId25" o:title=""/>
                <o:lock v:ext="edit" rotation="t"/>
              </v:shape>
            </w:pict>
          </mc:Fallback>
        </mc:AlternateContent>
      </w:r>
      <w:r/>
    </w:p>
    <w:p w14:paraId="0B4B7F4F" w14:textId="77777777">
      <w:pPr>
        <w:pStyle w:val="1846"/>
        <w:pBdr/>
        <w:spacing/>
        <w:ind/>
        <w:rPr/>
      </w:pPr>
      <w:r/>
      <w:r>
        <w:t xml:space="preserve">FIGURA </w:t>
      </w:r>
      <w:r>
        <w:fldChar w:fldCharType="begin"/>
      </w:r>
      <w:r>
        <w:instrText xml:space="preserve">SEQ FIGURA \* Arabic </w:instrText>
      </w:r>
      <w:r>
        <w:fldChar w:fldCharType="separate"/>
      </w:r>
      <w:r>
        <w:t xml:space="preserve">8</w:t>
      </w:r>
      <w:r/>
      <w:r>
        <w:fldChar w:fldCharType="end"/>
      </w:r>
      <w:r>
        <w:t xml:space="preserve"> – Possibilidade de uso de um aplicativo para registrar ocorrências da cidade.</w:t>
      </w:r>
      <w:r/>
      <w:r/>
      <w:r/>
    </w:p>
    <w:p w14:paraId="6A5FA874" w14:textId="77777777">
      <w:pPr>
        <w:pBdr/>
        <w:spacing/>
        <w:ind/>
        <w:rPr/>
      </w:pPr>
      <w:r/>
      <w:r/>
    </w:p>
    <w:p w14:paraId="72CE512A" w14:textId="77777777">
      <w:pPr>
        <w:pBdr/>
        <w:spacing/>
        <w:ind/>
        <w:rPr/>
      </w:pPr>
      <w:r>
        <w:t xml:space="preserve">A pesquisa completa e os dados obtidos estão disponíveis no Apêndice G.</w:t>
      </w:r>
      <w:r/>
    </w:p>
    <w:p>
      <w:pPr>
        <w:pStyle w:val="1637"/>
        <w:pBdr/>
        <w:spacing/>
        <w:ind/>
        <w:rPr/>
      </w:pPr>
      <w:r/>
      <w:bookmarkStart w:id="48" w:name="_Toc48"/>
      <w:r>
        <w:t xml:space="preserve">6.4.2 Projeto da Interface de Usuário</w:t>
      </w:r>
      <w:r/>
      <w:bookmarkEnd w:id="48"/>
      <w:r/>
      <w:r/>
    </w:p>
    <w:p>
      <w:pPr>
        <w:pBdr/>
        <w:spacing/>
        <w:ind/>
        <w:rPr/>
      </w:pPr>
      <w:r>
        <w:t xml:space="preserve">A interface de usuário do sistema “Fala, Cidade!” foi construída sobre um conjunto de variáveis</w:t>
      </w:r>
      <w:r>
        <w:t xml:space="preserve"> de estilo definidas de forma centralizada na folha de estilos global da aplicação, o que assegura a uniformidade visual entre todas as telas e concentra em um único ponto qualquer alteração de identidade visual. A padronização adotada é descrita a seguir.</w:t>
      </w:r>
      <w:r/>
    </w:p>
    <w:p>
      <w:pPr>
        <w:pBdr/>
        <w:spacing/>
        <w:ind/>
        <w:rPr/>
      </w:pPr>
      <w:r>
        <w:t xml:space="preserve">a) Cores: a cor primária do sistema é o azul de código hexadecimal #2563EB, empregada em element</w:t>
      </w:r>
      <w:r>
        <w:t xml:space="preserve">os de ação, vínculos e destaques, com as variações #1D4ED8 para o estado pressionado e #EFF6FF para fundos de realce. A comunicação de estado utiliza três cores semânticas: verde #16A34A para sucesso e para ocorrências atendidas, âmbar #D97706 para advertê</w:t>
      </w:r>
      <w:r>
        <w:t xml:space="preserve">ncia e para ocorrências em andamento, e vermelho #DC2626 para erro e para ocorrências pendentes; ocorrências indeferidas recebem o cinza neutro #6B7280. Uma escala de dez tons de cinza, do #F9FAFB ao #111827, organiza os planos de fundo, as bordas e a hier</w:t>
      </w:r>
      <w:r>
        <w:t xml:space="preserve">arquia tipográfica. As doze categorias de ocorrência possuem ainda uma paleta própria de identificação, aplicada aos marcadores do mapa e às etiquetas das listagens, o que permite ao usuário distinguir a natureza da demanda antes mesmo da leitura do texto.</w:t>
      </w:r>
      <w:r/>
    </w:p>
    <w:p>
      <w:pPr>
        <w:pBdr/>
        <w:spacing/>
        <w:ind/>
        <w:rPr/>
      </w:pPr>
      <w:r>
        <w:t xml:space="preserve">b) Tipografia: adotou-se a família tipográfica</w:t>
      </w:r>
      <w:r>
        <w:t xml:space="preserve"> Inter, de licença livre, nos pesos 400, 500, 600 e 700, com a família Arial como alternativa de contingência. O tamanho de referência do corpo de texto é de 16 pixels, valor definido no elemento raiz do documento e utilizado como base para as demais medid</w:t>
      </w:r>
      <w:r>
        <w:t xml:space="preserve">as, o que viabiliza o redimensionamento proporcional de toda a interface descrito na Seção 6.4.4. A escolha por uma fonte sem serifa de alta legibilidade em telas atende ao perfil de usuário cidadão, caracterizado por níveis variados de letramento digital.</w:t>
      </w:r>
      <w:r/>
    </w:p>
    <w:p>
      <w:pPr>
        <w:pBdr/>
        <w:spacing/>
        <w:ind/>
        <w:rPr/>
      </w:pPr>
      <w:r>
        <w:t xml:space="preserve">c) Plano de </w:t>
      </w:r>
      <w:r>
        <w:t xml:space="preserve">fundo e superfícies: o plano de fundo geral da aplicação utiliza o cinza mais claro da escala, sobre o qual os blocos de conteúdo são dispostos em superfícies brancas elevadas por meio de sombras suaves em quatro intensidades. As bordas dessas superfícies </w:t>
      </w:r>
      <w:r>
        <w:t xml:space="preserve">adotam raios de arredondamento padronizados de 0,5 e 0,75 rem. Esse contraste entre fundo e superfície delimita visualmente as unidades de informação sem recorrer a linhas divisórias, reduzindo a poluição visual das telas de listagem e do painel analítico.</w:t>
      </w:r>
      <w:r/>
    </w:p>
    <w:p>
      <w:pPr>
        <w:pBdr/>
        <w:spacing/>
        <w:ind/>
        <w:rPr/>
      </w:pPr>
      <w:r>
        <w:t xml:space="preserve">d) Ícones: os ícones da interface são gráficos vetoriais escaláveis inseridos diretamente na marcação das páginas, o que dispensa requisições adicionais</w:t>
      </w:r>
      <w:r>
        <w:t xml:space="preserve"> de rede, preserva a nitidez em qualquer resolução e permite que a cor do ícone acompanhe a cor do texto ao qual está associado. Os marcadores do mapa são construídos com o mesmo recurso, recebendo a cor correspondente ao estado da ocorrência representada.</w:t>
      </w:r>
      <w:r/>
    </w:p>
    <w:p>
      <w:pPr>
        <w:pBdr/>
        <w:spacing/>
        <w:ind/>
        <w:rPr/>
      </w:pPr>
      <w:r>
        <w:t xml:space="preserve">e) Retorno ao usuário e elementos de interação: as confirmações e os avisos de erro são apresentados por meio de notificações temporárias posicionadas no canto da tela, e as operações de consequência irreversível — como a exclusão de conta e o indeferim</w:t>
      </w:r>
      <w:r>
        <w:t xml:space="preserve">ento de uma ocorrência — são precedidas de caixas de diálogo modais de confirmação. A composição das telas é responsiva e organiza-se em uma única coluna nos dispositivos móveis e em múltiplas colunas nas resoluções de computador pessoal, conforme o RNF06.</w:t>
      </w:r>
      <w:r/>
    </w:p>
    <w:p>
      <w:pPr>
        <w:pBdr/>
        <w:spacing/>
        <w:ind/>
        <w:rPr/>
      </w:pPr>
      <w:r>
        <w:t xml:space="preserve">Os modelos de baixa e média fidelidade que originaram esta padronização encontram-se no Apêndice E.</w:t>
      </w:r>
      <w:r/>
    </w:p>
    <w:p>
      <w:pPr>
        <w:pBdr/>
        <w:spacing/>
        <w:ind/>
        <w:rPr/>
      </w:pPr>
      <w:r/>
      <w:r/>
    </w:p>
    <w:p>
      <w:pPr>
        <w:pStyle w:val="1637"/>
        <w:pBdr/>
        <w:spacing/>
        <w:ind/>
        <w:rPr/>
      </w:pPr>
      <w:r/>
      <w:bookmarkStart w:id="49" w:name="_Toc49"/>
      <w:r>
        <w:t xml:space="preserve">6.4.3 Heurísticas de Usabilidade</w:t>
      </w:r>
      <w:r/>
      <w:bookmarkEnd w:id="49"/>
      <w:r/>
      <w:r/>
    </w:p>
    <w:p>
      <w:pPr>
        <w:pBdr/>
        <w:spacing/>
        <w:ind/>
        <w:rPr/>
      </w:pPr>
      <w:r>
        <w:t xml:space="preserve">A avaliação da interface de usuário do sistema foi conduzida à luz das dez heurísticas de usabilidade propostas por Nielsen (1994). A seguir descreve-se, para cada heurística, a forma como o projeto da interface a atende.</w:t>
      </w:r>
      <w:r/>
    </w:p>
    <w:p>
      <w:pPr>
        <w:pBdr/>
        <w:spacing/>
        <w:ind/>
        <w:rPr/>
      </w:pPr>
      <w:r>
        <w:t xml:space="preserve">a) Visibilidade do status do sistema: cada ocorrência registrada apresenta de forma permanente o seu estado atual — pendente, em andamento, atendida ou indeferida — acompanhado de cor semântica correspondente e do</w:t>
      </w:r>
      <w:r>
        <w:t xml:space="preserve"> histórico completo de trâmites com data, responsável e observação. Durante o envio de fotografias, a interface exibe o progresso do processamento por meio de consulta periódica ao estado do envio, informando o usuário quando a mídia é aceita ou rejeitada.</w:t>
      </w:r>
      <w:r/>
    </w:p>
    <w:p>
      <w:pPr>
        <w:pBdr/>
        <w:spacing/>
        <w:ind/>
        <w:rPr/>
      </w:pPr>
      <w:r>
        <w:t xml:space="preserve">b) Correspondência entre o sistema e o mundo real: a terminologia empregada é a do cotidiano do cidadão, e não a do domínio técnico. As categorias de ocorrência são </w:t>
      </w:r>
      <w:r>
        <w:t xml:space="preserve">enunciadas em linguagem corrente — a exemplo de “sinalização ou semáforo com defeito” e “som alto ou perturbação do sossego” — e o identificador da demanda é apresentado como protocolo, termo já consolidado na relação entre cidadão e administração pública.</w:t>
      </w:r>
      <w:r/>
    </w:p>
    <w:p>
      <w:pPr>
        <w:pBdr/>
        <w:spacing/>
        <w:ind/>
        <w:rPr/>
      </w:pPr>
      <w:r>
        <w:t xml:space="preserve">c) Controle e liberdade do usuário: os formulários de registro permitem o retorno às etapas anteriores </w:t>
      </w:r>
      <w:r>
        <w:t xml:space="preserve">sem perda dos dados já informados, a remoção individual das fotografias anexadas antes da submissão e o cancelamento da operação a qualquer momento. O ponto de localização selecionado no mapa pode ser reposicionado livremente até a confirmação do registro.</w:t>
      </w:r>
      <w:r/>
    </w:p>
    <w:p>
      <w:pPr>
        <w:pBdr/>
        <w:spacing/>
        <w:ind/>
        <w:rPr/>
      </w:pPr>
      <w:r>
        <w:t xml:space="preserve">d) Consistência e padrões: a padronização descrita na Seção 6.4.2 é aplicada de maneira uniforme, com posicionamento fixo dos elementos de navegação, identidade cro</w:t>
      </w:r>
      <w:r>
        <w:t xml:space="preserve">mática constante para cada estado e nomenclatura idêntica para uma mesma ação em todas as telas. As convenções da plataforma Web são respeitadas, a exemplo do uso de campos de formulário nativos e do comportamento esperado do botão de retorno do navegador.</w:t>
      </w:r>
      <w:r/>
    </w:p>
    <w:p>
      <w:pPr>
        <w:pBdr/>
        <w:spacing/>
        <w:ind/>
        <w:rPr/>
      </w:pPr>
      <w:r>
        <w:t xml:space="preserve">e) Prevenção de erros: esta é a heurística de maior expressão no projeto. A detecção de duplicidade por proximidade geográfica (RF16 e RN06) verifica, a</w:t>
      </w:r>
      <w:r>
        <w:t xml:space="preserve">ntes da submissão, a existência de ocorrência ativa da mesma categoria em um raio de cinquenta metros e oferece ao usuário a alternativa de reforçar o protocolo existente em vez de criar um novo. A validação dos campos obrigatórios ocorre no próprio formul</w:t>
      </w:r>
      <w:r>
        <w:t xml:space="preserve">ário, antes do envio; a política de complexidade de senha é verificada durante a digitação; e a análise automática de nitidez das fotografias rejeita imagens desfocadas nas categorias de maior criticidade, evitando o registro de evidências inaproveitáveis.</w:t>
      </w:r>
      <w:r/>
    </w:p>
    <w:p>
      <w:pPr>
        <w:pBdr/>
        <w:spacing/>
        <w:ind/>
        <w:rPr/>
      </w:pPr>
      <w:r>
        <w:t xml:space="preserve">f) Reconhecimento em lugar de memorização: o preenchimento do endereço é realizado automaticamente a partir das coordenadas obtidas do dispositivo ou selecionadas no mapa, dispensando o usuário de recordar a denominação exata do logradouro ou do bairro.</w:t>
      </w:r>
      <w:r>
        <w:t xml:space="preserve"> As categorias são apresentadas em lista de seleção com rótulo e cor, e a listagem de ocorrências exibe simultaneamente protocolo, categoria, endereço e estado, de modo que o usuário não precise memorizar o código do protocolo para localizar a sua demanda.</w:t>
      </w:r>
      <w:r/>
    </w:p>
    <w:p>
      <w:pPr>
        <w:pBdr/>
        <w:spacing/>
        <w:ind/>
        <w:rPr/>
      </w:pPr>
      <w:r>
        <w:t xml:space="preserve">g) Flexibilidade e eficiência de uso: o painel de ocorrências disponibiliza filtros combináveis por período, bairro, categoria e estado, e a ação cole</w:t>
      </w:r>
      <w:r>
        <w:t xml:space="preserve">tiva sobre grupos de ocorrências duplicadas permite ao servidor público atualizar de uma só vez o estado de todos os relatos referentes a um mesmo problema. Para o usuário experiente, o acesso direto por número de protocolo abrevia o percurso de navegação.</w:t>
      </w:r>
      <w:r/>
    </w:p>
    <w:p>
      <w:pPr>
        <w:pBdr/>
        <w:spacing/>
        <w:ind/>
        <w:rPr/>
      </w:pPr>
      <w:r>
        <w:t xml:space="preserve">h) Estética e design minimalista: as telas apresentam apenas a informação necessária à tarefa em curso, com hierarquia tipográfica defini</w:t>
      </w:r>
      <w:r>
        <w:t xml:space="preserve">da por peso e tom de cinza em vez de elementos decorativos. O formulário de registro de ocorrência, tela de maior frequência de uso, restringe-se aos campos estritamente indispensáveis, deixando as informações complementares em campos opcionais recolhidos.</w:t>
      </w:r>
      <w:r/>
    </w:p>
    <w:p>
      <w:pPr>
        <w:pBdr/>
        <w:spacing/>
        <w:ind/>
        <w:rPr/>
      </w:pPr>
      <w:r>
        <w:t xml:space="preserve">i) Auxílio no reconhecimento, diagnóstico e recuperação de erros: as mensagens de erro são redigidas em linguagem natural, identificam o campo especí</w:t>
      </w:r>
      <w:r>
        <w:t xml:space="preserve">fico em que o problema ocorreu e indicam a ação corretiva. Situações originadas de regras de negócio — como o limite diário de registros previsto para o controle de uso abusivo — informam explicitamente o limite atingido, e não apenas a recusa da operação.</w:t>
      </w:r>
      <w:r/>
    </w:p>
    <w:p>
      <w:pPr>
        <w:pBdr/>
        <w:spacing/>
        <w:ind/>
        <w:rPr/>
      </w:pPr>
      <w:r>
        <w:t xml:space="preserve">j) Ajuda e documentação: o sistema dispõe de uma tela de ajuda com orientações </w:t>
      </w:r>
      <w:r>
        <w:t xml:space="preserve">sobre o registro de ocorrências, o significado de cada estado do protocolo e as respostas às dúvidas mais frequentes, além de um canal de contato direto com os administradores (RF17). O manual do usuário completo integra os recursos de apoio à implantação.</w:t>
      </w:r>
      <w:r/>
    </w:p>
    <w:p>
      <w:pPr>
        <w:pBdr/>
        <w:spacing/>
        <w:ind/>
        <w:rPr/>
      </w:pPr>
      <w:r>
        <w:t>A Figura 9 evidencia o atendimento das heurísticas “visibilidade do status do sistema” e “correspondência entre o sistema e o mundo real”: cada ocorrência exibe o seu estado com cor semântica e rótulo textual, o identificador é apresentado como protocolo e as categorias são enunciadas em linguagem corrente.</w:t>
      </w:r>
    </w:p>
    <w:p>
      <w:pPr>
        <w:pBdr/>
        <w:spacing/>
        <w:ind/>
        <w:jc w:val="center"/>
        <w:rPr/>
      </w:pPr>
      <w:r>
        <w:drawing>
          <wp:inline xmlns:pic="http://schemas.openxmlformats.org/drawingml/2006/picture">
            <wp:extent cx="5040000" cy="3143824"/>
            <wp:docPr id="1987165333" name="Picture 1987165333"/>
            <wp:cNvGraphicFramePr>
              <a:graphicFrameLocks noChangeAspect="1"/>
            </wp:cNvGraphicFramePr>
            <a:graphic>
              <a:graphicData uri="http://schemas.openxmlformats.org/drawingml/2006/picture">
                <pic:pic>
                  <pic:nvPicPr>
                    <pic:cNvPr id="0" name="FalaCidade_Prototipo_03_Inicio_v2.png"/>
                    <pic:cNvPicPr/>
                  </pic:nvPicPr>
                  <pic:blipFill>
                    <a:blip r:embed="rId26"/>
                    <a:stretch>
                      <a:fillRect/>
                    </a:stretch>
                  </pic:blipFill>
                  <pic:spPr>
                    <a:xfrm>
                      <a:off x="0" y="0"/>
                      <a:ext cx="5040000" cy="3143824"/>
                    </a:xfrm>
                    <a:prstGeom prst="rect"/>
                  </pic:spPr>
                </pic:pic>
              </a:graphicData>
            </a:graphic>
          </wp:inline>
        </w:drawing>
      </w:r>
    </w:p>
    <w:p>
      <w:pPr>
        <w:pStyle w:val="1846"/>
        <w:pBdr/>
        <w:spacing/>
        <w:ind/>
        <w:jc w:val="center"/>
        <w:rPr/>
      </w:pPr>
      <w:r>
        <w:t>FIGURA 9 – Tela inicial: visibilidade do estado das ocorrências e correspondência com o mundo real</w:t>
      </w:r>
    </w:p>
    <w:p>
      <w:pPr>
        <w:pStyle w:val="1846"/>
        <w:pBdr/>
        <w:spacing/>
        <w:ind/>
        <w:jc w:val="center"/>
        <w:rPr/>
      </w:pPr>
      <w:r>
        <w:t>Fonte: elaborada pelos autores (2026).</w:t>
      </w:r>
    </w:p>
    <w:p>
      <w:pPr>
        <w:pStyle w:val="1846"/>
        <w:pBdr/>
        <w:spacing/>
        <w:ind/>
        <w:jc w:val="center"/>
        <w:rPr/>
      </w:pPr>
      <w:r>
        <w:t>A Figura 10 evidencia as heurísticas “prevenção de erros” e “reconhecimento em lugar de memorização”: os campos obrigatórios são assinalados, a prioridade decorre automaticamente da categoria, o endereço é preenchido a partir do ponto marcado no mapa e a ação destrutiva de cancelamento é apresentada em posição e peso visual distintos da ação de confirmação.</w:t>
      </w:r>
    </w:p>
    <w:p>
      <w:pPr>
        <w:pStyle w:val="1846"/>
        <w:pBdr/>
        <w:spacing/>
        <w:ind/>
        <w:jc w:val="center"/>
        <w:rPr/>
      </w:pPr>
      <w:r>
        <w:drawing>
          <wp:inline xmlns:pic="http://schemas.openxmlformats.org/drawingml/2006/picture">
            <wp:extent cx="5040000" cy="6235714"/>
            <wp:docPr id="1987165334" name="Picture 1987165334"/>
            <wp:cNvGraphicFramePr>
              <a:graphicFrameLocks noChangeAspect="1"/>
            </wp:cNvGraphicFramePr>
            <a:graphic>
              <a:graphicData uri="http://schemas.openxmlformats.org/drawingml/2006/picture">
                <pic:pic>
                  <pic:nvPicPr>
                    <pic:cNvPr id="0" name="FalaCidade_Prototipo_04_RegistroOcorrencia_v2.png"/>
                    <pic:cNvPicPr/>
                  </pic:nvPicPr>
                  <pic:blipFill>
                    <a:blip r:embed="rId27"/>
                    <a:stretch>
                      <a:fillRect/>
                    </a:stretch>
                  </pic:blipFill>
                  <pic:spPr>
                    <a:xfrm>
                      <a:off x="0" y="0"/>
                      <a:ext cx="5040000" cy="6235714"/>
                    </a:xfrm>
                    <a:prstGeom prst="rect"/>
                  </pic:spPr>
                </pic:pic>
              </a:graphicData>
            </a:graphic>
          </wp:inline>
        </w:drawing>
      </w:r>
    </w:p>
    <w:p>
      <w:pPr>
        <w:pStyle w:val="1846"/>
        <w:pBdr/>
        <w:spacing/>
        <w:ind/>
        <w:jc w:val="center"/>
        <w:rPr/>
      </w:pPr>
      <w:r>
        <w:t>FIGURA 10 – Registro de ocorrência: prevenção de erros e reconhecimento em lugar de memorização</w:t>
      </w:r>
    </w:p>
    <w:p>
      <w:pPr>
        <w:pStyle w:val="1846"/>
        <w:pBdr/>
        <w:spacing/>
        <w:ind/>
        <w:jc w:val="center"/>
        <w:rPr/>
      </w:pPr>
      <w:r>
        <w:t>Fonte: elaborada pelos autores (2026).</w:t>
      </w:r>
    </w:p>
    <w:p>
      <w:pPr>
        <w:pStyle w:val="1846"/>
        <w:pBdr/>
        <w:spacing/>
        <w:ind/>
        <w:jc w:val="center"/>
        <w:rPr/>
      </w:pPr>
      <w:r>
        <w:t>A Figura 11 evidencia as heurísticas “flexibilidade e eficiência de uso” e “consistência e padrões”: os filtros combináveis e a busca direta por protocolo abreviam o percurso do usuário experiente, e a identidade cromática dos estados é idêntica à empregada nas telas do cidadão.</w:t>
      </w:r>
    </w:p>
    <w:p>
      <w:pPr>
        <w:pStyle w:val="1846"/>
        <w:pBdr/>
        <w:spacing/>
        <w:ind/>
        <w:jc w:val="center"/>
        <w:rPr/>
      </w:pPr>
      <w:r>
        <w:drawing>
          <wp:inline xmlns:pic="http://schemas.openxmlformats.org/drawingml/2006/picture">
            <wp:extent cx="5040000" cy="2661551"/>
            <wp:docPr id="1987165335" name="Picture 1987165335"/>
            <wp:cNvGraphicFramePr>
              <a:graphicFrameLocks noChangeAspect="1"/>
            </wp:cNvGraphicFramePr>
            <a:graphic>
              <a:graphicData uri="http://schemas.openxmlformats.org/drawingml/2006/picture">
                <pic:pic>
                  <pic:nvPicPr>
                    <pic:cNvPr id="0" name="FalaCidade_Prototipo_08_GestaoOcorrencias_v2.png"/>
                    <pic:cNvPicPr/>
                  </pic:nvPicPr>
                  <pic:blipFill>
                    <a:blip r:embed="rId28"/>
                    <a:stretch>
                      <a:fillRect/>
                    </a:stretch>
                  </pic:blipFill>
                  <pic:spPr>
                    <a:xfrm>
                      <a:off x="0" y="0"/>
                      <a:ext cx="5040000" cy="2661551"/>
                    </a:xfrm>
                    <a:prstGeom prst="rect"/>
                  </pic:spPr>
                </pic:pic>
              </a:graphicData>
            </a:graphic>
          </wp:inline>
        </w:drawing>
      </w:r>
    </w:p>
    <w:p>
      <w:pPr>
        <w:pStyle w:val="1846"/>
        <w:pBdr/>
        <w:spacing/>
        <w:ind/>
        <w:jc w:val="center"/>
        <w:rPr/>
      </w:pPr>
      <w:r>
        <w:t>FIGURA 11 – Painel de gestão: flexibilidade, eficiência de uso e consistência dos padrões</w:t>
      </w:r>
    </w:p>
    <w:p>
      <w:pPr>
        <w:pStyle w:val="1846"/>
        <w:pBdr/>
        <w:spacing/>
        <w:ind/>
        <w:jc w:val="center"/>
        <w:rPr/>
      </w:pPr>
      <w:r>
        <w:t>Fonte: elaborada pelos autores (2026).</w:t>
      </w:r>
    </w:p>
    <w:p>
      <w:pPr>
        <w:pBdr/>
        <w:spacing/>
        <w:ind/>
        <w:rPr/>
      </w:pPr>
      <w:r/>
      <w:r/>
    </w:p>
    <w:p>
      <w:pPr>
        <w:pStyle w:val="1637"/>
        <w:pBdr/>
        <w:spacing/>
        <w:ind/>
        <w:rPr/>
      </w:pPr>
      <w:r/>
      <w:bookmarkStart w:id="50" w:name="_Toc50"/>
      <w:r>
        <w:t xml:space="preserve">6.4.4 Projeto da Acessibilidade</w:t>
      </w:r>
      <w:r/>
      <w:bookmarkEnd w:id="50"/>
      <w:r/>
      <w:r/>
    </w:p>
    <w:p>
      <w:pPr>
        <w:pBdr/>
        <w:spacing/>
        <w:ind/>
        <w:rPr/>
      </w:pPr>
      <w:r>
        <w:t xml:space="preserve">O projeto de acessibilidade do sistema orienta-se pelas Diretrizes de Acessibilidade para Conteúdo Web em sua versão 2.1 (W3C, 2018), tendo como meta o nível de conformi</w:t>
      </w:r>
      <w:r>
        <w:t xml:space="preserve">dade AA, e observa as recomendações do Modelo de Acessibilidade em Governo Eletrônico (BRASIL, 2014), de observância recomendada aos sistemas de informação destinados à administração pública. Os recursos previstos e já implementados são descritos a seguir.</w:t>
      </w:r>
      <w:r/>
    </w:p>
    <w:p>
      <w:pPr>
        <w:pBdr/>
        <w:spacing/>
        <w:ind/>
        <w:rPr/>
      </w:pPr>
      <w:r>
        <w:t xml:space="preserve">a) Controle de tamanho de fonte</w:t>
      </w:r>
      <w:r>
        <w:t xml:space="preserve">: a aplicação disponibiliza, de forma fixa e presente em todas as telas, um controle que permite ao usuário ampliar ou reduzir o tamanho da fonte em seis níveis, de 14 a 19 pixels, além de restaurar o valor padrão de 16 pixels. Como todas as medidas da int</w:t>
      </w:r>
      <w:r>
        <w:t xml:space="preserve">erface são expressas em unidades relativas a essa referência, o ajuste redimensiona proporcionalmente toda a composição da tela, sem sobreposição de elementos. A preferência escolhida é persistida localmente no navegador e restaurada nos acessos seguintes.</w:t>
      </w:r>
      <w:r/>
    </w:p>
    <w:p>
      <w:pPr>
        <w:pBdr/>
        <w:spacing/>
        <w:ind/>
        <w:rPr/>
      </w:pPr>
      <w:r>
        <w:t xml:space="preserve">b) Alternância entre tema claro e tema escuro: o mesmo controle oferece a alternância para um tema de baixa luminância, destinado a reduzir o desconforto visual em ambientes de pouca iluminação e a atender usuári</w:t>
      </w:r>
      <w:r>
        <w:t xml:space="preserve">os com sensibilidade à luminosidade. As mídias fotográficas, a base cartográfica do mapa e o próprio controle de acessibilidade são preservados em suas cores originais, de modo que a inversão não comprometa a leitura das evidências anexadas às ocorrências.</w:t>
      </w:r>
      <w:r/>
    </w:p>
    <w:p>
      <w:pPr>
        <w:pBdr/>
        <w:spacing/>
        <w:ind/>
        <w:rPr/>
      </w:pPr>
      <w:r>
        <w:t xml:space="preserve">c) Contraste: a combinação da cor primária com o plano de fundo branco apresenta razão de contraste de a</w:t>
      </w:r>
      <w:r>
        <w:t xml:space="preserve">proximadamente 5,17 para 1, superior ao mínimo de 4,5 para 1 exigido pelo critério 1.4.3 das diretrizes para texto de tamanho normal. A escala de cinzas foi definida de modo que os tons empregados em texto sobre fundos claros permaneçam acima desse limiar.</w:t>
      </w:r>
      <w:r/>
    </w:p>
    <w:p>
      <w:pPr>
        <w:pBdr/>
        <w:spacing/>
        <w:ind/>
        <w:rPr/>
      </w:pPr>
      <w:r>
        <w:t xml:space="preserve">d) Estrutura semântica e tecnologias assistivas: o documento declara o idioma português do Brasil em seu elemento raiz, atendendo ao critério 3.1.1; os campos dos </w:t>
      </w:r>
      <w:r>
        <w:t xml:space="preserve">formulários de conta são associados a rótulos programaticamente vinculados; as imagens possuem texto alternativo descritivo; e os controles acionados apenas por ícone recebem rótulo acessível, de modo que sejam anunciados corretamente por leitores de tela.</w:t>
      </w:r>
      <w:r/>
    </w:p>
    <w:p>
      <w:pPr>
        <w:pBdr/>
        <w:spacing/>
        <w:ind/>
        <w:rPr/>
      </w:pPr>
      <w:r>
        <w:t xml:space="preserve">e) Operação por teclado e r</w:t>
      </w:r>
      <w:r>
        <w:t xml:space="preserve">esponsividade: a navegação utiliza elementos nativos da plataforma Web, que preservam a ordem natural de tabulação e o acionamento por teclado. A interface responsiva e o dimensionamento das áreas de toque atendem ao critério 2.5.5 nos dispositivos móveis.</w:t>
      </w:r>
      <w:r/>
    </w:p>
    <w:p>
      <w:pPr>
        <w:pBdr/>
        <w:spacing/>
        <w:ind/>
        <w:rPr/>
      </w:pPr>
      <w:r>
        <w:t xml:space="preserve">Para a Fase 4 estão previstos o complemento dos rótulos programáticos nas telas do pa</w:t>
      </w:r>
      <w:r>
        <w:t xml:space="preserve">inel administrativo, a inclusão de regiões dinâmicas para o anúncio automático das mensagens de retorno do sistema por leitores de tela, a marcação semântica de papéis nos componentes de navegação, a inserção de vínculo de salto para o conteúdo principal e</w:t>
      </w:r>
      <w:r>
        <w:t xml:space="preserve"> a definição explícita do indicador visual de foco. A validação será conduzida com o auxílio de ferramenta automatizada de auditoria de acessibilidade e complementada por inspeção manual com leitor de tela, com os resultados registrados no plano de testes.</w:t>
      </w:r>
      <w:r/>
    </w:p>
    <w:p>
      <w:pPr>
        <w:pBdr/>
        <w:spacing/>
        <w:ind/>
        <w:rPr/>
      </w:pPr>
      <w:r/>
      <w:r/>
    </w:p>
    <w:p>
      <w:pPr>
        <w:pStyle w:val="1636"/>
        <w:pBdr/>
        <w:spacing/>
        <w:ind/>
        <w:rPr/>
      </w:pPr>
      <w:r/>
      <w:bookmarkStart w:id="51" w:name="_Toc51"/>
      <w:r>
        <w:t xml:space="preserve">6.5 PROJETO DO SISTEMA DISTRIBUÍDO</w:t>
      </w:r>
      <w:r/>
      <w:bookmarkEnd w:id="51"/>
      <w:r/>
      <w:r/>
    </w:p>
    <w:p>
      <w:pPr>
        <w:pBdr/>
        <w:spacing/>
        <w:ind/>
        <w:rPr/>
      </w:pPr>
      <w:r>
        <w:t>Segundo Coulouris et al. (2013), um sistema distribuído é aquele no qual componentes situados em computadores interligados em rede se comunicam e coordenam suas ações exclusivamente por meio da troca de mensagens. O sistema “Fala, Cidade!” enquadra-se nessa definição: seus componentes executam em máquinas distintas, comunicam-se por protocolos de aplicação sobre a rede e não compartilham memória nem relógio comum. Adotou-se o modelo cliente-servidor em três camadas físicas — a camada de apresentação, constituída pelo aplicativo Web progressivo executado no navegador; a camada de aplicação, pelo servidor da interface de programação de aplicações desenvolvido em Java com o framework Spring Boot; e a camada de dados, pelo sistema gerenciador de banco de dados PostgreSQL —, com comunicação no estilo arquitetural Representational State Transfer sobre HTTP e servidor de aplicação sem manutenção de estado.</w:t>
      </w:r>
    </w:p>
    <w:p>
      <w:pPr>
        <w:pBdr/>
        <w:spacing/>
        <w:ind/>
        <w:rPr/>
      </w:pPr>
      <w:r>
        <w:t>O projeto de distribuição completo integra o Apêndice I – Projeto do Sistema Distribuído, que constitui a fonte única do seu detalhamento. Nele, a Seção 1.1 examina, um a um, os desafios inerentes aos sistemas distribuídos relacionados por Coulouris et al. (2013) e as decisões adotadas para tratá-los: heterogeneidade (Seção 1.1.1), escalabilidade (Seção 1.1.2), abertura (Seção 1.1.3), segurança (Seção 1.1.4), manuseio de falhas (Seção 1.1.5), concorrência (Seção 1.1.6) e transparência (Seção 1.1.7). A Seção 1.2 do mesmo apêndice apresenta as tecnologias e as arquiteturas de distribuição empregadas, o quadro de componentes distribuídos com os respectivos protocolos de comunicação, o diagrama de distribuição do sistema e a topologia de implantação prevista para o ambiente de produção.</w:t>
      </w:r>
    </w:p>
    <w:p>
      <w:pPr>
        <w:pBdr/>
        <w:spacing/>
        <w:ind/>
        <w:rPr/>
      </w:pPr>
      <w:r>
        <w:t>Registram-se, por síntese, as três decisões de distribuição de maior consequência para o projeto. A primeira é a ausência de estado no servidor de aplicação: a identidade e o perfil do usuário trafegam em um JSON Web Token assinado, validado por filtro interceptador a cada requisição, o que dispensa a afinidade de sessão e permite o escalonamento horizontal por replicação de instâncias. A segunda é o isolamento de cada serviço de terceiros atrás de uma interface própria na camada de aplicação, de modo que a indisponibilidade de qualquer deles degrade uma funcionalidade específica sem interromper a operação do sistema. A terceira é a execução assíncrona das operações de maior latência — o envio de mídias e a expedição de mensagens de correio eletrônico —, em conjuntos de linhas de execução dedicados, que preserva o tempo de resposta às requisições HTTP.</w:t>
      </w:r>
    </w:p>
    <w:p>
      <w:pPr>
        <w:pBdr/>
        <w:spacing/>
        <w:ind/>
        <w:rPr/>
      </w:pPr>
      <w:r/>
      <w:r/>
    </w:p>
    <w:p w14:paraId="700CAF17" w14:textId="77777777">
      <w:pPr>
        <w:pBdr/>
        <w:spacing/>
        <w:ind/>
        <w:rPr>
          <w:sz w:val="20"/>
          <w:szCs w:val="20"/>
        </w:rPr>
      </w:pPr>
      <w:r>
        <w:rPr>
          <w:sz w:val="20"/>
          <w:szCs w:val="20"/>
        </w:rPr>
        <w:t xml:space="preserve"> </w:t>
      </w:r>
      <w:r>
        <w:rPr>
          <w:sz w:val="20"/>
          <w:szCs w:val="20"/>
        </w:rPr>
      </w:r>
      <w:r>
        <w:rPr>
          <w:sz w:val="20"/>
          <w:szCs w:val="20"/>
        </w:rPr>
      </w:r>
    </w:p>
    <w:p w14:paraId="31A608DB" w14:textId="77777777">
      <w:pPr>
        <w:pBdr/>
        <w:spacing w:after="0" w:line="240" w:lineRule="auto"/>
        <w:ind/>
        <w:jc w:val="left"/>
        <w:rPr>
          <w:sz w:val="20"/>
          <w:szCs w:val="20"/>
        </w:rPr>
      </w:pPr>
      <w:r>
        <w:rPr>
          <w:sz w:val="20"/>
          <w:szCs w:val="20"/>
        </w:rPr>
        <w:br w:type="page" w:clear="all"/>
      </w:r>
      <w:r>
        <w:rPr>
          <w:sz w:val="20"/>
          <w:szCs w:val="20"/>
        </w:rPr>
      </w:r>
      <w:r>
        <w:rPr>
          <w:sz w:val="20"/>
          <w:szCs w:val="20"/>
        </w:rPr>
      </w:r>
    </w:p>
    <w:p>
      <w:pPr>
        <w:pStyle w:val="1635"/>
        <w:pBdr/>
        <w:spacing/>
        <w:ind/>
        <w:rPr/>
      </w:pPr>
      <w:r/>
      <w:bookmarkStart w:id="52" w:name="_Toc52"/>
      <w:r>
        <w:t xml:space="preserve">7 IMPLEMENTAÇÃO DO SISTEMA DE SOFTWARE</w:t>
      </w:r>
      <w:r/>
      <w:bookmarkEnd w:id="52"/>
      <w:r/>
      <w:r/>
    </w:p>
    <w:p>
      <w:pPr>
        <w:pBdr/>
        <w:spacing/>
        <w:ind/>
        <w:rPr/>
      </w:pPr>
      <w:r>
        <w:t xml:space="preserve">Este capítulo descreve a transposição dos modelos apresentados nos Capítulos 5 e 6 para os artefatos executáveis que constituem o sistema de software “Fala, Cidade!”. São apresentados os componentes implementados e as plataformas e</w:t>
      </w:r>
      <w:r>
        <w:t xml:space="preserve">m que são disponibilizados, as tecnologias empregadas na codificação de cada um deles, os padrões de projeto aplicados, as convenções adotadas pela equipe e a análise da complexidade algorítmica dos métodos de maior relevância para o desempenho do sistema.</w:t>
      </w:r>
      <w:r/>
    </w:p>
    <w:p>
      <w:pPr>
        <w:pBdr/>
        <w:spacing/>
        <w:ind/>
        <w:rPr/>
      </w:pPr>
      <w:r/>
      <w:r/>
    </w:p>
    <w:p>
      <w:pPr>
        <w:pStyle w:val="1636"/>
        <w:pBdr/>
        <w:spacing/>
        <w:ind/>
        <w:rPr/>
      </w:pPr>
      <w:r/>
      <w:bookmarkStart w:id="53" w:name="_Toc53"/>
      <w:r>
        <w:t xml:space="preserve">7.1 COMPONENTES DO SISTEMA DE SOFTWARE</w:t>
      </w:r>
      <w:r/>
      <w:bookmarkEnd w:id="53"/>
      <w:r/>
      <w:r/>
    </w:p>
    <w:p>
      <w:pPr>
        <w:pBdr/>
        <w:spacing/>
        <w:ind/>
        <w:rPr/>
      </w:pPr>
      <w:r>
        <w:t xml:space="preserve">O sistema é composto por d</w:t>
      </w:r>
      <w:r>
        <w:t xml:space="preserve">ois componentes desenvolvidos pela equipe e por um componente de persistência, além de três serviços de terceiros consumidos em tempo de execução. A separação entre os componentes desenvolvidos segue a divisão arquitetural em camadas descrita na Seção 6.5.</w:t>
      </w:r>
      <w:r/>
    </w:p>
    <w:p>
      <w:pPr>
        <w:pBdr/>
        <w:spacing/>
        <w:ind/>
        <w:rPr/>
      </w:pPr>
      <w:r>
        <w:t xml:space="preserve">a) Componente de serviço da interface de programação de aplicações (fala-cidade-api): aplicação servidora responsável pela totalidade das regras de negócio, pelo controle de autenticação e a</w:t>
      </w:r>
      <w:r>
        <w:t xml:space="preserve">utorização, pela persistência dos dados e pela integração com os serviços externos. É construída como um arquivo Java executável autocontido, com servidor de aplicação embutido, e é disponibilizada em plataforma de servidor com máquina virtual Java, escuta</w:t>
      </w:r>
      <w:r>
        <w:t xml:space="preserve">ndo na porta 8080. Expõe 38 recursos distribuídos em cinco controladores — autenticação, autenticação multifator, ocorrências, usuários e contato — documentados automaticamente pela especificação OpenAPI e acessíveis por interface interativa de exploração.</w:t>
      </w:r>
      <w:r/>
    </w:p>
    <w:p>
      <w:pPr>
        <w:pBdr/>
        <w:spacing/>
        <w:ind/>
        <w:rPr/>
      </w:pPr>
      <w:r>
        <w:t xml:space="preserve">b) Componente de aplicação Web progressiva (fala-cidade-web): aplicação cliente responsável pela apresentação, pela captura das entradas do usuário e pela renderização cartográfica. É construída co</w:t>
      </w:r>
      <w:r>
        <w:t xml:space="preserve">mo um conjunto de artefatos estáticos — documento de marcação, folhas de estilo e módulos de código — e é disponibilizada na plataforma Web, executando no navegador de computadores pessoais e de dispositivos móveis. Registra um processo de serviço em segun</w:t>
      </w:r>
      <w:r>
        <w:t xml:space="preserve">do plano que habilita a instalação do aplicativo na tela inicial do dispositivo e o armazenamento local dos seus artefatos, conforme descrito na Seção 6.5. Todas as suas rotas são carregadas sob demanda, o que reduz o volume transferido no primeiro acesso.</w:t>
      </w:r>
      <w:r/>
    </w:p>
    <w:p>
      <w:pPr>
        <w:pBdr/>
        <w:spacing/>
        <w:ind/>
        <w:rPr/>
      </w:pPr>
      <w:r>
        <w:t xml:space="preserve">c) Componente de persistência: base de dados relacional executada sobre o sistema gerenc</w:t>
      </w:r>
      <w:r>
        <w:t xml:space="preserve">iador PostgreSQL, contendo sete tabelas, os índices de apoio às consultas de maior frequência e as restrições de integridade descritas na Seção 7.2.4. É disponibilizada em plataforma de servidor de banco de dados, com acesso restrito à camada de aplicação.</w:t>
      </w:r>
      <w:r/>
    </w:p>
    <w:p>
      <w:pPr>
        <w:pBdr/>
        <w:spacing/>
        <w:ind/>
        <w:rPr/>
      </w:pPr>
      <w:r>
        <w:t xml:space="preserve">d) Serviços de terceiros consumidos: o serviço de armazenamento e transformação de mídias Cloudinary, acessado a partir da camada de aplicação; os serviços cartográficos OpenStreetMap, consumido diretamente pelo navegador para a renderiz</w:t>
      </w:r>
      <w:r>
        <w:t xml:space="preserve">ação dos ladrilhos do mapa, e Nominatim, utilizado para a geocodificação direta e reversa de endereços; e o servidor de correio eletrônico, acessado pelo protocolo SMTP com segurança de transporte para o envio das notificações e dos códigos de verificação.</w:t>
      </w:r>
      <w:r/>
    </w:p>
    <w:p>
      <w:pPr>
        <w:pBdr/>
        <w:spacing/>
        <w:ind/>
        <w:rPr/>
      </w:pPr>
      <w:r/>
      <w:r/>
    </w:p>
    <w:p>
      <w:pPr>
        <w:pStyle w:val="1636"/>
        <w:pBdr/>
        <w:spacing/>
        <w:ind/>
        <w:rPr/>
      </w:pPr>
      <w:r/>
      <w:bookmarkStart w:id="54" w:name="_Toc54"/>
      <w:r>
        <w:t xml:space="preserve">7.2 TECNOLOGIAS DE IMPLEMENTAÇÃO</w:t>
      </w:r>
      <w:r/>
      <w:bookmarkEnd w:id="54"/>
      <w:r/>
      <w:r/>
    </w:p>
    <w:p>
      <w:pPr>
        <w:pBdr/>
        <w:spacing/>
        <w:ind/>
        <w:rPr/>
      </w:pPr>
      <w:r>
        <w:t xml:space="preserve">Esta seção apresenta as linguagens, os frameworks, as bibliotecas, os padrões de projeto e as convenções empregados na codificação dos componentes descritos na seção anterior.</w:t>
      </w:r>
      <w:r/>
    </w:p>
    <w:p>
      <w:pPr>
        <w:pBdr/>
        <w:spacing/>
        <w:ind/>
        <w:rPr/>
      </w:pPr>
      <w:r/>
      <w:r/>
    </w:p>
    <w:p>
      <w:pPr>
        <w:pStyle w:val="1637"/>
        <w:pBdr/>
        <w:spacing/>
        <w:ind/>
        <w:rPr/>
      </w:pPr>
      <w:r/>
      <w:bookmarkStart w:id="55" w:name="_Toc55"/>
      <w:r>
        <w:t xml:space="preserve">7.2.1 Linguagens de Programação e Frameworks Adotados</w:t>
      </w:r>
      <w:r/>
      <w:bookmarkEnd w:id="55"/>
      <w:r/>
      <w:r/>
    </w:p>
    <w:p>
      <w:pPr>
        <w:pBdr/>
        <w:spacing/>
        <w:ind/>
        <w:rPr/>
      </w:pPr>
      <w:r>
        <w:t xml:space="preserve">O componente de serviço da interface de programação de aplicações foi codificado na linguagem Java, versão 21, com o framework Spring Boot, versão 3.5.0, e construído pela ferramenta de automação Apache Maven. Os módulos do framework empregados e as suas r</w:t>
      </w:r>
      <w:r>
        <w:t xml:space="preserve">espectivas funções são os seguintes: o módulo Web fornece o contêiner de servlets embutido e o mapeamento dos controladores REST; o módulo de validação aplica as restrições declarativas sobre os objetos de transferência de dados; o módulo JDBC provê o gere</w:t>
      </w:r>
      <w:r>
        <w:t xml:space="preserve">nciamento das conexões e das transações com o banco de dados; o módulo de segurança implementa a cadeia de filtros de autenticação e o controle de autorização por perfil; e o módulo de correio eletrônico encapsula o cliente SMTP utilizado nas notificações.</w:t>
      </w:r>
      <w:r/>
    </w:p>
    <w:p>
      <w:pPr>
        <w:pBdr/>
        <w:spacing/>
        <w:ind/>
        <w:rPr/>
      </w:pPr>
      <w:r>
        <w:t xml:space="preserve">As bibliotecas complementares adot</w:t>
      </w:r>
      <w:r>
        <w:t xml:space="preserve">adas na camada de aplicação são: o controlador JDBC do PostgreSQL, versão 42.6.0, responsável pela comunicação com o sistema gerenciador de banco de dados; a biblioteca JJWT, versão 0.11.2, empregada na emissão e na verificação dos JSON Web Tokens com o al</w:t>
      </w:r>
      <w:r>
        <w:t xml:space="preserve">goritmo de assinatura HMAC-SHA256; o cliente Java do serviço Cloudinary, versão 2.0.0, utilizado no envio das mídias e na composição das transformações de privacidade; a biblioteca TOTP, versão 1.7.1, que implementa a geração e a verificação de senhas de u</w:t>
      </w:r>
      <w:r>
        <w:t xml:space="preserve">so único baseadas em tempo conforme a RFC 6238, utilizada na autenticação multifator; e a biblioteca SpringDoc OpenAPI, versão 2.1.0, que gera automaticamente a especificação e a interface de exploração da interface de programação de aplicações. A codifica</w:t>
      </w:r>
      <w:r>
        <w:t xml:space="preserve">ção da senha dos usuários emprega o algoritmo BCrypt, disponibilizado pelo módulo de segurança do framework, e o conjunto de conexões reutilizáveis é gerenciado pela biblioteca HikariCP, configurada com dez conexões máximas e duas conexões ociosas mínimas.</w:t>
      </w:r>
      <w:r/>
    </w:p>
    <w:p>
      <w:pPr>
        <w:pBdr/>
        <w:spacing/>
        <w:ind/>
        <w:rPr/>
      </w:pPr>
      <w:r>
        <w:t xml:space="preserve">O componente de aplicação Web progressiva foi codificado na linguagem TypeScript, versão 5.7, com o </w:t>
      </w:r>
      <w:r>
        <w:t xml:space="preserve">framework Angular, versão 19.2, adotando o modelo de componentes autônomos e a inicialização sem módulos. O compilador opera em modo estrito, com verificação estrita também dos modelos de apresentação, o que antecipa para o tempo de compilação a detecção d</w:t>
      </w:r>
      <w:r>
        <w:t xml:space="preserve">e inconsistências entre a lógica dos componentes e a sua marcação. As bibliotecas complementares empregadas são: Leaflet, versão 1.9.4, responsável pela renderização dos mapas interativos e dos marcadores de ocorrência; RxJS, versão 7.8, utilizada na compo</w:t>
      </w:r>
      <w:r>
        <w:t xml:space="preserve">sição das operações assíncronas de comunicação com a interface de programação de aplicações; ngx-toastr, versão 18.0, responsável pelas notificações temporárias na interface; e o módulo de processo de serviço em segundo plano do próprio Angular, versão 19.</w:t>
      </w:r>
      <w:r>
        <w:t xml:space="preserve">2.13, que habilita os recursos de aplicativo Web progressivo. A estilização é realizada por folhas de estilo em cascata próprias, organizadas em torno de propriedades personalizadas definidas no elemento raiz do documento, conforme descrito na Seção 6.4.2.</w:t>
      </w:r>
      <w:r/>
    </w:p>
    <w:p>
      <w:pPr>
        <w:pBdr/>
        <w:spacing/>
        <w:ind/>
        <w:rPr/>
      </w:pPr>
      <w:r/>
      <w:r/>
    </w:p>
    <w:p>
      <w:pPr>
        <w:pStyle w:val="1637"/>
        <w:pBdr/>
        <w:spacing/>
        <w:ind/>
        <w:rPr/>
      </w:pPr>
      <w:r/>
      <w:bookmarkStart w:id="56" w:name="_Toc56"/>
      <w:r>
        <w:t xml:space="preserve">7.2.2 Design Patterns Aplicados</w:t>
      </w:r>
      <w:r/>
      <w:bookmarkEnd w:id="56"/>
      <w:r/>
      <w:r/>
    </w:p>
    <w:p>
      <w:pPr>
        <w:pBdr/>
        <w:spacing/>
        <w:ind/>
        <w:rPr/>
      </w:pPr>
      <w:r>
        <w:t xml:space="preserve">A codificação do sistema apoiou-se em padrões de projeto de propósitos criacional, estrutural, comportamental e arquitetural, na acepção de Gamma et al. (2000). Os padrões efetivamente aplicados e as classes que os evidenciam são descritos a seguir.</w:t>
      </w:r>
      <w:r/>
    </w:p>
    <w:p>
      <w:pPr>
        <w:pBdr/>
        <w:spacing/>
        <w:ind/>
        <w:rPr/>
      </w:pPr>
      <w:r>
        <w:t xml:space="preserve">a) Portas e Adaptadores (arquitetural): o componente de serviço organiza-</w:t>
      </w:r>
      <w:r>
        <w:t xml:space="preserve">se em dois conjuntos complementares de pacotes. O pacote port declara exclusivamente interfaces — as portas — que definem os contratos dos serviços de negócio e do acesso a dados; o pacote implementation reúne os adaptadores que concretizam esses contratos</w:t>
      </w:r>
      <w:r>
        <w:t xml:space="preserve">. A interface OccurrenceDao e a sua implementação OccurrencePostgresDao ilustram o padrão: a substituição do sistema gerenciador de banco de dados exigiria a escrita de um novo adaptador, sem qualquer alteração nas classes de serviço que dependem da porta.</w:t>
      </w:r>
      <w:r/>
    </w:p>
    <w:p>
      <w:pPr>
        <w:pBdr/>
        <w:spacing/>
        <w:ind/>
        <w:rPr/>
      </w:pPr>
      <w:r>
        <w:t xml:space="preserve">b) Objeto de Acesso a Dados (arquitetural): as cinco classes do pacote de persistência — UserPostgresDao, OccurrencePostgre</w:t>
      </w:r>
      <w:r>
        <w:t xml:space="preserve">sDao, OccurrenceSupportPostgresDao, PasswordResetTokenPostgresDao e ContactMessagePostgresDao — concentram toda a construção de instruções de consulta e o mapeamento entre registros e objetos de domínio, isolando as classes de serviço do modelo relacional.</w:t>
      </w:r>
      <w:r/>
    </w:p>
    <w:p>
      <w:pPr>
        <w:pBdr/>
        <w:spacing/>
        <w:ind/>
        <w:rPr/>
      </w:pPr>
      <w:r>
        <w:t xml:space="preserve">c) Objeto de Transferência de Dados (estrutural): dezoito classes do pacote domain.dto encap</w:t>
      </w:r>
      <w:r>
        <w:t xml:space="preserve">sulam os dados trafegados nas requisições e nas respostas da interface de programação de aplicações, desacoplando o contrato público do sistema da estrutura interna das entidades. A conversão entre as duas representações é responsabilidade do próprio objet</w:t>
      </w:r>
      <w:r>
        <w:t xml:space="preserve">o de transferência, como nos métodos CreateOccurrenceDto.toOccurrence e RegisterUserDto.toUserModel. Esse padrão é o mecanismo que viabiliza o cumprimento da RN05, pois a resposta enviada ao cliente contém apenas os campos permitidos ao perfil solicitante.</w:t>
      </w:r>
      <w:r/>
    </w:p>
    <w:p>
      <w:pPr>
        <w:pBdr/>
        <w:spacing/>
        <w:ind/>
        <w:rPr/>
      </w:pPr>
      <w:r>
        <w:t xml:space="preserve">d) Método de Fábrica (criacional): o método estático Priority.fromType, declarado no enumerado de prioridade da entidade Occurrence, produz a instância de prioridade correspondente </w:t>
      </w:r>
      <w:r>
        <w:t xml:space="preserve">à categoria informada, centralizando em um único ponto a regra de negócio RN04. Os métodos estáticos LoginResponseDto.withJwt, requiresMfa e requiresSetup aplicam o mesmo padrão, produzindo respostas de autenticação distintas conforme o estado do processo.</w:t>
      </w:r>
      <w:r/>
    </w:p>
    <w:p>
      <w:pPr>
        <w:pBdr/>
        <w:spacing/>
        <w:ind/>
        <w:rPr/>
      </w:pPr>
      <w:r>
        <w:t xml:space="preserve">e) Construtor (criacional): empregado na composição de objetos com grande número de parâmetros opcionais, evitando construtores e</w:t>
      </w:r>
      <w:r>
        <w:t xml:space="preserve">xtensos. Ocorre na montagem dos dados do código de resposta rápida da autenticação multifator, na emissão do JSON Web Token, na configuração do conjunto de conexões do banco de dados e no encadeamento das transformações de privacidade aplicadas às imagens.</w:t>
      </w:r>
      <w:r/>
    </w:p>
    <w:p>
      <w:pPr>
        <w:pBdr/>
        <w:spacing/>
        <w:ind/>
        <w:rPr/>
      </w:pPr>
      <w:r>
        <w:t xml:space="preserve">f) Cadeia de Responsabilidade (comportamental): a classe JwtRequestFilter estende o filtro de execução única do framework de </w:t>
      </w:r>
      <w:r>
        <w:t xml:space="preserve">segurança e é inserida na cadeia de filtros antes do filtro padrão de autenticação por credenciais. Cada filtro da cadeia decide se trata a requisição ou a repassa ao próximo elemento, o que permite acrescentar novas verificações sem alterar as existentes.</w:t>
      </w:r>
      <w:r/>
    </w:p>
    <w:p>
      <w:pPr>
        <w:pBdr/>
        <w:spacing/>
        <w:ind/>
        <w:rPr/>
      </w:pPr>
      <w:r>
        <w:t xml:space="preserve">g) Estratégia (comportamental): a codificação da senha é obtida por meio da abstração PasswordEncoder, injetada nas classes de serviço, o que permite a substituição do algoritmo BCrypt por outro sem alteração do código cliente. O</w:t>
      </w:r>
      <w:r>
        <w:t xml:space="preserve"> mesmo padrão orienta a escolha do método de verificação da autenticação multifator, que alterna entre a validação de código enviado por correio eletrônico e a validação de senha de uso único baseada em tempo conforme a preferência registrada pelo usuário.</w:t>
      </w:r>
      <w:r/>
    </w:p>
    <w:p>
      <w:pPr>
        <w:pBdr/>
        <w:spacing/>
        <w:ind/>
        <w:rPr/>
      </w:pPr>
      <w:r>
        <w:t xml:space="preserve">h) Estado (comportamental): a classe UploadStatus representa o ciclo de vida do envio assíncrono de um</w:t>
      </w:r>
      <w:r>
        <w:t xml:space="preserve">a mídia por meio de um enumerado com os estados de processamento, conclusão, rejeição e erro. As transições ocorrem exclusivamente por métodos de intenção explícita, e não por métodos modificadores genéricos, o que impede a construção de estados inválidos.</w:t>
      </w:r>
      <w:r/>
    </w:p>
    <w:p>
      <w:pPr>
        <w:pBdr/>
        <w:spacing/>
        <w:ind/>
        <w:rPr/>
      </w:pPr>
      <w:r>
        <w:t xml:space="preserve">i) Fachada (estrutural): o método OccurrenceServiceImpl.changeStatus expõe uma única ope</w:t>
      </w:r>
      <w:r>
        <w:t xml:space="preserve">ração que internamente coordena a atualização da ocorrência, o registro do histórico de trâmite, a propagação da alteração ao grupo de ocorrências duplicadas e o disparo assíncrono da notificação ao autor, simplificando o contrato oferecido ao controlador.</w:t>
      </w:r>
      <w:r/>
    </w:p>
    <w:p>
      <w:pPr>
        <w:pBdr/>
        <w:spacing/>
        <w:ind/>
        <w:rPr/>
      </w:pPr>
      <w:r>
        <w:t xml:space="preserve">j) Adaptador (estrutura</w:t>
      </w:r>
      <w:r>
        <w:t xml:space="preserve">l): a classe CloudinaryMediaUploadService adapta a interface do cliente do serviço externo de mídias à porta MediaUploadService definida no domínio, de modo que a dependência do sistema recaia sobre o contrato próprio e não sobre a biblioteca de terceiros.</w:t>
      </w:r>
      <w:r/>
    </w:p>
    <w:p>
      <w:pPr>
        <w:pBdr/>
        <w:spacing/>
        <w:ind/>
        <w:rPr/>
      </w:pPr>
      <w:r>
        <w:t xml:space="preserve">k) Objeto Único (criacional): todos os componentes gerenciados pelo contêiner de inversão de controle do fra</w:t>
      </w:r>
      <w:r>
        <w:t xml:space="preserve">mework são instanciados uma única vez por aplicação. O padrão é explícito nos repositórios em memória dos códigos temporários de autenticação multifator, implementados sobre mapas de acesso concorrente, e no conjunto único de conexões com o banco de dados.</w:t>
      </w:r>
      <w:r/>
    </w:p>
    <w:p>
      <w:pPr>
        <w:pBdr/>
        <w:spacing/>
        <w:ind/>
        <w:rPr/>
      </w:pPr>
      <w:r>
        <w:t xml:space="preserve">l) Conjunto de Objetos (concorrência): as conexões com o banco de dados e as linhas de ex</w:t>
      </w:r>
      <w:r>
        <w:t xml:space="preserve">ecução destinadas ao envio de mídias e ao disparo de mensagens de correio eletrônico são obtidas de conjuntos previamente alocados e reutilizados, evitando o custo de criação e destruição a cada operação e limitando o consumo de recursos sob carga elevada.</w:t>
      </w:r>
      <w:r/>
    </w:p>
    <w:p>
      <w:pPr>
        <w:pBdr/>
        <w:spacing/>
        <w:ind/>
        <w:rPr/>
      </w:pPr>
      <w:r>
        <w:t xml:space="preserve">m) Int</w:t>
      </w:r>
      <w:r>
        <w:t xml:space="preserve">erceptador e Guarda (comportamental, camada de apresentação): o interceptador de requisições HTTP do componente Web anexa automaticamente o token de autenticação a todas as chamadas destinadas à interface de programação de aplicações, dispensando a repetiç</w:t>
      </w:r>
      <w:r>
        <w:t xml:space="preserve">ão dessa lógica em cada serviço; o guarda de rotas verifica a existência de sessão válida antes de permitir a ativação das rotas protegidas, transferindo para a definição de rotas uma responsabilidade que, de outro modo, estaria dispersa pelos componentes.</w:t>
      </w:r>
      <w:r/>
    </w:p>
    <w:p>
      <w:pPr>
        <w:pBdr/>
        <w:spacing/>
        <w:ind/>
        <w:rPr/>
      </w:pPr>
      <w:r/>
      <w:r/>
    </w:p>
    <w:p>
      <w:pPr>
        <w:pStyle w:val="1637"/>
        <w:pBdr/>
        <w:spacing/>
        <w:ind/>
        <w:rPr/>
      </w:pPr>
      <w:r/>
      <w:bookmarkStart w:id="57" w:name="_Toc57"/>
      <w:r>
        <w:t xml:space="preserve">7.2.3 Convenções e Guias para Codificação</w:t>
      </w:r>
      <w:r/>
      <w:bookmarkEnd w:id="57"/>
      <w:r/>
      <w:r/>
    </w:p>
    <w:p>
      <w:pPr>
        <w:pBdr/>
        <w:spacing/>
        <w:ind/>
        <w:rPr/>
      </w:pPr>
      <w:r>
        <w:t xml:space="preserve">A codificação do componente de serviço observa as convenções de nomenclatura da linguagem Java. Os nomes de pacotes são escritos integralmente em let</w:t>
      </w:r>
      <w:r>
        <w:t xml:space="preserve">ras minúsculas, adotando-se o domínio invertido da instituição como prefixo. As classes e as interfaces recebem nomes em notação PascalCase, e os métodos, os atributos e as variáveis locais, em notação camelCase. As constantes são grafadas em letras maiúsc</w:t>
      </w:r>
      <w:r>
        <w:t xml:space="preserve">ulas com separação por sublinhado. Os identificadores são redigidos em língua inglesa, e os comentários e as mensagens destinadas ao usuário, em língua portuguesa. Convencionou-se ainda o sufixo Dto para os objetos de transferência de dados, o sufixo Dao p</w:t>
      </w:r>
      <w:r>
        <w:t xml:space="preserve">ara os objetos de acesso a dados, o sufixo Service para as portas de serviço, o sufixo Impl para os adaptadores que as concretizam e o sufixo RestController para os controladores, de modo que a responsabilidade de cada classe seja depreensível do seu nome.</w:t>
      </w:r>
      <w:r/>
    </w:p>
    <w:p>
      <w:pPr>
        <w:pBdr/>
        <w:spacing/>
        <w:ind/>
        <w:rPr/>
      </w:pPr>
      <w:r>
        <w:t xml:space="preserve">A codificação do componente Web observa o guia de estilo do framework Angular. Os arquivos são nomeados em notação kebab-case com sufixo indicativo do seu tipo — a exemplo de occurrence-read.service.ts e create-occurrence.component.ts —, e cad</w:t>
      </w:r>
      <w:r>
        <w:t xml:space="preserve">a componente reúne, em um diretório próprio, os arquivos de lógica, de marcação e de estilo. As classes seguem a notação PascalCase com sufixo Component, Service ou Guard. A verificação estrita de tipos e de modelos de apresentação é mantida habilitada, e </w:t>
      </w:r>
      <w:r>
        <w:t xml:space="preserve">não se admite o uso do tipo genérico irrestrito em código novo. Os identificadores de uso transversal, como os rótulos e as cores das categorias de ocorrência, são centralizados em módulos de domínio compartilhados, evitando a duplicação entre componentes.</w:t>
      </w:r>
      <w:r/>
    </w:p>
    <w:p>
      <w:pPr>
        <w:pBdr/>
        <w:spacing/>
        <w:ind/>
        <w:rPr/>
      </w:pPr>
      <w:r>
        <w:t xml:space="preserve">No banco de dados, os nomes de tabelas e de colunas são grafados e</w:t>
      </w:r>
      <w:r>
        <w:t xml:space="preserve">m letras minúsculas com separação por sublinhado, conforme a convenção usual do PostgreSQL, e as chaves estrangeiras reproduzem o nome da tabela referenciada acrescido do sufixo _id. Os índices recebem o prefixo idx_ seguido da tabela e da coluna indexada.</w:t>
      </w:r>
      <w:r/>
    </w:p>
    <w:p>
      <w:pPr>
        <w:pBdr/>
        <w:spacing/>
        <w:ind/>
        <w:rPr/>
      </w:pPr>
      <w:r>
        <w:t xml:space="preserve">As mensagens de registro de alterações no repositório seguem o padrão de commits convencionais, com prefixo </w:t>
      </w:r>
      <w:r>
        <w:t xml:space="preserve">indicativo da natureza da alteração — feat para novas funcionalidades, fix para correções, docs para documentação e refactor para reestruturações sem mudança de comportamento —, e os ramos de desenvolvimento observam a nomenclatura descrita na Seção 4.5.2.</w:t>
      </w:r>
      <w:r/>
    </w:p>
    <w:p>
      <w:pPr>
        <w:pBdr/>
        <w:spacing/>
        <w:ind/>
        <w:rPr/>
      </w:pPr>
      <w:r/>
      <w:r/>
    </w:p>
    <w:p>
      <w:pPr>
        <w:pStyle w:val="1637"/>
        <w:pBdr/>
        <w:spacing/>
        <w:ind/>
        <w:rPr/>
      </w:pPr>
      <w:r/>
      <w:bookmarkStart w:id="58" w:name="_Toc58"/>
      <w:r>
        <w:t xml:space="preserve">7.2.4 Estrutura Física do Banco de Dados</w:t>
      </w:r>
      <w:r/>
      <w:bookmarkEnd w:id="58"/>
      <w:r/>
      <w:r/>
    </w:p>
    <w:p>
      <w:pPr>
        <w:pBdr/>
        <w:spacing/>
        <w:ind/>
        <w:rPr/>
      </w:pPr>
      <w:r>
        <w:t xml:space="preserve">A estrutura física do banco de dados é definida por instruções de linguagem de definição de dados mantidas em arquivos de script versionados junto ao código-</w:t>
      </w:r>
      <w:r>
        <w:t xml:space="preserve">fonte do componente de serviço e executadas de forma idempotente durante a inicialização da aplicação. A idempotência é obtida pelo uso das cláusulas condicionais de criação, o que permite a execução repetida dos scripts sem perda dos dados já persistidos.</w:t>
      </w:r>
      <w:r/>
    </w:p>
    <w:p>
      <w:pPr>
        <w:pBdr/>
        <w:spacing/>
        <w:ind/>
        <w:rPr/>
      </w:pPr>
      <w:r>
        <w:t xml:space="preserve">O esquema é composto por sete tabelas. A tabela users centraliza as credenciais de autenticação, os dados de perf</w:t>
      </w:r>
      <w:r>
        <w:t xml:space="preserve">il e de endereço do cidadão, o atributo discriminador de perfil de acesso e os campos de controle da autenticação multifator. A tabela occurrence armazena as ocorrências, incluindo o número de protocolo, as coordenadas geográficas, a categoria, o estado, a</w:t>
      </w:r>
      <w:r>
        <w:t xml:space="preserve"> prioridade, o indicador de anonimato, o resumo criptográfico do código de rastreamento anônimo e a referência recursiva ao grupo de ocorrências duplicadas. As tabelas occurrence_history e occurrence_support registram, respectivamente, o histórico de alter</w:t>
      </w:r>
      <w:r>
        <w:t xml:space="preserve">ações de estado e os reforços de ocorrência realizados pelos cidadãos, esta última com restrição de unicidade sobre o par formado pela ocorrência e pelo cidadão, o que impede o reforço duplicado. A tabela occurrence_media vincula as mídias anexadas à ocorr</w:t>
      </w:r>
      <w:r>
        <w:t xml:space="preserve">ência correspondente. Completam o esquema as tabelas password_reset_token, que armazena os testemunhos de redefinição de senha com o respectivo prazo de validade e indicador de uso, e contact_message, que registra as mensagens enviadas aos administradores.</w:t>
      </w:r>
      <w:r/>
    </w:p>
    <w:p>
      <w:pPr>
        <w:pBdr/>
        <w:spacing/>
        <w:ind/>
        <w:rPr/>
      </w:pPr>
      <w:r>
        <w:t xml:space="preserve">A integridade referencial é assegurada por chaves estrangeiras com políticas de exclusão em cascata para os registros dependentes e de anulação da referência para o vínculo entre a ocorrência e o seu autor, o que permite o atendimento ao direito de excl</w:t>
      </w:r>
      <w:r>
        <w:t xml:space="preserve">usão de conta previsto no RF06 sem a perda do histórico público das ocorrências já registradas. As restrições de domínio sobre as colunas de perfil, de estado e de prioridade limitam os valores admitidos aos definidos nos enumerados da camada de aplicação.</w:t>
      </w:r>
      <w:r/>
    </w:p>
    <w:p>
      <w:pPr>
        <w:pBdr/>
        <w:spacing/>
        <w:ind/>
        <w:rPr/>
      </w:pPr>
      <w:r>
        <w:t xml:space="preserve">Foram definidos sete índices de apoio, dos quais três são parciais. Destacam-s</w:t>
      </w:r>
      <w:r>
        <w:t xml:space="preserve">e o índice composto sobre as colunas de latitude e longitude, restrito aos registros com coordenadas informadas, que sustenta a consulta de proximidade descrita na Seção 7.3; o índice sobre o resumo criptográfico do código de rastreamento anônimo, restrito</w:t>
      </w:r>
      <w:r>
        <w:t xml:space="preserve"> aos registros anônimos; e o índice sobre o número de protocolo, que apoia a consulta direta pelo cidadão. Os scripts de criação das tabelas e de carga inicial dos dados, a relação completa dos índices e as permissões concedidas encontram-se no Apêndice D.</w:t>
      </w:r>
      <w:r/>
    </w:p>
    <w:p>
      <w:pPr>
        <w:pBdr/>
        <w:spacing/>
        <w:ind/>
        <w:rPr/>
      </w:pPr>
      <w:r/>
      <w:r/>
    </w:p>
    <w:p>
      <w:pPr>
        <w:pStyle w:val="1636"/>
        <w:pBdr/>
        <w:spacing/>
        <w:ind/>
        <w:rPr/>
      </w:pPr>
      <w:r/>
      <w:bookmarkStart w:id="59" w:name="_Toc59"/>
      <w:r>
        <w:t xml:space="preserve">7.3 ANÁLISE DE COMPLEXIDADE ALGORÍTMICA</w:t>
      </w:r>
      <w:r/>
      <w:bookmarkEnd w:id="59"/>
      <w:r/>
      <w:r/>
    </w:p>
    <w:p>
      <w:pPr>
        <w:pBdr/>
        <w:spacing/>
        <w:ind/>
        <w:rPr/>
      </w:pPr>
      <w:r>
        <w:t xml:space="preserve">Esta seção analisa a complexidade assintótica de três métodos determinantes para o desempenho do sistema, expressa na notação O maiúsculo conforme Cormen et al. (2012). Em todas as análises, o parâmetro n designa a quan</w:t>
      </w:r>
      <w:r>
        <w:t xml:space="preserve">tidade de registros armazenados na tabela sobre a qual a operação incide — e não a quantidade de usuários simultâneos —, sendo esta a grandeza que cresce indefinidamente ao longo da vida útil do sistema. Os parâmetros auxiliares são definidos em cada caso.</w:t>
      </w:r>
      <w:r/>
    </w:p>
    <w:p>
      <w:pPr>
        <w:pBdr/>
        <w:spacing/>
        <w:ind/>
        <w:rPr/>
      </w:pPr>
      <w:r>
        <w:t xml:space="preserve">a) Consulta de ocorrências próximas — método findNearby, da classe OccurrencePostgresDao.</w:t>
      </w:r>
      <w:r/>
    </w:p>
    <w:p>
      <w:pPr>
        <w:pBdr/>
        <w:spacing/>
        <w:ind/>
        <w:rPr/>
      </w:pPr>
      <w:r>
        <w:t xml:space="preserve">Este é o método que sustenta a detecção de duplicidade prevista no RF16 e na RN06. Em vez de calcular a distância ortodrômica entre o ponto informado e c</w:t>
      </w:r>
      <w:r>
        <w:t xml:space="preserve">ada ocorrência armazenada, o que exigiria a avaliação de uma função trigonométrica sobre a totalidade da tabela e resultaria em custo linear inevitável, o método delimita previamente uma região retangular em torno do ponto. A delimitação converte o raio de</w:t>
      </w:r>
      <w:r>
        <w:t xml:space="preserve"> cinquenta metros em variação de graus, adotando a aproximação de 111.111 metros por grau de latitude e corrigindo a variação de longitude pelo cosseno da latitude, e submete ao sistema gerenciador uma cláusula de intervalo sobre as duas colunas indexadas.</w:t>
      </w:r>
      <w:r/>
    </w:p>
    <w:p>
      <w:pPr>
        <w:pBdr/>
        <w:spacing/>
        <w:ind/>
        <w:rPr/>
      </w:pPr>
      <w:r>
        <w:t xml:space="preserve">Com o índice composto parcial sobre latitude e longitude, a localização dos registros candidatos é realizada por varredura de intervalo sobre a árvore de busca balanceada, cujo custo é O(log n)</w:t>
      </w:r>
      <w:r>
        <w:t xml:space="preserve">, seguida da recuperação dos k registros contidos no retângulo, de custo O(k). A complexidade resultante é, portanto, O(log n + k). Na ausência do índice, o sistema gerenciador recorreria à varredura sequencial da tabela, elevando a complexidade para O(n).</w:t>
      </w:r>
      <w:r>
        <w:t xml:space="preserve"> Como k é limitado pela densidade de ocorrências ativas em uma área de aproximadamente dez mil metros quadrados, o seu valor permanece pequeno e praticamente constante independentemente do crescimento de n, o que faz do termo logarítmico o fator dominante.</w:t>
      </w:r>
      <w:r/>
    </w:p>
    <w:p>
      <w:pPr>
        <w:pBdr/>
        <w:spacing/>
        <w:ind/>
        <w:rPr/>
      </w:pPr>
      <w:r>
        <w:t xml:space="preserve">Registre-se a limitação geométrica decorrente da opção adotada: a região consultada é o quadrado circunscrito à circunferê</w:t>
      </w:r>
      <w:r>
        <w:t xml:space="preserve">ncia de cinquenta metros, e não a própria circunferência. Ocorrências situadas nas quadrículas de canto podem distar até aproximadamente 70,7 metros do ponto informado, valor correspondente ao produto do raio pela raiz quadrada de dois. Optou-se por essa a</w:t>
      </w:r>
      <w:r>
        <w:t xml:space="preserve">proximação por permitir o aproveitamento integral do índice de árvore de busca balanceada, ao passo que o cálculo exato exigiria a avaliação da função de distância sobre todos os registros. Trata-se, portanto, de uma decisão consciente de projeto que troca</w:t>
      </w:r>
      <w:r>
        <w:t xml:space="preserve"> precisão geométrica marginal por redução de complexidade de linear para logarítmica. O refinamento do resultado com o cálculo exato da distância sobre os k registros já filtrados acrescentaria apenas custo O(k) e está previsto como melhoria para a Fase 4.</w:t>
      </w:r>
      <w:r/>
    </w:p>
    <w:p>
      <w:pPr>
        <w:pBdr/>
        <w:spacing/>
        <w:ind/>
        <w:rPr/>
      </w:pPr>
      <w:r>
        <w:t xml:space="preserve">b) Geração e verificação do código de rastreamento anônimo — classe AnonymousTrackingCodeService.</w:t>
      </w:r>
      <w:r/>
    </w:p>
    <w:p>
      <w:pPr>
        <w:pBdr/>
        <w:spacing/>
        <w:ind/>
        <w:rPr/>
      </w:pPr>
      <w:r>
        <w:t xml:space="preserve">Este método viabiliza o acompanhamento de ocorrências anônimas previsto no RF08 sem qualquer vínculo com a identidade do autor, a</w:t>
      </w:r>
      <w:r>
        <w:t xml:space="preserve">tendendo à RN05. A geração produz uma sequência de L caracteres sorteados de um alfabeto de 32 símbolos por meio de gerador criptograficamente seguro, do qual foram excluídos os caracteres visualmente ambíguos. Como L é constante e igual a oito, a geração </w:t>
      </w:r>
      <w:r>
        <w:t xml:space="preserve">tem custo O(L), equivalente a O(1). O resumo criptográfico do código pelo algoritmo SHA-256 opera sobre entrada de tamanho fixo e apresenta igualmente custo O(1); apenas o resumo é persistido, de modo que a base de dados não contém o código em texto claro.</w:t>
      </w:r>
      <w:r/>
    </w:p>
    <w:p>
      <w:pPr>
        <w:pBdr/>
        <w:spacing/>
        <w:ind/>
        <w:rPr/>
      </w:pPr>
      <w:r>
        <w:t xml:space="preserve">A verificação posterior recalcula o resumo, de custo constante, e realiza a consulta sobre a coluna indexada, com custo O(log n). A complexidade total da operação de cons</w:t>
      </w:r>
      <w:r>
        <w:t xml:space="preserve">ulta é, portanto, O(log n). O espaço amostral do código é de 32 elevado a 8, ou aproximadamente 1,1 trilhão de combinações distintas, o que torna a enumeração exaustiva computacionalmente inviável e dispensa mecanismos adicionais de bloqueio por tentativa.</w:t>
      </w:r>
      <w:r/>
    </w:p>
    <w:p>
      <w:pPr>
        <w:pBdr/>
        <w:spacing/>
        <w:ind/>
        <w:rPr/>
      </w:pPr>
      <w:r>
        <w:t xml:space="preserve">c) Composição do painel analítico — métodos do componente de estatísticas da camada de apresentação.</w:t>
      </w:r>
      <w:r/>
    </w:p>
    <w:p>
      <w:pPr>
        <w:pBdr/>
        <w:spacing/>
        <w:ind/>
        <w:rPr/>
      </w:pPr>
      <w:r>
        <w:t xml:space="preserve">O painel previsto no RF13 apresenta seis indicadores agregados, um gráfico de barras por categoria, um gráfico de setores por estado e a relaç</w:t>
      </w:r>
      <w:r>
        <w:t xml:space="preserve">ão dos oito bairros com maior incidência, todos calculados sobre o mesmo conjunto de ocorrências submetido aos filtros de período, bairro, categoria e estado. Cada aplicação do filtro percorre integralmente o conjunto e tem custo O(n), onde n é a quantidad</w:t>
      </w:r>
      <w:r>
        <w:t xml:space="preserve">e de ocorrências carregadas do servidor. O agrupamento por bairro percorre o conjunto filtrado e ordena os b bairros distintos resultantes, com custo O(n + b log b); como b é limitado pela quantidade de bairros do município, esse termo é dominado por O(n).</w:t>
      </w:r>
      <w:r/>
    </w:p>
    <w:p>
      <w:pPr>
        <w:pBdr/>
        <w:spacing/>
        <w:ind/>
        <w:rPr/>
      </w:pPr>
      <w:r>
        <w:t xml:space="preserve">A implementação atual expõe os resultados por meio de propriedades calculadas, avaliadas a cada ciclo de detecção de alterações do framework. Como cada </w:t>
      </w:r>
      <w:r>
        <w:t xml:space="preserve">uma das onze propriedades reaplica o filtro, o custo efetivo por ciclo é de aproximadamente 11n operações, que permanece O(n) em ordem de grandeza mas apresenta constante multiplicativa elevada. Para volumes da ordem de algumas centenas de ocorrências o te</w:t>
      </w:r>
      <w:r>
        <w:t xml:space="preserve">mpo de resposta é imperceptível ao usuário, porém a escalabilidade da tela é limitada. Identificam-se duas melhorias, previstas para a Fase 4: a memoização do conjunto filtrado, que reduziria o custo por ciclo a uma única passagem O(n); e, sobretudo, a tra</w:t>
      </w:r>
      <w:r>
        <w:t xml:space="preserve">nsferência da agregação para o sistema gerenciador de banco de dados, por meio de instruções de agrupamento que retornariam apenas os valores consolidados, reduzindo tanto o volume trafegado quanto o processamento no navegador a um custo independente de n.</w:t>
      </w:r>
      <w:r/>
    </w:p>
    <w:p>
      <w:pPr>
        <w:pBdr/>
        <w:spacing/>
        <w:ind/>
        <w:rPr/>
      </w:pPr>
      <w:r>
        <w:t xml:space="preserve">d) Observação complementar sobre a verificação de limite diário de registros.</w:t>
      </w:r>
      <w:r/>
    </w:p>
    <w:p>
      <w:pPr>
        <w:pBdr/>
        <w:spacing/>
        <w:ind/>
        <w:rPr/>
      </w:pPr>
      <w:r>
        <w:t xml:space="preserve">A co</w:t>
      </w:r>
      <w:r>
        <w:t xml:space="preserve">ntagem de ocorrências registradas no dia corrente, empregada no controle de uso abusivo, aplica uma função de extração de data sobre a coluna de data e hora de criação. Essa construção impede o aproveitamento de índice sobre a referida coluna, resultando e</w:t>
      </w:r>
      <w:r>
        <w:t xml:space="preserve">m varredura sequencial de custo O(n). A substituição da função por um intervalo fechado entre o início e o fim do dia, associada à criação de índice sobre a coluna, reduziria a complexidade a O(log n + k) e está registrada como melhoria a ser implementada.</w:t>
      </w:r>
      <w:r/>
    </w:p>
    <w:p>
      <w:pPr>
        <w:pBdr/>
        <w:spacing/>
        <w:ind/>
        <w:rPr/>
      </w:pPr>
      <w:r/>
      <w:r/>
    </w:p>
    <w:p>
      <w:pPr>
        <w:pStyle w:val="1635"/>
        <w:pageBreakBefore w:val="true"/>
        <w:pBdr/>
        <w:spacing/>
        <w:ind/>
        <w:rPr/>
      </w:pPr>
      <w:r/>
      <w:bookmarkStart w:id="60" w:name="_Toc60"/>
      <w:r>
        <w:t xml:space="preserve">8 PLANO DE TESTES</w:t>
      </w:r>
      <w:r/>
      <w:bookmarkEnd w:id="60"/>
      <w:r/>
      <w:r/>
    </w:p>
    <w:p>
      <w:pPr>
        <w:pBdr/>
        <w:spacing/>
        <w:ind/>
        <w:rPr/>
      </w:pPr>
      <w:r>
        <w:t xml:space="preserve">A verificação e a validação do sistema de software constituem atividad</w:t>
      </w:r>
      <w:r>
        <w:t xml:space="preserve">es permanentes do processo de desenvolvimento, e não uma etapa isolada ao seu término. Segundo Delamaro, Maldonado e Jino (2016), a atividade de teste tem por finalidade revelar a presença de defeitos, e a sua eficácia depende diretamente do critério empre</w:t>
      </w:r>
      <w:r>
        <w:t xml:space="preserve">gado na seleção dos casos de teste. Este capítulo apresenta a estratégia de testes adotada no projeto “Fala, Cidade!”, o escopo abrangido, os documentos e os ambientes utilizados e a avaliação dos resultados obtidos na bateria executada ao longo da Fase 3.</w:t>
      </w:r>
      <w:r/>
    </w:p>
    <w:p>
      <w:pPr>
        <w:pBdr/>
        <w:spacing/>
        <w:ind/>
        <w:rPr/>
      </w:pPr>
      <w:r/>
      <w:r/>
    </w:p>
    <w:p>
      <w:pPr>
        <w:pStyle w:val="1636"/>
        <w:pBdr/>
        <w:spacing/>
        <w:ind/>
        <w:rPr/>
      </w:pPr>
      <w:r/>
      <w:bookmarkStart w:id="61" w:name="_Toc61"/>
      <w:r>
        <w:t xml:space="preserve">8.1 FINALIDADE</w:t>
      </w:r>
      <w:r/>
      <w:bookmarkEnd w:id="61"/>
      <w:r/>
      <w:r/>
    </w:p>
    <w:p>
      <w:pPr>
        <w:pBdr/>
        <w:spacing/>
        <w:ind/>
        <w:rPr/>
      </w:pPr>
      <w:r>
        <w:t xml:space="preserve">O plano de testes do projeto compreende duas estratégias complementares.</w:t>
      </w:r>
      <w:r/>
    </w:p>
    <w:p>
      <w:pPr>
        <w:pBdr/>
        <w:spacing/>
        <w:ind/>
        <w:rPr/>
      </w:pPr>
      <w:r>
        <w:t xml:space="preserve">a) Testes unitários automatizados: destinam-se à verificação isolada das unidades de código que concentram as r</w:t>
      </w:r>
      <w:r>
        <w:t xml:space="preserve">egras de negócio do sistema, notadamente as classes de serviço, os objetos de acesso a dados, os objetos de transferência de dados e os componentes de segurança do componente de serviço da interface de programação de aplicações. A finalidade desta estratég</w:t>
      </w:r>
      <w:r>
        <w:t xml:space="preserve">ia é assegurar que cada unidade produza o resultado especificado para as entradas válidas e rejeite adequadamente as entradas inválidas, bem como constituir uma rede de proteção contra regressões: a reexecução da bateria a cada alteração revela imediatamen</w:t>
      </w:r>
      <w:r>
        <w:t xml:space="preserve">te comportamentos anteriormente corretos que tenham sido comprometidos. As dependências externas de cada unidade são substituídas por objetos simulados, de modo que a falha de um teste indique defeito na unidade sob verificação e não em suas colaboradoras.</w:t>
      </w:r>
      <w:r/>
    </w:p>
    <w:p>
      <w:pPr>
        <w:pBdr/>
        <w:spacing/>
        <w:ind/>
        <w:rPr/>
      </w:pPr>
      <w:r>
        <w:t xml:space="preserve">b) Testes funcionais e de validação manuais: destinam-se à verificação do sistema integrado sob a perspectiva do usuário, percorrendo os cenários principal e alternativos de cada caso de uso especificado no Apêndice C. A final</w:t>
      </w:r>
      <w:r>
        <w:t xml:space="preserve">idade desta estratégia é validar o atendimento aos requisitos funcionais especificados no Capítulo 5, incluindo os aspectos que escapam à verificação unitária, como a integração entre as camadas de apresentação e de aplicação, o comportamento da interface </w:t>
      </w:r>
      <w:r>
        <w:t xml:space="preserve">em diferentes navegadores e resoluções e a correção do fluxo completo de cada funcionalidade. Os testes são conduzidos por integrante da equipe distinto daquele que codificou a funcionalidade verificada, e os resultados são registrados em planilha própria.</w:t>
      </w:r>
      <w:r/>
    </w:p>
    <w:p>
      <w:pPr>
        <w:pBdr/>
        <w:spacing/>
        <w:ind/>
        <w:rPr/>
      </w:pPr>
      <w:r>
        <w:t xml:space="preserve">Os testes de integração automatizados, os testes automatizados da camada de apresentação e os testes de sistema em ambiente equivalente ao de produção não integram o escopo da Fase 3 e estão previstos para a Fase 4, conforme registrado na Seção 8.4.</w:t>
      </w:r>
      <w:r/>
    </w:p>
    <w:p>
      <w:pPr>
        <w:pBdr/>
        <w:spacing/>
        <w:ind/>
        <w:rPr/>
      </w:pPr>
      <w:r/>
      <w:r/>
    </w:p>
    <w:p>
      <w:pPr>
        <w:pStyle w:val="1636"/>
        <w:pBdr/>
        <w:spacing/>
        <w:ind/>
        <w:rPr/>
      </w:pPr>
      <w:r/>
      <w:bookmarkStart w:id="62" w:name="_Toc62"/>
      <w:r>
        <w:t xml:space="preserve">8.2 ESCOPO</w:t>
      </w:r>
      <w:r/>
      <w:bookmarkEnd w:id="62"/>
      <w:r/>
      <w:r/>
    </w:p>
    <w:p>
      <w:pPr>
        <w:pBdr/>
        <w:spacing/>
        <w:ind/>
        <w:rPr/>
      </w:pPr>
      <w:r>
        <w:t xml:space="preserve">Esta seção delimita os artefatos que serviram de referência para a derivação dos casos de teste e descreve o ambiente de hardware e de software em que a bateria foi executada.</w:t>
      </w:r>
      <w:r/>
    </w:p>
    <w:p>
      <w:pPr>
        <w:pBdr/>
        <w:spacing/>
        <w:ind/>
        <w:rPr/>
      </w:pPr>
      <w:r/>
      <w:r/>
    </w:p>
    <w:p>
      <w:pPr>
        <w:pStyle w:val="1637"/>
        <w:pBdr/>
        <w:spacing/>
        <w:ind/>
        <w:rPr/>
      </w:pPr>
      <w:r/>
      <w:bookmarkStart w:id="63" w:name="_Toc63"/>
      <w:r>
        <w:t xml:space="preserve">8.2.1 Referências aos Documentos Relevantes</w:t>
      </w:r>
      <w:r/>
      <w:bookmarkEnd w:id="63"/>
      <w:r/>
      <w:r/>
    </w:p>
    <w:p>
      <w:pPr>
        <w:pBdr/>
        <w:spacing/>
        <w:ind/>
        <w:rPr/>
      </w:pPr>
      <w:r>
        <w:t xml:space="preserve">Os casos de teste foram derivados a partir dos artefatos de especificação e de projeto produzidos nas fases anteriores, relacionados no Quadro 1.</w:t>
      </w:r>
      <w:r/>
    </w:p>
    <w:tbl>
      <w:tblPr>
        <w:tblInd w:w="108" w:type="dxa"/>
        <w:tblW w:w="9212" w:type="dxa"/>
        <w:tblCellMar>
          <w:left w:w="10" w:type="dxa"/>
          <w:right w:w="1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2600"/>
        <w:gridCol w:w="6612"/>
      </w:tblGrid>
      <w:tr>
        <w:trPr/>
        <w:tc>
          <w:tcPr>
            <w:tcBorders/>
            <w:tcMar>
              <w:left w:w="108" w:type="dxa"/>
              <w:top w:w="100" w:type="dxa"/>
              <w:right w:w="108" w:type="dxa"/>
              <w:bottom w:w="100" w:type="dxa"/>
            </w:tcMar>
            <w:tcW w:w="2600" w:type="dxa"/>
          </w:tcPr>
          <w:p>
            <w:pPr>
              <w:pBdr/>
              <w:spacing/>
              <w:ind/>
              <w:rPr/>
            </w:pPr>
            <w:r>
              <w:rPr>
                <w:b/>
              </w:rPr>
              <w:t xml:space="preserve">Tipo do material</w:t>
            </w:r>
            <w:r/>
          </w:p>
        </w:tc>
        <w:tc>
          <w:tcPr>
            <w:tcBorders/>
            <w:tcMar>
              <w:left w:w="108" w:type="dxa"/>
              <w:top w:w="100" w:type="dxa"/>
              <w:right w:w="108" w:type="dxa"/>
              <w:bottom w:w="100" w:type="dxa"/>
            </w:tcMar>
            <w:tcW w:w="6612" w:type="dxa"/>
          </w:tcPr>
          <w:p>
            <w:pPr>
              <w:pBdr/>
              <w:spacing/>
              <w:ind/>
              <w:rPr/>
            </w:pPr>
            <w:r>
              <w:rPr>
                <w:b/>
              </w:rPr>
              <w:t xml:space="preserve">Referência</w:t>
            </w:r>
            <w:r/>
          </w:p>
        </w:tc>
      </w:tr>
      <w:tr>
        <w:trPr/>
        <w:tc>
          <w:tcPr>
            <w:tcBorders/>
            <w:tcMar>
              <w:left w:w="108" w:type="dxa"/>
              <w:top w:w="100" w:type="dxa"/>
              <w:right w:w="108" w:type="dxa"/>
              <w:bottom w:w="100" w:type="dxa"/>
            </w:tcMar>
            <w:tcW w:w="2600" w:type="dxa"/>
          </w:tcPr>
          <w:p>
            <w:pPr>
              <w:pBdr/>
              <w:spacing/>
              <w:ind/>
              <w:rPr/>
            </w:pPr>
            <w:r>
              <w:t xml:space="preserve">Especificação de requisitos</w:t>
            </w:r>
            <w:r/>
          </w:p>
        </w:tc>
        <w:tc>
          <w:tcPr>
            <w:tcBorders/>
            <w:tcMar>
              <w:left w:w="108" w:type="dxa"/>
              <w:top w:w="100" w:type="dxa"/>
              <w:right w:w="108" w:type="dxa"/>
              <w:bottom w:w="100" w:type="dxa"/>
            </w:tcMar>
            <w:tcW w:w="6612" w:type="dxa"/>
          </w:tcPr>
          <w:p>
            <w:pPr>
              <w:pBdr/>
              <w:spacing/>
              <w:ind/>
              <w:rPr/>
            </w:pPr>
            <w:r>
              <w:t xml:space="preserve">Capítulo 5 deste documento — requisitos funcionais RF01 a RF21, requisitos não funcionais RNF01 a RNF20 e regras de negócio RN01 a RN06</w:t>
            </w:r>
            <w:r/>
          </w:p>
        </w:tc>
      </w:tr>
      <w:tr>
        <w:trPr/>
        <w:tc>
          <w:tcPr>
            <w:tcBorders/>
            <w:tcMar>
              <w:left w:w="108" w:type="dxa"/>
              <w:top w:w="100" w:type="dxa"/>
              <w:right w:w="108" w:type="dxa"/>
              <w:bottom w:w="100" w:type="dxa"/>
            </w:tcMar>
            <w:tcW w:w="2600" w:type="dxa"/>
          </w:tcPr>
          <w:p>
            <w:pPr>
              <w:pBdr/>
              <w:spacing/>
              <w:ind/>
              <w:rPr/>
            </w:pPr>
            <w:r>
              <w:t xml:space="preserve">Modelo de casos de uso</w:t>
            </w:r>
            <w:r/>
          </w:p>
        </w:tc>
        <w:tc>
          <w:tcPr>
            <w:tcBorders/>
            <w:tcMar>
              <w:left w:w="108" w:type="dxa"/>
              <w:top w:w="100" w:type="dxa"/>
              <w:right w:w="108" w:type="dxa"/>
              <w:bottom w:w="100" w:type="dxa"/>
            </w:tcMar>
            <w:tcW w:w="6612" w:type="dxa"/>
          </w:tcPr>
          <w:p>
            <w:pPr>
              <w:pBdr/>
              <w:spacing/>
              <w:ind/>
              <w:rPr/>
            </w:pPr>
            <w:r>
              <w:t xml:space="preserve">Apêndice C — diagramas de casos de uso e descrição dos fluxos de eventos principal e alternativos</w:t>
            </w:r>
            <w:r/>
          </w:p>
        </w:tc>
      </w:tr>
      <w:tr>
        <w:trPr/>
        <w:tc>
          <w:tcPr>
            <w:tcBorders/>
            <w:tcMar>
              <w:left w:w="108" w:type="dxa"/>
              <w:top w:w="100" w:type="dxa"/>
              <w:right w:w="108" w:type="dxa"/>
              <w:bottom w:w="100" w:type="dxa"/>
            </w:tcMar>
            <w:tcW w:w="2600" w:type="dxa"/>
          </w:tcPr>
          <w:p>
            <w:pPr>
              <w:pBdr/>
              <w:spacing/>
              <w:ind/>
              <w:rPr/>
            </w:pPr>
            <w:r>
              <w:t xml:space="preserve">Modelo lógico e dicionário de dados</w:t>
            </w:r>
            <w:r/>
          </w:p>
        </w:tc>
        <w:tc>
          <w:tcPr>
            <w:tcBorders/>
            <w:tcMar>
              <w:left w:w="108" w:type="dxa"/>
              <w:top w:w="100" w:type="dxa"/>
              <w:right w:w="108" w:type="dxa"/>
              <w:bottom w:w="100" w:type="dxa"/>
            </w:tcMar>
            <w:tcW w:w="6612" w:type="dxa"/>
          </w:tcPr>
          <w:p>
            <w:pPr>
              <w:pBdr/>
              <w:spacing/>
              <w:ind/>
              <w:rPr/>
            </w:pPr>
            <w:r>
              <w:t xml:space="preserve">Apêndice D — estrutura das tabelas, restrições de integridade e domínios admitidos</w:t>
            </w:r>
            <w:r/>
          </w:p>
        </w:tc>
      </w:tr>
      <w:tr>
        <w:trPr/>
        <w:tc>
          <w:tcPr>
            <w:tcBorders/>
            <w:tcMar>
              <w:left w:w="108" w:type="dxa"/>
              <w:top w:w="100" w:type="dxa"/>
              <w:right w:w="108" w:type="dxa"/>
              <w:bottom w:w="100" w:type="dxa"/>
            </w:tcMar>
            <w:tcW w:w="2600" w:type="dxa"/>
          </w:tcPr>
          <w:p>
            <w:pPr>
              <w:pBdr/>
              <w:spacing/>
              <w:ind/>
              <w:rPr/>
            </w:pPr>
            <w:r>
              <w:t xml:space="preserve">Diagramas da UML</w:t>
            </w:r>
            <w:r/>
          </w:p>
        </w:tc>
        <w:tc>
          <w:tcPr>
            <w:tcBorders/>
            <w:tcMar>
              <w:left w:w="108" w:type="dxa"/>
              <w:top w:w="100" w:type="dxa"/>
              <w:right w:w="108" w:type="dxa"/>
              <w:bottom w:w="100" w:type="dxa"/>
            </w:tcMar>
            <w:tcW w:w="6612" w:type="dxa"/>
          </w:tcPr>
          <w:p>
            <w:pPr>
              <w:pBdr/>
              <w:spacing/>
              <w:ind/>
              <w:rPr/>
            </w:pPr>
            <w:r>
              <w:t xml:space="preserve">Apêndice F — diagramas de pacotes, de classes e de sequência</w:t>
            </w:r>
            <w:r/>
          </w:p>
        </w:tc>
      </w:tr>
      <w:tr>
        <w:trPr/>
        <w:tc>
          <w:tcPr>
            <w:tcBorders/>
            <w:tcMar>
              <w:left w:w="108" w:type="dxa"/>
              <w:top w:w="100" w:type="dxa"/>
              <w:right w:w="108" w:type="dxa"/>
              <w:bottom w:w="100" w:type="dxa"/>
            </w:tcMar>
            <w:tcW w:w="2600" w:type="dxa"/>
          </w:tcPr>
          <w:p>
            <w:pPr>
              <w:pBdr/>
              <w:spacing/>
              <w:ind/>
              <w:rPr/>
            </w:pPr>
            <w:r>
              <w:t xml:space="preserve">Requisitos de segurança da informação</w:t>
            </w:r>
            <w:r/>
          </w:p>
        </w:tc>
        <w:tc>
          <w:tcPr>
            <w:tcBorders/>
            <w:tcMar>
              <w:left w:w="108" w:type="dxa"/>
              <w:top w:w="100" w:type="dxa"/>
              <w:right w:w="108" w:type="dxa"/>
              <w:bottom w:w="100" w:type="dxa"/>
            </w:tcMar>
            <w:tcW w:w="6612" w:type="dxa"/>
          </w:tcPr>
          <w:p>
            <w:pPr>
              <w:pBdr/>
              <w:spacing/>
              <w:ind/>
              <w:rPr/>
            </w:pPr>
            <w:r>
              <w:t xml:space="preserve">Seção </w:t>
            </w:r>
            <w:r>
              <w:t xml:space="preserve">5.1.2.4</w:t>
            </w:r>
            <w:r>
              <w:t xml:space="preserve"> — política de senhas, autenticação multifator e conformidade com a LGPD</w:t>
            </w:r>
            <w:r/>
          </w:p>
        </w:tc>
      </w:tr>
      <w:tr>
        <w:trPr/>
        <w:tc>
          <w:tcPr>
            <w:tcBorders/>
            <w:tcMar>
              <w:left w:w="108" w:type="dxa"/>
              <w:top w:w="100" w:type="dxa"/>
              <w:right w:w="108" w:type="dxa"/>
              <w:bottom w:w="100" w:type="dxa"/>
            </w:tcMar>
            <w:tcW w:w="2600" w:type="dxa"/>
          </w:tcPr>
          <w:p>
            <w:pPr>
              <w:pBdr/>
              <w:spacing/>
              <w:ind/>
              <w:rPr/>
            </w:pPr>
            <w:r>
              <w:t xml:space="preserve">Especificação dos casos de teste</w:t>
            </w:r>
            <w:r/>
          </w:p>
        </w:tc>
        <w:tc>
          <w:tcPr>
            <w:tcBorders/>
            <w:tcMar>
              <w:left w:w="108" w:type="dxa"/>
              <w:top w:w="100" w:type="dxa"/>
              <w:right w:w="108" w:type="dxa"/>
              <w:bottom w:w="100" w:type="dxa"/>
            </w:tcMar>
            <w:tcW w:w="6612" w:type="dxa"/>
          </w:tcPr>
          <w:p>
            <w:pPr>
              <w:pBdr/>
              <w:spacing/>
              <w:ind/>
              <w:rPr/>
            </w:pPr>
            <w:r>
              <w:t xml:space="preserve">Apêndice J — descrição dos casos de teste e histórico de execução</w:t>
            </w:r>
            <w:r/>
          </w:p>
        </w:tc>
      </w:tr>
    </w:tbl>
    <w:p>
      <w:pPr>
        <w:pStyle w:val="1846"/>
        <w:pBdr/>
        <w:spacing/>
        <w:ind/>
        <w:rPr/>
      </w:pPr>
      <w:r/>
      <w:r>
        <w:t xml:space="preserve">QUADRO </w:t>
      </w:r>
      <w:r>
        <w:fldChar w:fldCharType="begin"/>
      </w:r>
      <w:r>
        <w:instrText xml:space="preserve">SEQ QUADRO \* ARABIC </w:instrText>
      </w:r>
      <w:r>
        <w:fldChar w:fldCharType="separate"/>
      </w:r>
      <w:r>
        <w:t xml:space="preserve">1</w:t>
      </w:r>
      <w:r/>
      <w:r>
        <w:fldChar w:fldCharType="end"/>
      </w:r>
      <w:r>
        <w:t xml:space="preserve"> – Documentos relevantes para testes</w:t>
      </w:r>
      <w:r/>
      <w:r/>
      <w:r/>
    </w:p>
    <w:p>
      <w:pPr>
        <w:pBdr/>
        <w:spacing/>
        <w:ind/>
        <w:rPr/>
      </w:pPr>
      <w:r/>
      <w:r/>
    </w:p>
    <w:p>
      <w:pPr>
        <w:pStyle w:val="1637"/>
        <w:pBdr/>
        <w:spacing/>
        <w:ind/>
        <w:rPr/>
      </w:pPr>
      <w:r/>
      <w:bookmarkStart w:id="64" w:name="_Toc64"/>
      <w:r>
        <w:t xml:space="preserve">8.2.2 Ambiente para a Realização dos Testes</w:t>
      </w:r>
      <w:r/>
      <w:bookmarkEnd w:id="64"/>
      <w:r/>
      <w:r/>
    </w:p>
    <w:p>
      <w:pPr>
        <w:pBdr/>
        <w:spacing/>
        <w:ind/>
        <w:rPr/>
      </w:pPr>
      <w:r>
        <w:t xml:space="preserve">O Quadro 2 relaciona os equipamentos empregados na execução da bateria de testes.</w:t>
      </w:r>
      <w:r/>
    </w:p>
    <w:tbl>
      <w:tblPr>
        <w:tblInd w:w="108" w:type="dxa"/>
        <w:tblW w:w="9212" w:type="dxa"/>
        <w:tblCellMar>
          <w:left w:w="10" w:type="dxa"/>
          <w:right w:w="1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2000"/>
        <w:gridCol w:w="3606"/>
        <w:gridCol w:w="3606"/>
      </w:tblGrid>
      <w:tr>
        <w:trPr/>
        <w:tc>
          <w:tcPr>
            <w:tcBorders/>
            <w:tcMar>
              <w:left w:w="108" w:type="dxa"/>
              <w:top w:w="100" w:type="dxa"/>
              <w:right w:w="108" w:type="dxa"/>
              <w:bottom w:w="100" w:type="dxa"/>
            </w:tcMar>
            <w:tcW w:w="2000" w:type="dxa"/>
          </w:tcPr>
          <w:p>
            <w:pPr>
              <w:pBdr/>
              <w:spacing/>
              <w:ind/>
              <w:rPr/>
            </w:pPr>
            <w:r>
              <w:rPr>
                <w:b/>
              </w:rPr>
              <w:t xml:space="preserve">Equipamento</w:t>
            </w:r>
            <w:r/>
          </w:p>
        </w:tc>
        <w:tc>
          <w:tcPr>
            <w:tcBorders/>
            <w:tcMar>
              <w:left w:w="108" w:type="dxa"/>
              <w:top w:w="100" w:type="dxa"/>
              <w:right w:w="108" w:type="dxa"/>
              <w:bottom w:w="100" w:type="dxa"/>
            </w:tcMar>
            <w:tcW w:w="3606" w:type="dxa"/>
          </w:tcPr>
          <w:p>
            <w:pPr>
              <w:pBdr/>
              <w:spacing/>
              <w:ind/>
              <w:rPr/>
            </w:pPr>
            <w:r>
              <w:rPr>
                <w:b/>
              </w:rPr>
              <w:t xml:space="preserve">Marca/modelo/configuração</w:t>
            </w:r>
            <w:r/>
          </w:p>
        </w:tc>
        <w:tc>
          <w:tcPr>
            <w:tcBorders/>
            <w:tcMar>
              <w:left w:w="108" w:type="dxa"/>
              <w:top w:w="100" w:type="dxa"/>
              <w:right w:w="108" w:type="dxa"/>
              <w:bottom w:w="100" w:type="dxa"/>
            </w:tcMar>
            <w:tcW w:w="3606" w:type="dxa"/>
          </w:tcPr>
          <w:p>
            <w:pPr>
              <w:pBdr/>
              <w:spacing/>
              <w:ind/>
              <w:rPr/>
            </w:pPr>
            <w:r>
              <w:rPr>
                <w:b/>
              </w:rPr>
              <w:t xml:space="preserve">Finalidade</w:t>
            </w:r>
            <w:r/>
          </w:p>
        </w:tc>
      </w:tr>
      <w:tr>
        <w:trPr/>
        <w:tc>
          <w:tcPr>
            <w:tcBorders/>
            <w:tcMar>
              <w:left w:w="108" w:type="dxa"/>
              <w:top w:w="100" w:type="dxa"/>
              <w:right w:w="108" w:type="dxa"/>
              <w:bottom w:w="100" w:type="dxa"/>
            </w:tcMar>
            <w:tcW w:w="2000" w:type="dxa"/>
          </w:tcPr>
          <w:p>
            <w:pPr>
              <w:pBdr/>
              <w:spacing/>
              <w:ind/>
              <w:rPr/>
            </w:pPr>
            <w:r>
              <w:t xml:space="preserve">Estação de trabalho</w:t>
            </w:r>
            <w:r/>
          </w:p>
        </w:tc>
        <w:tc>
          <w:tcPr>
            <w:tcBorders/>
            <w:tcMar>
              <w:left w:w="108" w:type="dxa"/>
              <w:top w:w="100" w:type="dxa"/>
              <w:right w:w="108" w:type="dxa"/>
              <w:bottom w:w="100" w:type="dxa"/>
            </w:tcMar>
            <w:tcW w:w="3606" w:type="dxa"/>
          </w:tcPr>
          <w:p>
            <w:pPr>
              <w:pBdr/>
              <w:spacing/>
              <w:ind/>
              <w:rPr/>
            </w:pPr>
            <w:r>
              <w:t xml:space="preserve">Processador Intel Core i3 (3.90 GHz), 8 GB de memória RAM, 256 GB de armazenamento</w:t>
            </w:r>
            <w:r/>
          </w:p>
        </w:tc>
        <w:tc>
          <w:tcPr>
            <w:tcBorders/>
            <w:tcMar>
              <w:left w:w="108" w:type="dxa"/>
              <w:top w:w="100" w:type="dxa"/>
              <w:right w:w="108" w:type="dxa"/>
              <w:bottom w:w="100" w:type="dxa"/>
            </w:tcMar>
            <w:tcW w:w="3606" w:type="dxa"/>
          </w:tcPr>
          <w:p>
            <w:pPr>
              <w:pBdr/>
              <w:spacing/>
              <w:ind/>
              <w:rPr/>
            </w:pPr>
            <w:r>
              <w:t xml:space="preserve">Execução da bateria de testes unitários automatizados e dos testes funcionais em resolução de computador pessoal</w:t>
            </w:r>
            <w:r/>
          </w:p>
        </w:tc>
      </w:tr>
      <w:tr>
        <w:trPr/>
        <w:tc>
          <w:tcPr>
            <w:tcBorders/>
            <w:tcMar>
              <w:left w:w="108" w:type="dxa"/>
              <w:top w:w="100" w:type="dxa"/>
              <w:right w:w="108" w:type="dxa"/>
              <w:bottom w:w="100" w:type="dxa"/>
            </w:tcMar>
            <w:tcW w:w="2000" w:type="dxa"/>
          </w:tcPr>
          <w:p>
            <w:pPr>
              <w:pBdr/>
              <w:spacing/>
              <w:ind/>
              <w:rPr/>
            </w:pPr>
            <w:r>
              <w:t xml:space="preserve">Dispositivo móvel</w:t>
            </w:r>
            <w:r/>
          </w:p>
        </w:tc>
        <w:tc>
          <w:tcPr>
            <w:tcBorders/>
            <w:tcMar>
              <w:left w:w="108" w:type="dxa"/>
              <w:top w:w="100" w:type="dxa"/>
              <w:right w:w="108" w:type="dxa"/>
              <w:bottom w:w="100" w:type="dxa"/>
            </w:tcMar>
            <w:tcW w:w="3606" w:type="dxa"/>
          </w:tcPr>
          <w:p>
            <w:pPr>
              <w:pBdr/>
              <w:spacing/>
              <w:ind/>
              <w:rPr/>
            </w:pPr>
            <w:r>
              <w:t xml:space="preserve">Aparelho com sistema operacional Android 13</w:t>
            </w:r>
            <w:r/>
          </w:p>
        </w:tc>
        <w:tc>
          <w:tcPr>
            <w:tcBorders/>
            <w:tcMar>
              <w:left w:w="108" w:type="dxa"/>
              <w:top w:w="100" w:type="dxa"/>
              <w:right w:w="108" w:type="dxa"/>
              <w:bottom w:w="100" w:type="dxa"/>
            </w:tcMar>
            <w:tcW w:w="3606" w:type="dxa"/>
          </w:tcPr>
          <w:p>
            <w:pPr>
              <w:pBdr/>
              <w:spacing/>
              <w:ind/>
              <w:rPr/>
            </w:pPr>
            <w:r>
              <w:t xml:space="preserve">Validação da responsividade da interface, da captura de geolocalização e dos recursos de aplicativo Web progressivo</w:t>
            </w:r>
            <w:r/>
          </w:p>
        </w:tc>
      </w:tr>
      <w:tr>
        <w:trPr/>
        <w:tc>
          <w:tcPr>
            <w:tcBorders/>
            <w:tcMar>
              <w:left w:w="108" w:type="dxa"/>
              <w:top w:w="100" w:type="dxa"/>
              <w:right w:w="108" w:type="dxa"/>
              <w:bottom w:w="100" w:type="dxa"/>
            </w:tcMar>
            <w:tcW w:w="2000" w:type="dxa"/>
          </w:tcPr>
          <w:p>
            <w:pPr>
              <w:pBdr/>
              <w:spacing/>
              <w:ind/>
              <w:rPr/>
            </w:pPr>
            <w:r>
              <w:t xml:space="preserve">Servidor local de banco de dados</w:t>
            </w:r>
            <w:r/>
          </w:p>
        </w:tc>
        <w:tc>
          <w:tcPr>
            <w:tcBorders/>
            <w:tcMar>
              <w:left w:w="108" w:type="dxa"/>
              <w:top w:w="100" w:type="dxa"/>
              <w:right w:w="108" w:type="dxa"/>
              <w:bottom w:w="100" w:type="dxa"/>
            </w:tcMar>
            <w:tcW w:w="3606" w:type="dxa"/>
          </w:tcPr>
          <w:p>
            <w:pPr>
              <w:pBdr/>
              <w:spacing/>
              <w:ind/>
              <w:rPr/>
            </w:pPr>
            <w:r>
              <w:t xml:space="preserve">Instância do PostgreSQL executada na própria estação de trabalho</w:t>
            </w:r>
            <w:r/>
          </w:p>
        </w:tc>
        <w:tc>
          <w:tcPr>
            <w:tcBorders/>
            <w:tcMar>
              <w:left w:w="108" w:type="dxa"/>
              <w:top w:w="100" w:type="dxa"/>
              <w:right w:w="108" w:type="dxa"/>
              <w:bottom w:w="100" w:type="dxa"/>
            </w:tcMar>
            <w:tcW w:w="3606" w:type="dxa"/>
          </w:tcPr>
          <w:p>
            <w:pPr>
              <w:pBdr/>
              <w:spacing/>
              <w:ind/>
              <w:rPr/>
            </w:pPr>
            <w:r>
              <w:t xml:space="preserve">Persistência dos dados durante os testes funcionais</w:t>
            </w:r>
            <w:r/>
          </w:p>
        </w:tc>
      </w:tr>
      <w:tr>
        <w:trPr/>
        <w:tc>
          <w:tcPr>
            <w:tcBorders/>
            <w:tcMar>
              <w:left w:w="108" w:type="dxa"/>
              <w:top w:w="100" w:type="dxa"/>
              <w:right w:w="108" w:type="dxa"/>
              <w:bottom w:w="100" w:type="dxa"/>
            </w:tcMar>
            <w:tcW w:w="2000" w:type="dxa"/>
          </w:tcPr>
          <w:p>
            <w:pPr>
              <w:pBdr/>
              <w:spacing/>
              <w:ind/>
              <w:rPr/>
            </w:pPr>
            <w:r>
              <w:t xml:space="preserve">Rede local</w:t>
            </w:r>
            <w:r/>
          </w:p>
        </w:tc>
        <w:tc>
          <w:tcPr>
            <w:tcBorders/>
            <w:tcMar>
              <w:left w:w="108" w:type="dxa"/>
              <w:top w:w="100" w:type="dxa"/>
              <w:right w:w="108" w:type="dxa"/>
              <w:bottom w:w="100" w:type="dxa"/>
            </w:tcMar>
            <w:tcW w:w="3606" w:type="dxa"/>
          </w:tcPr>
          <w:p>
            <w:pPr>
              <w:pBdr/>
              <w:spacing/>
              <w:ind/>
              <w:rPr/>
            </w:pPr>
            <w:r>
              <w:t xml:space="preserve">Conexão de banda larga com túnel de exposição temporária</w:t>
            </w:r>
            <w:r/>
          </w:p>
        </w:tc>
        <w:tc>
          <w:tcPr>
            <w:tcBorders/>
            <w:tcMar>
              <w:left w:w="108" w:type="dxa"/>
              <w:top w:w="100" w:type="dxa"/>
              <w:right w:w="108" w:type="dxa"/>
              <w:bottom w:w="100" w:type="dxa"/>
            </w:tcMar>
            <w:tcW w:w="3606" w:type="dxa"/>
          </w:tcPr>
          <w:p>
            <w:pPr>
              <w:pBdr/>
              <w:spacing/>
              <w:ind/>
              <w:rPr/>
            </w:pPr>
            <w:r>
              <w:t xml:space="preserve">Acesso ao sistema a partir do dispositivo móvel durante os testes funcionais</w:t>
            </w:r>
            <w:r/>
          </w:p>
        </w:tc>
      </w:tr>
    </w:tbl>
    <w:p>
      <w:pPr>
        <w:pStyle w:val="1846"/>
        <w:pBdr/>
        <w:spacing/>
        <w:ind/>
        <w:rPr/>
      </w:pPr>
      <w:r/>
      <w:r>
        <w:t xml:space="preserve">QUADRO </w:t>
      </w:r>
      <w:r>
        <w:fldChar w:fldCharType="begin"/>
      </w:r>
      <w:r>
        <w:instrText xml:space="preserve">SEQ QUADRO \* ARABIC </w:instrText>
      </w:r>
      <w:r>
        <w:fldChar w:fldCharType="separate"/>
      </w:r>
      <w:r>
        <w:t xml:space="preserve">2</w:t>
      </w:r>
      <w:r/>
      <w:r>
        <w:fldChar w:fldCharType="end"/>
      </w:r>
      <w:r>
        <w:t xml:space="preserve"> – Equipamentos para a realização dos testes</w:t>
      </w:r>
      <w:r/>
      <w:r/>
      <w:r/>
    </w:p>
    <w:p>
      <w:pPr>
        <w:pBdr/>
        <w:spacing/>
        <w:ind/>
        <w:rPr/>
      </w:pPr>
      <w:r/>
      <w:r/>
    </w:p>
    <w:p>
      <w:pPr>
        <w:pBdr/>
        <w:spacing/>
        <w:ind/>
        <w:rPr/>
      </w:pPr>
      <w:r>
        <w:t xml:space="preserve">O Quadro 3 relaciona os softwares utilizados na preparação e na execução dos testes.</w:t>
      </w:r>
      <w:r/>
    </w:p>
    <w:tbl>
      <w:tblPr>
        <w:tblInd w:w="108" w:type="dxa"/>
        <w:tblW w:w="9212" w:type="dxa"/>
        <w:tblCellMar>
          <w:left w:w="10" w:type="dxa"/>
          <w:right w:w="10" w:type="dxa"/>
        </w:tblCellMa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2600"/>
        <w:gridCol w:w="2600"/>
        <w:gridCol w:w="4012"/>
      </w:tblGrid>
      <w:tr>
        <w:trPr/>
        <w:tc>
          <w:tcPr>
            <w:tcBorders/>
            <w:tcMar>
              <w:left w:w="108" w:type="dxa"/>
              <w:top w:w="100" w:type="dxa"/>
              <w:right w:w="108" w:type="dxa"/>
              <w:bottom w:w="100" w:type="dxa"/>
            </w:tcMar>
            <w:tcW w:w="2600" w:type="dxa"/>
          </w:tcPr>
          <w:p>
            <w:pPr>
              <w:pBdr/>
              <w:spacing/>
              <w:ind/>
              <w:rPr/>
            </w:pPr>
            <w:r>
              <w:rPr>
                <w:b/>
              </w:rPr>
              <w:t xml:space="preserve">Software/versão</w:t>
            </w:r>
            <w:r/>
          </w:p>
        </w:tc>
        <w:tc>
          <w:tcPr>
            <w:tcBorders/>
            <w:tcMar>
              <w:left w:w="108" w:type="dxa"/>
              <w:top w:w="100" w:type="dxa"/>
              <w:right w:w="108" w:type="dxa"/>
              <w:bottom w:w="100" w:type="dxa"/>
            </w:tcMar>
            <w:tcW w:w="2600" w:type="dxa"/>
          </w:tcPr>
          <w:p>
            <w:pPr>
              <w:pBdr/>
              <w:spacing/>
              <w:ind/>
              <w:rPr/>
            </w:pPr>
            <w:r>
              <w:rPr>
                <w:b/>
              </w:rPr>
              <w:t xml:space="preserve">Fabricante</w:t>
            </w:r>
            <w:r/>
          </w:p>
        </w:tc>
        <w:tc>
          <w:tcPr>
            <w:tcBorders/>
            <w:tcMar>
              <w:left w:w="108" w:type="dxa"/>
              <w:top w:w="100" w:type="dxa"/>
              <w:right w:w="108" w:type="dxa"/>
              <w:bottom w:w="100" w:type="dxa"/>
            </w:tcMar>
            <w:tcW w:w="4012" w:type="dxa"/>
          </w:tcPr>
          <w:p>
            <w:pPr>
              <w:pBdr/>
              <w:spacing/>
              <w:ind/>
              <w:rPr/>
            </w:pPr>
            <w:r>
              <w:rPr>
                <w:b/>
              </w:rPr>
              <w:t xml:space="preserve">Finalidade</w:t>
            </w:r>
            <w:r/>
          </w:p>
        </w:tc>
      </w:tr>
      <w:tr>
        <w:trPr/>
        <w:tc>
          <w:tcPr>
            <w:tcBorders/>
            <w:tcMar>
              <w:left w:w="108" w:type="dxa"/>
              <w:top w:w="100" w:type="dxa"/>
              <w:right w:w="108" w:type="dxa"/>
              <w:bottom w:w="100" w:type="dxa"/>
            </w:tcMar>
            <w:tcW w:w="2600" w:type="dxa"/>
          </w:tcPr>
          <w:p>
            <w:pPr>
              <w:pBdr/>
              <w:spacing/>
              <w:ind/>
              <w:rPr/>
            </w:pPr>
            <w:r>
              <w:t xml:space="preserve">JUnit 5 (Jupiter)</w:t>
            </w:r>
            <w:r/>
          </w:p>
        </w:tc>
        <w:tc>
          <w:tcPr>
            <w:tcBorders/>
            <w:tcMar>
              <w:left w:w="108" w:type="dxa"/>
              <w:top w:w="100" w:type="dxa"/>
              <w:right w:w="108" w:type="dxa"/>
              <w:bottom w:w="100" w:type="dxa"/>
            </w:tcMar>
            <w:tcW w:w="2600" w:type="dxa"/>
          </w:tcPr>
          <w:p>
            <w:pPr>
              <w:pBdr/>
              <w:spacing/>
              <w:ind/>
              <w:rPr/>
            </w:pPr>
            <w:r>
              <w:t xml:space="preserve">JUnit Team</w:t>
            </w:r>
            <w:r/>
          </w:p>
        </w:tc>
        <w:tc>
          <w:tcPr>
            <w:tcBorders/>
            <w:tcMar>
              <w:left w:w="108" w:type="dxa"/>
              <w:top w:w="100" w:type="dxa"/>
              <w:right w:w="108" w:type="dxa"/>
              <w:bottom w:w="100" w:type="dxa"/>
            </w:tcMar>
            <w:tcW w:w="4012" w:type="dxa"/>
          </w:tcPr>
          <w:p>
            <w:pPr>
              <w:pBdr/>
              <w:spacing/>
              <w:ind/>
              <w:rPr/>
            </w:pPr>
            <w:r>
              <w:t xml:space="preserve">Framework de execução dos testes unitários, com suporte a testes aninhados, parametrizados e repetidos</w:t>
            </w:r>
            <w:r/>
          </w:p>
        </w:tc>
      </w:tr>
      <w:tr>
        <w:trPr/>
        <w:tc>
          <w:tcPr>
            <w:tcBorders/>
            <w:tcMar>
              <w:left w:w="108" w:type="dxa"/>
              <w:top w:w="100" w:type="dxa"/>
              <w:right w:w="108" w:type="dxa"/>
              <w:bottom w:w="100" w:type="dxa"/>
            </w:tcMar>
            <w:tcW w:w="2600" w:type="dxa"/>
          </w:tcPr>
          <w:p>
            <w:pPr>
              <w:pBdr/>
              <w:spacing/>
              <w:ind/>
              <w:rPr/>
            </w:pPr>
            <w:r>
              <w:t xml:space="preserve">Mockito</w:t>
            </w:r>
            <w:r/>
          </w:p>
        </w:tc>
        <w:tc>
          <w:tcPr>
            <w:tcBorders/>
            <w:tcMar>
              <w:left w:w="108" w:type="dxa"/>
              <w:top w:w="100" w:type="dxa"/>
              <w:right w:w="108" w:type="dxa"/>
              <w:bottom w:w="100" w:type="dxa"/>
            </w:tcMar>
            <w:tcW w:w="2600" w:type="dxa"/>
          </w:tcPr>
          <w:p>
            <w:pPr>
              <w:pBdr/>
              <w:spacing/>
              <w:ind/>
              <w:rPr/>
            </w:pPr>
            <w:r>
              <w:t xml:space="preserve">Mockito Team</w:t>
            </w:r>
            <w:r/>
          </w:p>
        </w:tc>
        <w:tc>
          <w:tcPr>
            <w:tcBorders/>
            <w:tcMar>
              <w:left w:w="108" w:type="dxa"/>
              <w:top w:w="100" w:type="dxa"/>
              <w:right w:w="108" w:type="dxa"/>
              <w:bottom w:w="100" w:type="dxa"/>
            </w:tcMar>
            <w:tcW w:w="4012" w:type="dxa"/>
          </w:tcPr>
          <w:p>
            <w:pPr>
              <w:pBdr/>
              <w:spacing/>
              <w:ind/>
              <w:rPr/>
            </w:pPr>
            <w:r>
              <w:t xml:space="preserve">Criação dos objetos simulados que substituem as dependências das unidades sob verificação</w:t>
            </w:r>
            <w:r/>
          </w:p>
        </w:tc>
      </w:tr>
      <w:tr>
        <w:trPr/>
        <w:tc>
          <w:tcPr>
            <w:tcBorders/>
            <w:tcMar>
              <w:left w:w="108" w:type="dxa"/>
              <w:top w:w="100" w:type="dxa"/>
              <w:right w:w="108" w:type="dxa"/>
              <w:bottom w:w="100" w:type="dxa"/>
            </w:tcMar>
            <w:tcW w:w="2600" w:type="dxa"/>
          </w:tcPr>
          <w:p>
            <w:pPr>
              <w:pBdr/>
              <w:spacing/>
              <w:ind/>
              <w:rPr/>
            </w:pPr>
            <w:r>
              <w:t xml:space="preserve">Apache Maven / Surefire</w:t>
            </w:r>
            <w:r/>
          </w:p>
        </w:tc>
        <w:tc>
          <w:tcPr>
            <w:tcBorders/>
            <w:tcMar>
              <w:left w:w="108" w:type="dxa"/>
              <w:top w:w="100" w:type="dxa"/>
              <w:right w:w="108" w:type="dxa"/>
              <w:bottom w:w="100" w:type="dxa"/>
            </w:tcMar>
            <w:tcW w:w="2600" w:type="dxa"/>
          </w:tcPr>
          <w:p>
            <w:pPr>
              <w:pBdr/>
              <w:spacing/>
              <w:ind/>
              <w:rPr/>
            </w:pPr>
            <w:r>
              <w:t xml:space="preserve">Apache Software Foundation</w:t>
            </w:r>
            <w:r/>
          </w:p>
        </w:tc>
        <w:tc>
          <w:tcPr>
            <w:tcBorders/>
            <w:tcMar>
              <w:left w:w="108" w:type="dxa"/>
              <w:top w:w="100" w:type="dxa"/>
              <w:right w:w="108" w:type="dxa"/>
              <w:bottom w:w="100" w:type="dxa"/>
            </w:tcMar>
            <w:tcW w:w="4012" w:type="dxa"/>
          </w:tcPr>
          <w:p>
            <w:pPr>
              <w:pBdr/>
              <w:spacing/>
              <w:ind/>
              <w:rPr/>
            </w:pPr>
            <w:r>
              <w:t xml:space="preserve">Automação da construção do projeto, execução da bateria e geração dos relatórios de resultado</w:t>
            </w:r>
            <w:r/>
          </w:p>
        </w:tc>
      </w:tr>
      <w:tr>
        <w:trPr/>
        <w:tc>
          <w:tcPr>
            <w:tcBorders/>
            <w:tcMar>
              <w:left w:w="108" w:type="dxa"/>
              <w:top w:w="100" w:type="dxa"/>
              <w:right w:w="108" w:type="dxa"/>
              <w:bottom w:w="100" w:type="dxa"/>
            </w:tcMar>
            <w:tcW w:w="2600" w:type="dxa"/>
          </w:tcPr>
          <w:p>
            <w:pPr>
              <w:pBdr/>
              <w:spacing/>
              <w:ind/>
              <w:rPr/>
            </w:pPr>
            <w:r>
              <w:t xml:space="preserve">Google Chrome 140</w:t>
            </w:r>
            <w:r/>
          </w:p>
        </w:tc>
        <w:tc>
          <w:tcPr>
            <w:tcBorders/>
            <w:tcMar>
              <w:left w:w="108" w:type="dxa"/>
              <w:top w:w="100" w:type="dxa"/>
              <w:right w:w="108" w:type="dxa"/>
              <w:bottom w:w="100" w:type="dxa"/>
            </w:tcMar>
            <w:tcW w:w="2600" w:type="dxa"/>
          </w:tcPr>
          <w:p>
            <w:pPr>
              <w:pBdr/>
              <w:spacing/>
              <w:ind/>
              <w:rPr/>
            </w:pPr>
            <w:r>
              <w:t xml:space="preserve">Google</w:t>
            </w:r>
            <w:r/>
          </w:p>
        </w:tc>
        <w:tc>
          <w:tcPr>
            <w:tcBorders/>
            <w:tcMar>
              <w:left w:w="108" w:type="dxa"/>
              <w:top w:w="100" w:type="dxa"/>
              <w:right w:w="108" w:type="dxa"/>
              <w:bottom w:w="100" w:type="dxa"/>
            </w:tcMar>
            <w:tcW w:w="4012" w:type="dxa"/>
          </w:tcPr>
          <w:p>
            <w:pPr>
              <w:pBdr/>
              <w:spacing/>
              <w:ind/>
              <w:rPr/>
            </w:pPr>
            <w:r>
              <w:t xml:space="preserve">Navegador de referência para os testes funcionais e para a auditoria de acessibilidade</w:t>
            </w:r>
            <w:r/>
          </w:p>
        </w:tc>
      </w:tr>
      <w:tr>
        <w:trPr/>
        <w:tc>
          <w:tcPr>
            <w:tcBorders/>
            <w:tcMar>
              <w:left w:w="108" w:type="dxa"/>
              <w:top w:w="100" w:type="dxa"/>
              <w:right w:w="108" w:type="dxa"/>
              <w:bottom w:w="100" w:type="dxa"/>
            </w:tcMar>
            <w:tcW w:w="2600" w:type="dxa"/>
          </w:tcPr>
          <w:p>
            <w:pPr>
              <w:pBdr/>
              <w:spacing/>
              <w:ind/>
              <w:rPr/>
            </w:pPr>
            <w:r>
              <w:t xml:space="preserve">Mozilla Firefox 142</w:t>
            </w:r>
            <w:r/>
          </w:p>
        </w:tc>
        <w:tc>
          <w:tcPr>
            <w:tcBorders/>
            <w:tcMar>
              <w:left w:w="108" w:type="dxa"/>
              <w:top w:w="100" w:type="dxa"/>
              <w:right w:w="108" w:type="dxa"/>
              <w:bottom w:w="100" w:type="dxa"/>
            </w:tcMar>
            <w:tcW w:w="2600" w:type="dxa"/>
          </w:tcPr>
          <w:p>
            <w:pPr>
              <w:pBdr/>
              <w:spacing/>
              <w:ind/>
              <w:rPr/>
            </w:pPr>
            <w:r>
              <w:t xml:space="preserve">Mozilla Foundation</w:t>
            </w:r>
            <w:r/>
          </w:p>
        </w:tc>
        <w:tc>
          <w:tcPr>
            <w:tcBorders/>
            <w:tcMar>
              <w:left w:w="108" w:type="dxa"/>
              <w:top w:w="100" w:type="dxa"/>
              <w:right w:w="108" w:type="dxa"/>
              <w:bottom w:w="100" w:type="dxa"/>
            </w:tcMar>
            <w:tcW w:w="4012" w:type="dxa"/>
          </w:tcPr>
          <w:p>
            <w:pPr>
              <w:pBdr/>
              <w:spacing/>
              <w:ind/>
              <w:rPr/>
            </w:pPr>
            <w:r>
              <w:t xml:space="preserve">Navegador secundário para a verificação de compatibilidade prevista no RNF02</w:t>
            </w:r>
            <w:r/>
          </w:p>
        </w:tc>
      </w:tr>
      <w:tr>
        <w:trPr/>
        <w:tc>
          <w:tcPr>
            <w:tcBorders/>
            <w:tcMar>
              <w:left w:w="108" w:type="dxa"/>
              <w:top w:w="100" w:type="dxa"/>
              <w:right w:w="108" w:type="dxa"/>
              <w:bottom w:w="100" w:type="dxa"/>
            </w:tcMar>
            <w:tcW w:w="2600" w:type="dxa"/>
          </w:tcPr>
          <w:p>
            <w:pPr>
              <w:pBdr/>
              <w:spacing/>
              <w:ind/>
              <w:rPr/>
            </w:pPr>
            <w:r>
              <w:t xml:space="preserve">Swagger UI (SpringDoc 2.1.0)</w:t>
            </w:r>
            <w:r/>
          </w:p>
        </w:tc>
        <w:tc>
          <w:tcPr>
            <w:tcBorders/>
            <w:tcMar>
              <w:left w:w="108" w:type="dxa"/>
              <w:top w:w="100" w:type="dxa"/>
              <w:right w:w="108" w:type="dxa"/>
              <w:bottom w:w="100" w:type="dxa"/>
            </w:tcMar>
            <w:tcW w:w="2600" w:type="dxa"/>
          </w:tcPr>
          <w:p>
            <w:pPr>
              <w:pBdr/>
              <w:spacing/>
              <w:ind/>
              <w:rPr/>
            </w:pPr>
            <w:r>
              <w:t xml:space="preserve">SpringDoc</w:t>
            </w:r>
            <w:r/>
          </w:p>
        </w:tc>
        <w:tc>
          <w:tcPr>
            <w:tcBorders/>
            <w:tcMar>
              <w:left w:w="108" w:type="dxa"/>
              <w:top w:w="100" w:type="dxa"/>
              <w:right w:w="108" w:type="dxa"/>
              <w:bottom w:w="100" w:type="dxa"/>
            </w:tcMar>
            <w:tcW w:w="4012" w:type="dxa"/>
          </w:tcPr>
          <w:p>
            <w:pPr>
              <w:pBdr/>
              <w:spacing/>
              <w:ind/>
              <w:rPr/>
            </w:pPr>
            <w:r>
              <w:t xml:space="preserve">Exploração e verificação manual dos recursos da interface de programação de aplicações</w:t>
            </w:r>
            <w:r/>
          </w:p>
        </w:tc>
      </w:tr>
      <w:tr>
        <w:trPr/>
        <w:tc>
          <w:tcPr>
            <w:tcBorders/>
            <w:tcMar>
              <w:left w:w="108" w:type="dxa"/>
              <w:top w:w="100" w:type="dxa"/>
              <w:right w:w="108" w:type="dxa"/>
              <w:bottom w:w="100" w:type="dxa"/>
            </w:tcMar>
            <w:tcW w:w="2600" w:type="dxa"/>
          </w:tcPr>
          <w:p>
            <w:pPr>
              <w:pBdr/>
              <w:spacing/>
              <w:ind/>
              <w:rPr/>
            </w:pPr>
            <w:r>
              <w:t xml:space="preserve">dBeaver 26.0.1</w:t>
            </w:r>
            <w:r/>
          </w:p>
        </w:tc>
        <w:tc>
          <w:tcPr>
            <w:tcBorders/>
            <w:tcMar>
              <w:left w:w="108" w:type="dxa"/>
              <w:top w:w="100" w:type="dxa"/>
              <w:right w:w="108" w:type="dxa"/>
              <w:bottom w:w="100" w:type="dxa"/>
            </w:tcMar>
            <w:tcW w:w="2600" w:type="dxa"/>
          </w:tcPr>
          <w:p>
            <w:pPr>
              <w:pBdr/>
              <w:spacing/>
              <w:ind/>
              <w:rPr/>
            </w:pPr>
            <w:r>
              <w:t xml:space="preserve">DBeaver Corp.</w:t>
            </w:r>
            <w:r/>
          </w:p>
        </w:tc>
        <w:tc>
          <w:tcPr>
            <w:tcBorders/>
            <w:tcMar>
              <w:left w:w="108" w:type="dxa"/>
              <w:top w:w="100" w:type="dxa"/>
              <w:right w:w="108" w:type="dxa"/>
              <w:bottom w:w="100" w:type="dxa"/>
            </w:tcMar>
            <w:tcW w:w="4012" w:type="dxa"/>
          </w:tcPr>
          <w:p>
            <w:pPr>
              <w:pBdr/>
              <w:spacing/>
              <w:ind/>
              <w:rPr/>
            </w:pPr>
            <w:r>
              <w:t xml:space="preserve">Inspeção do estado do banco de dados durante e após a execução dos testes</w:t>
            </w:r>
            <w:r/>
          </w:p>
        </w:tc>
      </w:tr>
    </w:tbl>
    <w:p>
      <w:pPr>
        <w:pStyle w:val="1846"/>
        <w:pBdr/>
        <w:spacing/>
        <w:ind/>
        <w:rPr/>
      </w:pPr>
      <w:r/>
      <w:r>
        <w:t xml:space="preserve">QUADRO </w:t>
      </w:r>
      <w:r>
        <w:fldChar w:fldCharType="begin"/>
      </w:r>
      <w:r>
        <w:instrText xml:space="preserve">SEQ QUADRO \* ARABIC </w:instrText>
      </w:r>
      <w:r>
        <w:fldChar w:fldCharType="separate"/>
      </w:r>
      <w:r>
        <w:t xml:space="preserve">3</w:t>
      </w:r>
      <w:r/>
      <w:r>
        <w:fldChar w:fldCharType="end"/>
      </w:r>
      <w:r>
        <w:t xml:space="preserve"> – Softwares para a realização dos testes</w:t>
      </w:r>
      <w:r/>
      <w:r/>
      <w:r/>
    </w:p>
    <w:p>
      <w:pPr>
        <w:pBdr/>
        <w:spacing/>
        <w:ind/>
        <w:rPr/>
      </w:pPr>
      <w:r/>
      <w:r/>
    </w:p>
    <w:p>
      <w:pPr>
        <w:pStyle w:val="1636"/>
        <w:pBdr/>
        <w:spacing/>
        <w:ind/>
        <w:rPr/>
      </w:pPr>
      <w:r/>
      <w:bookmarkStart w:id="65" w:name="_Toc65"/>
      <w:r>
        <w:t xml:space="preserve">8.3 ESPECIFICAÇÃO DOS CASOS DE TESTES</w:t>
      </w:r>
      <w:r/>
      <w:bookmarkEnd w:id="65"/>
      <w:r/>
      <w:r/>
    </w:p>
    <w:p>
      <w:pPr>
        <w:pBdr/>
        <w:spacing/>
        <w:ind/>
        <w:rPr/>
      </w:pPr>
      <w:r>
        <w:t xml:space="preserve">A bateria de testes unitários automatizados é composta por 18 classes </w:t>
      </w:r>
      <w:r>
        <w:t xml:space="preserve">de teste, organizadas em blocos aninhados por funcionalidade e identificadas por descrições em língua portuguesa que explicitam a regra verificada. As classes distribuem-se pelas seguintes áreas: serviços de ocorrência e de rastreamento anônimo, serviços d</w:t>
      </w:r>
      <w:r>
        <w:t xml:space="preserve">e usuário e de redefinição de senha, objetos de acesso a dados, componentes de autenticação e de emissão de testemunhos, serviço de processamento de mídias, serviço de correio eletrônico, serviço de contato e classes de domínio e de transferência de dados.</w:t>
      </w:r>
      <w:r/>
    </w:p>
    <w:p>
      <w:pPr>
        <w:pBdr/>
        <w:spacing/>
        <w:ind/>
        <w:rPr/>
      </w:pPr>
      <w:r>
        <w:t xml:space="preserve">A seleção dos casos privilegiou os pontos de maior densidade de regras de negócio e as condições de fronteira. Verificam-se, entre outros: a atribuição automática de prioridade para as doze categorias de ocorrência (RF10 e R</w:t>
      </w:r>
      <w:r>
        <w:t xml:space="preserve">N04); os limites diários de registro para ocorrências identificadas e anônimas, inclusive na tentativa imediatamente seguinte ao limite (RF07 e RF08); a rejeição de fotografias desfocadas nas categorias críticas, incluindo o caso do valor exatamente igual </w:t>
      </w:r>
      <w:r>
        <w:t xml:space="preserve">ao limiar de nitidez; a obrigatoriedade do aceite dos termos de uso no cadastro de cidadão (RF02); a não persistência da senha em texto claro (RNF17); o prazo de validade do testemunho de autenticação; a resposta silenciosa à solicitação de redefinição de </w:t>
      </w:r>
      <w:r>
        <w:t xml:space="preserve">senha para endereço inexistente, de modo a não revelar a existência do cadastro; e o formato da autoridade de acesso atribuída ao usuário, caso originado da correção de um defeito identificado durante o desenvolvimento e mantido sob verificação permanente.</w:t>
      </w:r>
      <w:r/>
    </w:p>
    <w:p>
      <w:pPr>
        <w:pBdr/>
        <w:spacing/>
        <w:ind/>
        <w:rPr/>
      </w:pPr>
      <w:r>
        <w:t xml:space="preserve">A descrição completa dos casos de teste, com a identificação, a pré-condição, os dados d</w:t>
      </w:r>
      <w:r>
        <w:t xml:space="preserve">e entrada, o resultado esperado, o resultado obtido e a situação de cada um, bem como o histórico das execuções realizadas, encontra-se no Apêndice J. O mesmo apêndice contém o registro dos testes funcionais manuais aplicados aos cenários dos casos de uso.</w:t>
      </w:r>
      <w:r/>
    </w:p>
    <w:p>
      <w:pPr>
        <w:pBdr/>
        <w:spacing/>
        <w:ind/>
        <w:rPr/>
      </w:pPr>
      <w:r/>
      <w:r/>
    </w:p>
    <w:p>
      <w:pPr>
        <w:pStyle w:val="1636"/>
        <w:pBdr/>
        <w:spacing/>
        <w:ind/>
        <w:rPr/>
      </w:pPr>
      <w:r/>
      <w:bookmarkStart w:id="66" w:name="_Toc66"/>
      <w:r>
        <w:t xml:space="preserve">8.4 RESULTADOS DOS TESTES</w:t>
      </w:r>
      <w:r/>
      <w:bookmarkEnd w:id="66"/>
      <w:r/>
      <w:r/>
    </w:p>
    <w:p>
      <w:pPr>
        <w:pBdr/>
        <w:spacing/>
        <w:ind/>
        <w:rPr/>
      </w:pPr>
      <w:r>
        <w:t>A bateria de testes unitários automatizados executada ao término da Fase 3 compreendeu 232 casos de teste, distribuídos por 81 classes e blocos aninhados,, com o registro de nenhuma falha, nenhum erro de execução e nenhum caso ignorado. Os relatórios de execução gerados pela ferramenta de automação da construção acompanham o código-fonte do componente de serviço, e a sua consolidação integra o Apêndice J.</w:t>
      </w:r>
    </w:p>
    <w:p>
      <w:pPr>
        <w:pBdr/>
        <w:spacing/>
        <w:ind/>
        <w:rPr/>
      </w:pPr>
      <w:r>
        <w:t xml:space="preserve">Quanto à cobertura funcional, a totalidade dos 21 requisitos funcionais especificados no Capítulo 5 encontra-se codificada</w:t>
      </w:r>
      <w:r>
        <w:t xml:space="preserve"> e verificada, percentual superior ao mínimo de sessenta por cento dos casos de uso essenciais estabelecido para esta fase. Ressalva-se o RF18, cuja implementação é parcial: os recursos de ajuste de tamanho de fonte, de alternância de tema e de rotulação d</w:t>
      </w:r>
      <w:r>
        <w:t xml:space="preserve">as imagens e dos formulários de conta estão operantes, ao passo que a rotulação programática das demais telas, o anúncio automático de mensagens por leitores de tela e a marcação semântica de papéis permanecem pendentes, conforme registrado na Seção 6.4.4.</w:t>
      </w:r>
      <w:r/>
    </w:p>
    <w:p>
      <w:pPr>
        <w:pBdr/>
        <w:spacing/>
        <w:ind/>
        <w:rPr/>
      </w:pPr>
      <w:r>
        <w:t xml:space="preserve">A avaliação da eficácia do plano de testes conduz às seguint</w:t>
      </w:r>
      <w:r>
        <w:t xml:space="preserve">es conclusões. A verificação da camada de serviço do componente de aplicação apresenta densidade adequada, com concentração dos casos exatamente nas unidades que implementam as regras de negócio e nas condições de fronteira, o que confere confiança elevada</w:t>
      </w:r>
      <w:r>
        <w:t xml:space="preserve"> quanto ao comportamento dessa camada. A ausência de falhas na bateria não deve, contudo, ser interpretada como ausência de defeitos no sistema, mas como indicação de que os defeitos porventura existentes não são revelados pelo critério de seleção adotado.</w:t>
      </w:r>
      <w:r/>
    </w:p>
    <w:p>
      <w:pPr>
        <w:pBdr/>
        <w:spacing/>
        <w:ind/>
        <w:rPr/>
      </w:pPr>
      <w:r>
        <w:t xml:space="preserve">Identificam-se três deficiências no plano de testes em sua configuração atual. A primeira é a inexistência de testes automatizados para o componente de aplicação Web: embora a infraestrutura de execução esteja configurada n</w:t>
      </w:r>
      <w:r>
        <w:t xml:space="preserve">o projeto, nenhum caso de teste foi escrito para essa camada, cuja validação apoia-se integralmente em inspeção manual. A segunda é a ausência de testes de integração que exercitem a pilha completa da aplicação, dos controladores até o banco de dados real,</w:t>
      </w:r>
      <w:r>
        <w:t xml:space="preserve"> o que deixa sem verificação automatizada o mapeamento entre as instruções de consulta e o esquema físico. A terceira é a inexistência de medição objetiva de cobertura de código, hoje inferida qualitativamente a partir da distribuição das classes de teste.</w:t>
      </w:r>
      <w:r/>
    </w:p>
    <w:p>
      <w:pPr>
        <w:pBdr/>
        <w:spacing/>
        <w:ind/>
        <w:rPr/>
      </w:pPr>
      <w:r>
        <w:t xml:space="preserve">Para a Fase 4 estão previstas as seguintes ações corretivas: a implementação de testes de integração dos controladores com apoio do módulo de teste do framework; a escrita de </w:t>
      </w:r>
      <w:r>
        <w:t xml:space="preserve">testes unitários para os serviços e os componentes críticos da camada de apresentação; a introdução de testes de ponta a ponta que percorram automaticamente os cenários principais dos casos de uso; a incorporação de ferramenta de medição de cobertura ao pr</w:t>
      </w:r>
      <w:r>
        <w:t xml:space="preserve">ocesso de construção, com meta mínima estabelecida para a camada de serviço; a execução automática da bateria a cada integração no repositório, por meio de fluxo de integração contínua; e a realização da auditoria de acessibilidade descrita na Seção 6.4.4.</w:t>
      </w:r>
      <w:r/>
    </w:p>
    <w:p>
      <w:pPr>
        <w:pBdr/>
        <w:spacing/>
        <w:ind/>
        <w:rPr/>
      </w:pPr>
      <w:r>
        <w:t xml:space="preserve">A situação final do sistema em rela</w:t>
      </w:r>
      <w:r>
        <w:t xml:space="preserve">ção aos testes previstos para esta fase é, portanto, de aprovação: todos os casos especificados foram executados com êxito e todos os requisitos funcionais foram exercitados, permanecendo as lacunas acima registradas como escopo declarado da fase seguinte.</w:t>
      </w:r>
      <w:r/>
    </w:p>
    <w:p>
      <w:pPr>
        <w:pBdr/>
        <w:spacing/>
        <w:ind/>
        <w:rPr/>
      </w:pPr>
      <w:r/>
      <w:r/>
    </w:p>
    <w:p>
      <w:pPr>
        <w:pStyle w:val="1635"/>
        <w:pageBreakBefore w:val="true"/>
        <w:pBdr/>
        <w:spacing/>
        <w:ind/>
        <w:rPr/>
      </w:pPr>
      <w:r/>
      <w:bookmarkStart w:id="67" w:name="_Toc67"/>
      <w:r>
        <w:t xml:space="preserve">9 PLANO PARA IMPLANTAÇÃO</w:t>
      </w:r>
      <w:r/>
      <w:bookmarkEnd w:id="67"/>
      <w:r/>
      <w:r/>
    </w:p>
    <w:p>
      <w:pPr>
        <w:pBdr/>
        <w:spacing/>
        <w:ind/>
        <w:rPr/>
      </w:pPr>
      <w:r>
        <w:t xml:space="preserve">O conteúdo deste capítulo corresponde à entrega da Fase 4 do projeto.</w:t>
      </w:r>
      <w:r/>
    </w:p>
    <w:p>
      <w:pPr>
        <w:pBdr/>
        <w:spacing/>
        <w:ind/>
        <w:rPr/>
      </w:pPr>
      <w:r/>
      <w:r/>
    </w:p>
    <w:p>
      <w:pPr>
        <w:pStyle w:val="1636"/>
        <w:pBdr/>
        <w:spacing/>
        <w:ind/>
        <w:rPr/>
      </w:pPr>
      <w:r/>
      <w:bookmarkStart w:id="68" w:name="_Toc68"/>
      <w:r>
        <w:t xml:space="preserve">9.1 METODOLOGIA</w:t>
      </w:r>
      <w:r/>
      <w:bookmarkEnd w:id="68"/>
      <w:r/>
      <w:r/>
    </w:p>
    <w:p>
      <w:pPr>
        <w:pStyle w:val="1637"/>
        <w:pBdr/>
        <w:spacing/>
        <w:ind/>
        <w:rPr/>
      </w:pPr>
      <w:r/>
      <w:bookmarkStart w:id="69" w:name="_Toc69"/>
      <w:r>
        <w:t xml:space="preserve">9.1.1 Descrição da Metodologia</w:t>
      </w:r>
      <w:r/>
      <w:bookmarkEnd w:id="69"/>
      <w:r/>
      <w:r/>
    </w:p>
    <w:p>
      <w:pPr>
        <w:pStyle w:val="1637"/>
        <w:pBdr/>
        <w:spacing/>
        <w:ind/>
        <w:rPr/>
      </w:pPr>
      <w:r/>
      <w:bookmarkStart w:id="70" w:name="_Toc70"/>
      <w:r>
        <w:t xml:space="preserve">9.1.2 Matriz de Responsabilidade</w:t>
      </w:r>
      <w:r/>
      <w:bookmarkEnd w:id="70"/>
      <w:r/>
      <w:r/>
    </w:p>
    <w:p>
      <w:pPr>
        <w:pStyle w:val="1636"/>
        <w:pBdr/>
        <w:spacing/>
        <w:ind/>
        <w:rPr/>
      </w:pPr>
      <w:r/>
      <w:bookmarkStart w:id="71" w:name="_Toc71"/>
      <w:r>
        <w:t xml:space="preserve">9.2 TREINAMENTO PREVISTO</w:t>
      </w:r>
      <w:r/>
      <w:bookmarkEnd w:id="71"/>
      <w:r/>
      <w:r/>
    </w:p>
    <w:p>
      <w:pPr>
        <w:pStyle w:val="1636"/>
        <w:pBdr/>
        <w:spacing/>
        <w:ind/>
        <w:rPr/>
      </w:pPr>
      <w:r/>
      <w:bookmarkStart w:id="72" w:name="_Toc72"/>
      <w:r>
        <w:t xml:space="preserve">9.3 CRONOGRAMA DE IMPLANTAÇÃO</w:t>
      </w:r>
      <w:r/>
      <w:bookmarkEnd w:id="72"/>
      <w:r/>
      <w:r/>
    </w:p>
    <w:p>
      <w:pPr>
        <w:pStyle w:val="1636"/>
        <w:pBdr/>
        <w:spacing/>
        <w:ind/>
        <w:rPr/>
      </w:pPr>
      <w:r/>
      <w:bookmarkStart w:id="73" w:name="_Toc73"/>
      <w:r>
        <w:t xml:space="preserve">9.4 RECURSOS DE APOIO À IMPLANTAÇÃO</w:t>
      </w:r>
      <w:r/>
      <w:bookmarkEnd w:id="73"/>
      <w:r/>
      <w:r/>
    </w:p>
    <w:p>
      <w:pPr>
        <w:pStyle w:val="1636"/>
        <w:pBdr/>
        <w:spacing/>
        <w:ind/>
        <w:rPr/>
      </w:pPr>
      <w:r/>
      <w:bookmarkStart w:id="74" w:name="_Toc74"/>
      <w:r>
        <w:t xml:space="preserve">9.5 VISÃO DA IMPLANTAÇÃO</w:t>
      </w:r>
      <w:r/>
      <w:bookmarkEnd w:id="74"/>
      <w:r/>
      <w:r/>
    </w:p>
    <w:p>
      <w:pPr>
        <w:pBdr/>
        <w:spacing/>
        <w:ind/>
        <w:rPr/>
      </w:pPr>
      <w:r/>
      <w:r/>
    </w:p>
    <w:p w14:paraId="49AE8B01" w14:textId="77777777">
      <w:pPr>
        <w:pStyle w:val="1635"/>
        <w:pageBreakBefore w:val="true"/>
        <w:pBdr/>
        <w:spacing/>
        <w:ind/>
        <w:rPr/>
      </w:pPr>
      <w:r/>
      <w:bookmarkStart w:id="75" w:name="_Toc75"/>
      <w:r>
        <w:t xml:space="preserve">10 CONCLUSÃO</w:t>
      </w:r>
      <w:r/>
      <w:bookmarkEnd w:id="75"/>
      <w:r/>
      <w:r/>
    </w:p>
    <w:p w14:paraId="48179036" w14:textId="77777777">
      <w:pPr>
        <w:pBdr>
          <w:top w:val="none" w:color="000000" w:sz="4" w:space="0"/>
          <w:left w:val="none" w:color="000000" w:sz="4" w:space="0"/>
          <w:bottom w:val="none" w:color="000000" w:sz="4" w:space="0"/>
          <w:right w:val="none" w:color="000000" w:sz="4" w:space="0"/>
        </w:pBdr>
        <w:spacing/>
        <w:ind/>
        <w:rPr/>
      </w:pPr>
      <w:r>
        <w:t xml:space="preserve">O desenvolvimento do projeto "Fala, Cidade!" visa consolidar uma solução tec</w:t>
      </w:r>
      <w:r>
        <w:t xml:space="preserve">nológica robusta voltada para a gestão participativa e zeladoria do espaço urbano. A trajetória percorrida ao longo das duas primeiras fases do ciclo de vida do projeto demonstra o amadurecimento da proposta, integrando rigor técnico com utilidade social. </w:t>
      </w:r>
      <w:r/>
    </w:p>
    <w:p w14:paraId="4B044235" w14:textId="77777777">
      <w:pPr>
        <w:pBdr>
          <w:top w:val="none" w:color="000000" w:sz="4" w:space="0"/>
          <w:left w:val="none" w:color="000000" w:sz="4" w:space="0"/>
          <w:bottom w:val="none" w:color="000000" w:sz="4" w:space="0"/>
          <w:right w:val="none" w:color="000000" w:sz="4" w:space="0"/>
        </w:pBdr>
        <w:spacing/>
        <w:ind/>
        <w:rPr/>
      </w:pPr>
      <w:r>
        <w:t xml:space="preserve">Ao longo da Fase 1, as atividades concentraram-se na delimitação do problema e no levantamento de requisitos. O aspecto mais relevante foi a identificação da necessidade de um </w:t>
      </w:r>
      <w:r>
        <w:t xml:space="preserve">sistema que não fosse apenas um canal de relatos de ocorrências, mas uma ferramenta de apoio à zeladoria pública do município. As pesquisas bibliográficas realizadas fundamentaram o projeto no conceito moderno de cidades inteligentes e governança digital. </w:t>
      </w:r>
      <w:r/>
    </w:p>
    <w:p w14:paraId="7D6CB5E1" w14:textId="77777777">
      <w:pPr>
        <w:pBdr>
          <w:top w:val="none" w:color="000000" w:sz="4" w:space="0"/>
          <w:left w:val="none" w:color="000000" w:sz="4" w:space="0"/>
          <w:bottom w:val="none" w:color="000000" w:sz="4" w:space="0"/>
          <w:right w:val="none" w:color="000000" w:sz="4" w:space="0"/>
        </w:pBdr>
        <w:spacing/>
        <w:ind/>
        <w:rPr/>
      </w:pPr>
      <w:r>
        <w:t xml:space="preserve">Na Fase 2, o foco esteve na arquitetura técni</w:t>
      </w:r>
      <w:r>
        <w:t xml:space="preserve">ca, nos requisitos de segurança da informação e na evolução arquitetural. A transposição do modelo conceitual para o modelo lógico e a criação dos diagramas de classes e de sequência permitiram prever o comportamento do sistema sob a arquitetura definida. </w:t>
      </w:r>
      <w:r/>
    </w:p>
    <w:p>
      <w:pPr>
        <w:pBdr/>
        <w:spacing/>
        <w:ind/>
        <w:rPr/>
      </w:pPr>
      <w:r>
        <w:t xml:space="preserve">A Fase 3 marcou a transição da especificação para a construção do sistema. As atividades concentraram-se na codificação dos dois componentes desenvolvidos pela equipe, na elaboração da bateria de testes automatizados da camada de servi</w:t>
      </w:r>
      <w:r>
        <w:t xml:space="preserve">ço e na complementação dos artefatos de projeto da interação humano-computador e do sistema distribuído. O aspecto mais relevante observado nesta fase foi a confirmação prática do valor das decisões arquiteturais tomadas na Fase 2: a separação entre portas</w:t>
      </w:r>
      <w:r>
        <w:t xml:space="preserve"> e adaptadores permitiu que a camada de regras de negócio fosse codificada e verificada de forma independente da camada de persistência, e a modelagem prévia do histórico de trâmites viabilizou a rastreabilidade exigida pela RN03 sem retrabalho estrutural.</w:t>
      </w:r>
      <w:r/>
    </w:p>
    <w:p>
      <w:pPr>
        <w:pBdr/>
        <w:spacing/>
        <w:ind/>
        <w:rPr/>
      </w:pPr>
      <w:r>
        <w:t>Ao término desta fase, os 21 requisitos funcionais especificados no Capítulo 5 encontram-se codificados, com implementação parcial apenas do RF18. Foram executados 232 casos de teste automatizados sem ocorrência de falhas, e a totalidade dos requisitos funcionais foi exercitada pelos testes funcionais manuais, resultado que supera o percentual mínimo estabelecido para a fase. Merecem destaque, entre os resultados alcançados, a implementação efetiva do mecanismo de detecção de duplicidade por proximidade geográfica com a consequente possibilidade de reforço comunitário do protocolo existente, o tratamento automático de privacidade das mídias anexadas por meio do desfoque de rostos e de textos identificáveis, a autenticação multifator obrigatória para os perfis com poder de alteração de estado das ocorrências e a disponibilização da interface como aplicativo Web progressivo, apto à instalação no dispositivo do cidadão.</w:t>
      </w:r>
    </w:p>
    <w:p>
      <w:pPr>
        <w:pBdr/>
        <w:spacing/>
        <w:ind/>
        <w:rPr/>
      </w:pPr>
      <w:r>
        <w:t xml:space="preserve">Foram igualmente identificados, ao longo da</w:t>
      </w:r>
      <w:r>
        <w:t xml:space="preserve"> fase, pontos de melhoria já registrados neste documento: a ausência de testes automatizados na camada de apresentação, a inexistência de medição objetiva de cobertura de código, a oportunidade de transferir a agregação do painel analítico para o sistema g</w:t>
      </w:r>
      <w:r>
        <w:t xml:space="preserve">erenciador de banco de dados e o complemento dos recursos de acessibilidade nas telas do painel administrativo. Todos integram o escopo declarado da Fase 4, ao lado da elaboração do plano de implantação e da produção dos recursos de apoio ao usuário final.</w:t>
      </w:r>
      <w:r/>
    </w:p>
    <w:p>
      <w:pPr>
        <w:pBdr/>
        <w:spacing/>
        <w:ind/>
        <w:rPr/>
      </w:pPr>
      <w:r>
        <w:t xml:space="preserve">Como lição aprendida desta fase, a equipe registra o custo real das decisões que transferem responsabilidade da</w:t>
      </w:r>
      <w:r>
        <w:t xml:space="preserve"> ferramenta para o desenvolvedor. A opção por acesso a dados sem mapeador objeto-relacional conferiu controle explícito sobre as consultas georreferenciadas e sobre o aproveitamento dos índices — controle que se mostrou determinante na análise apresentada </w:t>
      </w:r>
      <w:r>
        <w:t xml:space="preserve">na Seção 7.3 —, mas elevou de forma significativa o esforço de codificação e de manutenção da camada de persistência. Trata-se de um compromisso legítimo, desde que assumido de forma consciente e acompanhado da disciplina de testes que o torne sustentável.</w:t>
      </w:r>
      <w:r/>
    </w:p>
    <w:p w14:paraId="4E8A75A5" w14:textId="77777777">
      <w:pPr>
        <w:pBdr>
          <w:top w:val="none" w:color="000000" w:sz="4" w:space="0"/>
          <w:left w:val="none" w:color="000000" w:sz="4" w:space="0"/>
          <w:bottom w:val="none" w:color="000000" w:sz="4" w:space="0"/>
          <w:right w:val="none" w:color="000000" w:sz="4" w:space="0"/>
        </w:pBdr>
        <w:spacing/>
        <w:ind/>
        <w:rPr/>
      </w:pPr>
      <w:r>
        <w:t xml:space="preserve">O objetivo principal deste projeto tem sido alcançado por meio do detalhamento de </w:t>
      </w:r>
      <w:r>
        <w:rPr>
          <w:highlight w:val="white"/>
        </w:rPr>
        <w:t xml:space="preserve">21 requisitos </w:t>
      </w:r>
      <w:r>
        <w:t xml:space="preserve">funcionais, com destaque para a especificação e codificação do alerta de duplicidade (R</w:t>
      </w:r>
      <w:r>
        <w:t xml:space="preserve">F16), que utiliza lógica de geolocalização e raio de 50 metros para otimizar a base de da</w:t>
      </w:r>
      <w:r>
        <w:t xml:space="preserve">dos pública, e para o agrupamento de ocorrências similares com atualização coletiva de status (RF12). Adicionalmente, o estrito atendimento aos requisitos de autenticação robusta via JWT e autenticação multifator, combinados à criptografia com o algoritmo </w:t>
      </w:r>
      <w:r>
        <w:t xml:space="preserve">BCrypt</w:t>
      </w:r>
      <w:r>
        <w:t xml:space="preserve"> e tráfego via TLS/SSL, garantirá a proteção necessária e a total conformidade com LGPD. O suporte comunitário a ocorrências já relatadas sem gerar redundâncias e permitindo o mecanismo de reforço de ocorrências ajudará a promover eficiência às decisões.</w:t>
      </w:r>
      <w:r/>
    </w:p>
    <w:p w14:paraId="30D00CFD" w14:textId="77777777">
      <w:pPr>
        <w:pBdr>
          <w:top w:val="none" w:color="000000" w:sz="4" w:space="0"/>
          <w:left w:val="none" w:color="000000" w:sz="4" w:space="0"/>
          <w:bottom w:val="none" w:color="000000" w:sz="4" w:space="0"/>
          <w:right w:val="none" w:color="000000" w:sz="4" w:space="0"/>
        </w:pBdr>
        <w:spacing/>
        <w:ind/>
        <w:rPr/>
      </w:pPr>
      <w:r>
        <w:t xml:space="preserve">Para a continuidade do trabalho nas próximas fases de desenvolvimento e codificação, identificaram-se oportunidades claras de incrementos e melhorias. </w:t>
      </w:r>
      <w:r>
        <w:t xml:space="preserve">Entre elas, destaca-se a integração com uma inteligência artificial para a triagem e classificação automática de categorias com base nas imagens enviadas pelos cidadãos. A interatividade do projeto também pode ser expandida por meio da adoção do protocolo </w:t>
      </w:r>
      <w:r>
        <w:rPr>
          <w:i/>
        </w:rPr>
        <w:t xml:space="preserve">WebSockets</w:t>
      </w:r>
      <w:r>
        <w:t xml:space="preserve"> para o envio de notificações bidirecionais em tempo real, além da criação de um painel gerencial público de desempenho da zeladoria municipal. No âmbito da mobilidade urbana, projeta-se a evolução total do </w:t>
      </w:r>
      <w:r>
        <w:rPr>
          <w:i/>
        </w:rPr>
        <w:t xml:space="preserve">front-</w:t>
      </w:r>
      <w:r>
        <w:rPr>
          <w:i/>
        </w:rPr>
        <w:t xml:space="preserve">end</w:t>
      </w:r>
      <w:r>
        <w:t xml:space="preserve"> para um PWA de alta fidelidade com suporte a mapas e registros em modo </w:t>
      </w:r>
      <w:r>
        <w:rPr>
          <w:i/>
        </w:rPr>
        <w:t xml:space="preserve">offline</w:t>
      </w:r>
      <w:r>
        <w:t xml:space="preserve">.  A segurança </w:t>
      </w:r>
      <w:r>
        <w:t xml:space="preserve">do sistema também será ampliada com melhores mecanismos de privacidade e aumento da disponibilidade do sistema.</w:t>
      </w:r>
      <w:r/>
    </w:p>
    <w:p w14:paraId="388F1BC7" w14:textId="77777777">
      <w:pPr>
        <w:pBdr>
          <w:top w:val="none" w:color="000000" w:sz="4" w:space="0"/>
          <w:left w:val="none" w:color="000000" w:sz="4" w:space="0"/>
          <w:bottom w:val="none" w:color="000000" w:sz="4" w:space="0"/>
          <w:right w:val="none" w:color="000000" w:sz="4" w:space="0"/>
        </w:pBdr>
        <w:spacing/>
        <w:ind/>
        <w:rPr/>
      </w:pPr>
      <w:r>
        <w:t xml:space="preserve">Como principal lição aprendida, a equipe consolida a relevância crítica da Engenharia de Requisitos, visto que omissões na modelagem inicial — como a ausência de uma entidade para o histórico de trâmite, posteriormente corrigida com a tabela </w:t>
      </w:r>
      <w:r>
        <w:rPr>
          <w:i/>
          <w:iCs/>
        </w:rPr>
        <w:t xml:space="preserve">Occurrence_History</w:t>
      </w:r>
      <w:r>
        <w:t xml:space="preserve"> — poderiam comprometer toda a futura implementação estrutural do software. </w:t>
      </w:r>
      <w:r/>
    </w:p>
    <w:p w14:paraId="65298146" w14:textId="77777777">
      <w:pPr>
        <w:pBdr>
          <w:top w:val="none" w:color="000000" w:sz="4" w:space="0"/>
          <w:left w:val="none" w:color="000000" w:sz="4" w:space="0"/>
          <w:bottom w:val="none" w:color="000000" w:sz="4" w:space="0"/>
          <w:right w:val="none" w:color="000000" w:sz="4" w:space="0"/>
        </w:pBdr>
        <w:spacing/>
        <w:ind/>
        <w:rPr/>
      </w:pPr>
      <w:r>
        <w:t xml:space="preserve">Por fim, o rigor metodológico e a organização transparente do repositório remoto no GitHub demonstraram-se alicerces indispensáveis para a rastreabilidade e a governança de todo o projeto.</w:t>
      </w:r>
      <w:r/>
    </w:p>
    <w:p w14:paraId="04514E6C" w14:textId="77777777">
      <w:pPr>
        <w:pBdr>
          <w:top w:val="none" w:color="000000" w:sz="4" w:space="0"/>
          <w:left w:val="none" w:color="000000" w:sz="4" w:space="0"/>
          <w:bottom w:val="none" w:color="000000" w:sz="4" w:space="0"/>
          <w:right w:val="none" w:color="000000" w:sz="4" w:space="0"/>
        </w:pBdr>
        <w:spacing/>
        <w:ind/>
        <w:rPr/>
      </w:pPr>
      <w:r>
        <w:t xml:space="preserve">O projeto terá continuidade na Fase 4, com a elaboração do plano para a implantação do sistema, a produção dos recursos de apoio ao usuário final e a execução das melhorias de testes e de acessibilidade registradas neste documento.</w:t>
      </w:r>
      <w:r/>
    </w:p>
    <w:p w14:paraId="3E3A3F9B" w14:textId="77777777">
      <w:pPr>
        <w:pBdr>
          <w:top w:val="none" w:color="000000" w:sz="4" w:space="0"/>
          <w:left w:val="none" w:color="000000" w:sz="4" w:space="0"/>
          <w:bottom w:val="none" w:color="000000" w:sz="4" w:space="0"/>
          <w:right w:val="none" w:color="000000" w:sz="4" w:space="0"/>
        </w:pBdr>
        <w:spacing/>
        <w:ind/>
        <w:rPr/>
      </w:pPr>
      <w:r/>
      <w:r/>
    </w:p>
    <w:p w14:paraId="5BA6E3E4" w14:textId="77777777">
      <w:pPr>
        <w:pBdr/>
        <w:spacing/>
        <w:ind/>
        <w:rPr>
          <w:rFonts w:cs="Arial"/>
          <w:b/>
          <w:bCs/>
          <w:caps/>
        </w:rPr>
      </w:pPr>
      <w:r>
        <w:br w:type="page" w:clear="all"/>
      </w:r>
      <w:r>
        <w:rPr>
          <w:rFonts w:cs="Arial"/>
          <w:b/>
          <w:bCs/>
          <w:caps/>
        </w:rPr>
      </w:r>
      <w:r>
        <w:rPr>
          <w:rFonts w:cs="Arial"/>
          <w:b/>
          <w:bCs/>
          <w:caps/>
        </w:rPr>
      </w:r>
    </w:p>
    <w:p w14:paraId="2C817FB7" w14:textId="77777777">
      <w:pPr>
        <w:pStyle w:val="1635"/>
        <w:pBdr/>
        <w:spacing/>
        <w:ind/>
        <w:rPr/>
      </w:pPr>
      <w:r/>
      <w:bookmarkStart w:id="76" w:name="_Toc76"/>
      <w:r>
        <w:t xml:space="preserve">REFERÊNCIAS</w:t>
      </w:r>
      <w:r/>
      <w:bookmarkEnd w:id="76"/>
      <w:r/>
      <w:r/>
    </w:p>
    <w:p>
      <w:pPr>
        <w:pBdr/>
        <w:spacing/>
        <w:ind/>
        <w:rPr/>
      </w:pPr>
      <w:r>
        <w:t xml:space="preserve">BERNARDI, J.; BRUDEKI, A. S. Zeladoria Urbana: a importância da manutenção preventiva e corretiva nos espaços públicos. Curitiba: Editora Acadêmica, 2013.</w:t>
      </w:r>
      <w:r/>
    </w:p>
    <w:p>
      <w:pPr>
        <w:pBdr/>
        <w:spacing/>
        <w:ind/>
        <w:rPr/>
      </w:pPr>
      <w:r>
        <w:t xml:space="preserve">BRASIL. Ministéri</w:t>
      </w:r>
      <w:r>
        <w:t xml:space="preserve">o do Planejamento, Orçamento e Gestão. eMAG: Modelo de Acessibilidade em Governo Eletrônico. Versão 3.1. Brasília, DF: Secretaria de Logística e Tecnologia da Informação, 2014. Disponível em: https://emag.governoeletronico.gov.br/. Acesso em: 25 ago. 2026.</w:t>
      </w:r>
      <w:r/>
    </w:p>
    <w:p>
      <w:pPr>
        <w:pBdr/>
        <w:spacing/>
        <w:ind/>
        <w:rPr/>
      </w:pPr>
      <w:r>
        <w:t xml:space="preserve">BRASIL. Lei n.º 1</w:t>
      </w:r>
      <w:r>
        <w:t xml:space="preserve">3.709, de 14 de agosto de 2018. Lei Geral de Proteção de Dados Pessoais (LGPD). Diário Oficial [da] União: seção 1, Brasília, DF, 15 ago. 2018. Disponível em: https://www.planalto.gov.br/ccivil_03/_ato2015-2018/2018/lei/l13709.htm. Acesso em: 15 abr. 2026.</w:t>
      </w:r>
      <w:r/>
    </w:p>
    <w:p>
      <w:pPr>
        <w:pBdr/>
        <w:spacing/>
        <w:ind/>
        <w:rPr/>
      </w:pPr>
      <w:r>
        <w:t xml:space="preserve">CORMEN, T. H.; LEISERSON, C. E.; RIVEST, R. L.; STEIN, C. Algoritmos: teoria e prática. 3. ed. Rio de Janeiro: Elsevier, 2012.</w:t>
      </w:r>
      <w:r/>
    </w:p>
    <w:p>
      <w:pPr>
        <w:pBdr/>
        <w:spacing/>
        <w:ind/>
        <w:rPr/>
      </w:pPr>
      <w:r>
        <w:t xml:space="preserve">COULOURIS, G.; DOLLIMORE, J.; KINDBERG, T.; BLAIR, G. Sistemas Distribuídos: conceitos e projeto. 5. ed. Porto Alegre: Bookman, 2013.</w:t>
      </w:r>
      <w:r/>
    </w:p>
    <w:p>
      <w:pPr>
        <w:pBdr/>
        <w:spacing/>
        <w:ind/>
        <w:rPr/>
      </w:pPr>
      <w:r>
        <w:t xml:space="preserve">DEITEL, P. J.; DEITEL, H. M. Java: como programar. 10. ed. São Paulo: Pearson Education do Brasil, 2017.</w:t>
      </w:r>
      <w:r/>
    </w:p>
    <w:p>
      <w:pPr>
        <w:pBdr/>
        <w:spacing/>
        <w:ind/>
        <w:rPr/>
      </w:pPr>
      <w:r>
        <w:t xml:space="preserve">DELAMARO, M. E.; MALDONADO, J. C.; JINO, M. Introdução ao teste de software. 2. ed. Rio de Janeiro: Elsevier, 2016.</w:t>
      </w:r>
      <w:r/>
    </w:p>
    <w:p>
      <w:pPr>
        <w:pBdr/>
        <w:spacing/>
        <w:ind/>
        <w:rPr/>
      </w:pPr>
      <w:r>
        <w:t xml:space="preserve">E-OUVE. Sistema de Atendimento ao Cidadão. Desenvolvido por WebNets Soluções. Disponível em: https://eouve.com.br/. Acesso em: 20 mai. 2026.</w:t>
      </w:r>
      <w:r/>
    </w:p>
    <w:p>
      <w:pPr>
        <w:pBdr/>
        <w:spacing/>
        <w:ind/>
        <w:rPr/>
      </w:pPr>
      <w:r>
        <w:t xml:space="preserve">FIELDING, R. T. Architectural Styles and the Design of Network-based Software Architectures. 2000. Tese (Doutorado em Ciência da Computação) – Universidade da Califórnia, Irvine, Estados Unidos, 2000.</w:t>
      </w:r>
      <w:r/>
    </w:p>
    <w:p>
      <w:pPr>
        <w:pBdr/>
        <w:spacing/>
        <w:ind/>
        <w:rPr/>
      </w:pPr>
      <w:r>
        <w:t xml:space="preserve">GAMMA, E.; HELM, R.; JOHNSON, R.; VLISSIDES, J. Padrões de Projeto: soluções reutilizáveis de software orientado a objetos. Porto Alegre: Bookman, 2000.</w:t>
      </w:r>
      <w:r/>
    </w:p>
    <w:p>
      <w:pPr>
        <w:pBdr/>
        <w:spacing/>
        <w:ind/>
        <w:rPr/>
      </w:pPr>
      <w:r>
        <w:t xml:space="preserve">HEEKS, R. Implementing and managing eGovernment: an international text. Londres: SAGE Publications, 2006.</w:t>
      </w:r>
      <w:r/>
    </w:p>
    <w:p>
      <w:pPr>
        <w:pBdr/>
        <w:spacing/>
        <w:ind/>
        <w:rPr/>
      </w:pPr>
      <w:r>
        <w:t xml:space="preserve">LEMOS, A. A Cidade e as Redes: os novos desafios da gestão urbana na era digital. 2. ed. Salvador: Edufba, 2015.</w:t>
      </w:r>
      <w:r/>
    </w:p>
    <w:p>
      <w:pPr>
        <w:pBdr/>
        <w:spacing/>
        <w:ind/>
        <w:rPr/>
      </w:pPr>
      <w:r>
        <w:t xml:space="preserve">NIELSEN, J. Usability Engineering. San Diego: Academic Press, 1994.</w:t>
      </w:r>
      <w:r/>
    </w:p>
    <w:p>
      <w:pPr>
        <w:pBdr/>
        <w:spacing/>
        <w:ind/>
        <w:rPr/>
      </w:pPr>
      <w:r>
        <w:t xml:space="preserve">OLIVEIRA, J. Participação social e tecnologia: impactos das plataformas digitais na gestão pública. In: CONFERÊNCIA DE TECNOLOGIA E CIDADANIA, 2020. Anais [...]. [S. l.: s. n.], 2020.</w:t>
      </w:r>
      <w:r/>
    </w:p>
    <w:p>
      <w:pPr>
        <w:pBdr/>
        <w:spacing/>
        <w:ind/>
        <w:rPr/>
      </w:pPr>
      <w:r>
        <w:t xml:space="preserve">ORGANIZAÇÃO DAS NAÇÕES UNIDAS (ONU). Transformando Nosso Mundo: a Agenda 2030 para o Desenvolvimento Sustentável. Nova York: ONU, 2015. Disponível em: https://brasil.un.org/pt-br/sdgs. Acesso em: 25 ago. 2026.</w:t>
      </w:r>
      <w:r/>
    </w:p>
    <w:p>
      <w:pPr>
        <w:pBdr/>
        <w:spacing/>
        <w:ind/>
        <w:rPr/>
      </w:pPr>
      <w:r>
        <w:t xml:space="preserve">ORGANIZAÇÃO DAS NAÇÕES UNIDAS (ONU). Nações Unidas sobre Cidades Resilientes e Desenvolvimento Sustentável. Nova York: ONU, 2020.</w:t>
      </w:r>
      <w:r/>
    </w:p>
    <w:p>
      <w:pPr>
        <w:pBdr/>
        <w:spacing/>
        <w:ind/>
        <w:rPr/>
      </w:pPr>
      <w:r>
        <w:t xml:space="preserve">OSTERWALDER, A.; PIGNEUR, Y. Business Model Generation: inovação em modelos de negócios. Rio de Janeiro: Alta Books, 2011.</w:t>
      </w:r>
      <w:r/>
    </w:p>
    <w:p>
      <w:pPr>
        <w:pBdr/>
        <w:spacing/>
        <w:ind/>
        <w:rPr/>
      </w:pPr>
      <w:r>
        <w:t xml:space="preserve">PIRES, A. Aplicativos de participação cidadã e sua influência na gestão pública. Revista de Tecnologia Urbana, [S. l.], 2019.</w:t>
      </w:r>
      <w:r/>
    </w:p>
    <w:p>
      <w:pPr>
        <w:pBdr/>
        <w:spacing/>
        <w:ind/>
        <w:rPr/>
      </w:pPr>
      <w:r>
        <w:t xml:space="preserve">PRESSMAN, R. S.; MAXIM, B. R. Engenharia de Software: uma abordagem profissional. 9. ed. Porto Alegre: AMGH, 2021.</w:t>
      </w:r>
      <w:r/>
    </w:p>
    <w:p>
      <w:pPr>
        <w:pBdr/>
        <w:spacing/>
        <w:ind/>
        <w:rPr/>
      </w:pPr>
      <w:r>
        <w:t xml:space="preserve">REZENDE, D. A. Planejamento de Estratégias e Informações de Cidades Digitais: orientações para prefeituras e municípios. São Paulo: Atlas, 2012.</w:t>
      </w:r>
      <w:r/>
    </w:p>
    <w:p>
      <w:pPr>
        <w:pBdr/>
        <w:spacing/>
        <w:ind/>
        <w:rPr/>
      </w:pPr>
      <w:r>
        <w:t xml:space="preserve">SANTOS, C. Sistemas de ouvidoria digital no Brasil: avanços e desafios. Revista de Administração Pública, [S. l.], 2020.</w:t>
      </w:r>
      <w:r/>
    </w:p>
    <w:p>
      <w:pPr>
        <w:pBdr/>
        <w:spacing/>
        <w:ind/>
        <w:rPr/>
      </w:pPr>
      <w:r>
        <w:t xml:space="preserve">SCHWABER, K.; SUTHERLAND, J. O Guia do Scrum: as regras do jogo. [S. l.: s. n.], 2020. Disponível em: https://scrumguides.org. Acesso em: 15 abr. 2026.</w:t>
      </w:r>
      <w:r/>
    </w:p>
    <w:p>
      <w:pPr>
        <w:pBdr/>
        <w:spacing/>
        <w:ind/>
        <w:rPr/>
      </w:pPr>
      <w:r>
        <w:t xml:space="preserve">SERVIÇO BRASILEIRO DE APOIO ÀS MICRO E PEQUENAS EMPRESAS (SEBRAE). Sebrae Canvas: ferramenta para elaboração do modelo de negócio. Disponível em: https://sebraecanvas.com/. Acesso em: 25 ago. 2026.</w:t>
      </w:r>
      <w:r/>
    </w:p>
    <w:p>
      <w:pPr>
        <w:pBdr/>
        <w:spacing/>
        <w:ind/>
        <w:rPr/>
      </w:pPr>
      <w:r>
        <w:t xml:space="preserve">SILVA, F. Cidades inteligentes e tecnologia: uma nova abordagem para gestão pública. Revista Brasileira de Administração Pública, [S. l.], 2021.</w:t>
      </w:r>
      <w:r/>
    </w:p>
    <w:p>
      <w:pPr>
        <w:pBdr/>
        <w:spacing/>
        <w:ind/>
        <w:rPr/>
      </w:pPr>
      <w:r>
        <w:t xml:space="preserve">SOMMERVILLE, I. Engenharia de Software. 10. ed. São Paulo: Pearson, 2018.</w:t>
      </w:r>
      <w:r/>
    </w:p>
    <w:p>
      <w:pPr>
        <w:pBdr/>
        <w:spacing/>
        <w:ind/>
        <w:rPr/>
      </w:pPr>
      <w:r>
        <w:t xml:space="preserve">WORLD WIDE WEB CONSORTIUM (W3C). Web Content Accessibility Guidelines (WCAG) 2.1. W3C Recommendation, 5 jun. 2018. Disponível em: https://www.w3.org/TR/WCAG21/. Acesso em: 25 ago. 2026.</w:t>
      </w:r>
      <w:r/>
    </w:p>
    <w:p>
      <w:pPr>
        <w:pBdr/>
        <w:spacing/>
        <w:ind/>
        <w:rPr/>
      </w:pPr>
      <w:r/>
      <w:r/>
    </w:p>
    <w:p w14:paraId="7F854525" w14:textId="77777777">
      <w:pPr>
        <w:pStyle w:val="1635"/>
        <w:pBdr/>
        <w:spacing/>
        <w:ind/>
        <w:rPr/>
      </w:pPr>
      <w:r/>
      <w:bookmarkStart w:id="77" w:name="_Toc77"/>
      <w:r>
        <w:br w:type="page" w:clear="all"/>
      </w:r>
      <w:r>
        <w:t xml:space="preserve">OBRAS CONSULTADAS </w:t>
      </w:r>
      <w:r/>
      <w:bookmarkEnd w:id="77"/>
      <w:r/>
      <w:r/>
    </w:p>
    <w:p>
      <w:pPr>
        <w:pBdr/>
        <w:spacing/>
        <w:ind/>
        <w:rPr/>
      </w:pPr>
      <w:r>
        <w:t xml:space="preserve">ANDERSON, D. J. Kanban: mudança evolutiva de sucesso para seu negócio de tecnologia. São Paulo: Blue Hole Press, 2011.</w:t>
      </w:r>
      <w:r/>
    </w:p>
    <w:p>
      <w:pPr>
        <w:pBdr/>
        <w:spacing/>
        <w:ind/>
        <w:rPr/>
      </w:pPr>
      <w:r>
        <w:t xml:space="preserve">CHACON, S.; STRAUB, B. Pro Git. 2. ed. Nova Iorque: Apress, 2014. Disponível em: https://git-scm.com/book/en/v2. Acesso em: 20 abr. 2026.</w:t>
      </w:r>
      <w:r/>
    </w:p>
    <w:p>
      <w:pPr>
        <w:pBdr/>
        <w:spacing/>
        <w:ind/>
        <w:rPr/>
      </w:pPr>
      <w:r>
        <w:t xml:space="preserve">COCKBURN, A. Hexagonal Architecture. 2005. Disponível em: https://alistair.cockburn.us/hexagonal-architecture/. Acesso em: 25 ago. 2026.</w:t>
      </w:r>
      <w:r/>
    </w:p>
    <w:p>
      <w:pPr>
        <w:pBdr/>
        <w:spacing/>
        <w:ind/>
        <w:rPr/>
      </w:pPr>
      <w:r>
        <w:t xml:space="preserve">FOWLER, M. Patterns of Enterprise Application Architecture. Boston: Addison-Wesley, 2002.</w:t>
      </w:r>
      <w:r/>
    </w:p>
    <w:p>
      <w:pPr>
        <w:pBdr/>
        <w:spacing/>
        <w:ind/>
        <w:rPr/>
      </w:pPr>
      <w:r>
        <w:t xml:space="preserve">FREEMAN, E.; ROBSON, E. Use a Cabeça! Programação em HTML5. Rio de Janeiro: Alta Books, 2014.</w:t>
      </w:r>
      <w:r/>
    </w:p>
    <w:p>
      <w:pPr>
        <w:pBdr/>
        <w:spacing/>
        <w:ind/>
        <w:rPr/>
      </w:pPr>
      <w:r>
        <w:t xml:space="preserve">MARTIN, R. C. Arquitetura Limpa: o guia do artesão para estrutura e design de software. Rio de Janeiro: Alta Books, 2019.</w:t>
      </w:r>
      <w:r/>
    </w:p>
    <w:p>
      <w:pPr>
        <w:pBdr/>
        <w:spacing/>
        <w:ind/>
        <w:rPr/>
      </w:pPr>
      <w:r>
        <w:t xml:space="preserve">OBJECT MANAGEMENT GROUP. Unified Modeling Language: OMG UML. 2.5.1. ed. USA: OMG, 2017. E-book. Disponível em: http://www.omg.org/spec/UML/2.5.1/. Acesso em: 20 abr. 2026.</w:t>
      </w:r>
      <w:r/>
    </w:p>
    <w:p>
      <w:pPr>
        <w:pBdr/>
        <w:spacing/>
        <w:ind/>
        <w:rPr/>
      </w:pPr>
      <w:r>
        <w:t xml:space="preserve">SCHWABER, K.; BEEDLE, M. Agile Software Development with Scrum. 1. ed. Upper Saddle River: Pearson, 2012.</w:t>
      </w:r>
      <w:r/>
    </w:p>
    <w:p>
      <w:pPr>
        <w:pBdr/>
        <w:spacing/>
        <w:ind/>
        <w:rPr/>
      </w:pPr>
      <w:r/>
      <w:r/>
    </w:p>
    <w:p w14:paraId="6FC2DBBE" w14:textId="77777777">
      <w:pPr>
        <w:pStyle w:val="1635"/>
        <w:pageBreakBefore/>
        <w:pBdr/>
        <w:spacing/>
        <w:ind/>
        <w:rPr/>
      </w:pPr>
      <w:r/>
      <w:bookmarkStart w:id="78" w:name="_Toc78"/>
      <w:r>
        <w:rPr>
          <w:lang w:val="en-US"/>
        </w:rPr>
      </w:r>
      <w:r>
        <w:t xml:space="preserve">APÊNDICE A – GESTÃO DO PROJETO</w:t>
      </w:r>
      <w:r/>
      <w:bookmarkEnd w:id="78"/>
      <w:r/>
      <w:r/>
    </w:p>
    <w:p w14:paraId="21750D2C" w14:textId="77777777">
      <w:pPr>
        <w:pBdr/>
        <w:spacing/>
        <w:ind/>
        <w:rPr/>
      </w:pPr>
      <w:r>
        <w:t>Os artefatos de gerenciamento do projeto estão disponíveis na pasta “ApêndiceA” que acompanha este documento, compreendendo: o Termo de Abertura do Projeto (FalaCidade_TermoAberturaProjeto_v2); o Business Case (FalaCidade_BusinessCase_v2); o documento de gestão do projeto (FalaCidade_GestaoDoProjeto_v4), que reúne o product backlog, a Estrutura Analítica do Projeto, o cronograma das quatro fases, o caminho crítico, os marcos e os papéis da equipe; o relatório de gestão de riscos (FalaCidade_RelatorioGestaoRiscos_v1); e a planilha de controle dos riscos negativos e positivos (FalaCidade_PlanilhaGestaoRiscos_v1).</w:t>
      </w:r>
    </w:p>
    <w:p w14:paraId="22872249" w14:textId="77777777">
      <w:pPr>
        <w:pStyle w:val="1635"/>
        <w:pageBreakBefore/>
        <w:pBdr/>
        <w:spacing/>
        <w:ind/>
        <w:rPr/>
      </w:pPr>
      <w:r/>
      <w:bookmarkStart w:id="79" w:name="_Toc79"/>
      <w:r/>
      <w:r>
        <w:t xml:space="preserve">APÊNDICE B – RELATÓRIO DE DESEMPENHO</w:t>
      </w:r>
      <w:r/>
      <w:bookmarkEnd w:id="79"/>
      <w:r/>
      <w:r/>
    </w:p>
    <w:p w14:paraId="353B0111" w14:textId="77777777">
      <w:pPr>
        <w:pBdr/>
        <w:spacing/>
        <w:ind/>
        <w:rPr/>
      </w:pPr>
      <w:r>
        <w:t xml:space="preserve">Os relatórios de desempenho estão disponíveis na pasta “</w:t>
      </w:r>
      <w:r>
        <w:t xml:space="preserve">ApêndiceB</w:t>
      </w:r>
      <w:r>
        <w:t xml:space="preserve">” que acompanha este documento.</w:t>
      </w:r>
      <w:r/>
    </w:p>
    <w:p w14:paraId="33A4CC02" w14:textId="77777777">
      <w:pPr>
        <w:pStyle w:val="1635"/>
        <w:pageBreakBefore/>
        <w:pBdr/>
        <w:spacing/>
        <w:ind/>
        <w:rPr/>
      </w:pPr>
      <w:r/>
      <w:bookmarkStart w:id="80" w:name="_Toc80"/>
      <w:r/>
      <w:r>
        <w:t xml:space="preserve">APÊNDICE C – VISÃO FUNCIONAL</w:t>
      </w:r>
      <w:r/>
      <w:bookmarkEnd w:id="80"/>
      <w:r/>
      <w:r/>
    </w:p>
    <w:p w14:paraId="5433329B" w14:textId="77777777">
      <w:pPr>
        <w:pBdr/>
        <w:spacing/>
        <w:ind/>
        <w:rPr/>
      </w:pPr>
      <w:r>
        <w:t>O modelo de casos de uso está disponível na pasta “ApêndiceC” que acompanha este documento, organizada em três subpastas: “1.Arquivos”, com o arquivo único da ferramenta CASE Ideas Modeler (FalaCidade_DiagramasUML_v3.simp), que contém os diagramas de casos de uso e os demais diagramas da UML elaborados no projeto; “2.FigurasdosDiagramadeCasosdeUso”, com as imagens do diagrama geral e dos diagramas de cada módulo, extraídas daquele arquivo; e “3.FluxosdeEvento”, com a descrição dos fluxos de eventos por cenário de caso de uso, um documento por módulo do sistema.</w:t>
      </w:r>
    </w:p>
    <w:p>
      <w:pPr>
        <w:pStyle w:val="1635"/>
        <w:pageBreakBefore/>
        <w:pBdr/>
        <w:spacing/>
        <w:ind/>
        <w:rPr/>
      </w:pPr>
      <w:r/>
      <w:bookmarkStart w:id="81" w:name="_Toc81"/>
      <w:r>
        <w:t xml:space="preserve">APÊNDICE D – VISÃO DOS DADOS</w:t>
      </w:r>
      <w:r/>
      <w:bookmarkEnd w:id="81"/>
      <w:r/>
      <w:r/>
    </w:p>
    <w:p w14:paraId="4B2941E5" w14:textId="77777777">
      <w:pPr>
        <w:pBdr/>
        <w:spacing/>
        <w:ind/>
        <w:rPr/>
      </w:pPr>
      <w:r>
        <w:t>O modelo conceitual dos dados (representado por meio do modelo entidade-relacionamento), o modelo lógico dos dados, o dicionário de dados do modelo lógico e o modelo físico estão disponíveis na pasta “ApêndiceD” que acompanha este documento. O modelo entidade-relacionamento é fornecido no formato editável do diagrams.net (FalaCidade_DER_v3.drawio) e em imagem (FalaCidade_DER_v3.png); o dicionário de dados, em planilha (FalaCidade_DicionarioDados_v3.xlsx) e em imagem; e o modelo físico, na subpasta “ModeloFisico”, pelos scripts FalaCidade_DDL_CriacaoTabelas.sql, de criação e migração das tabelas, e FalaCidade_DML_PopulacaoTabelas.sql, de população com dados fictícios de demonstração. Os mesmos scripts integram o código-fonte do back-end, no diretório de recursos da aplicação, de onde são executados na inicialização do sistema.</w:t>
      </w:r>
    </w:p>
    <w:p w14:paraId="08D1C304" w14:textId="77777777">
      <w:pPr>
        <w:pBdr/>
        <w:spacing/>
        <w:ind/>
        <w:rPr/>
      </w:pPr>
      <w:r/>
      <w:r/>
    </w:p>
    <w:p w14:paraId="7233153D" w14:textId="77777777">
      <w:pPr>
        <w:pStyle w:val="1635"/>
        <w:pageBreakBefore/>
        <w:pBdr/>
        <w:spacing/>
        <w:ind/>
        <w:rPr/>
      </w:pPr>
      <w:r/>
      <w:bookmarkStart w:id="82" w:name="_Toc82"/>
      <w:r>
        <w:t xml:space="preserve">APÊNDICE E – MODELO INICIAL DA INTERFACE DE USUÁRIO</w:t>
      </w:r>
      <w:r/>
      <w:bookmarkEnd w:id="82"/>
      <w:r/>
      <w:r/>
    </w:p>
    <w:p w14:paraId="2CC2CC7B" w14:textId="77777777">
      <w:pPr>
        <w:pBdr/>
        <w:spacing/>
        <w:ind/>
        <w:rPr/>
      </w:pPr>
      <w:r>
        <w:t>Os modelos de interface de usuário de média fidelidade estão disponíveis na pasta “ApêndiceE” que acompanha este documento, com um arquivo por tela do sistema. Os protótipos de baixa fidelidade elaborados na Fase 1 foram conservados na subpasta “PrototiposFase1”, para registro da evolução do projeto da interface.</w:t>
      </w:r>
    </w:p>
    <w:p w14:paraId="482B6652" w14:textId="77777777">
      <w:pPr>
        <w:pBdr/>
        <w:spacing/>
        <w:ind/>
        <w:rPr>
          <w:rFonts w:cs="Arial"/>
        </w:rPr>
      </w:pPr>
      <w:r/>
      <w:r>
        <w:rPr>
          <w:rFonts w:cs="Arial"/>
        </w:rPr>
      </w:r>
      <w:r>
        <w:rPr>
          <w:rFonts w:cs="Arial"/>
        </w:rPr>
      </w:r>
    </w:p>
    <w:p w14:paraId="4401373F" w14:textId="77777777">
      <w:pPr>
        <w:pStyle w:val="1635"/>
        <w:pageBreakBefore/>
        <w:pBdr/>
        <w:spacing/>
        <w:ind/>
        <w:rPr/>
      </w:pPr>
      <w:r/>
      <w:bookmarkStart w:id="83" w:name="_Toc83"/>
      <w:r>
        <w:t xml:space="preserve">APÊNDICE F – VISÕES ESTRUTURAL E COMPORTAMENTAL</w:t>
      </w:r>
      <w:r/>
      <w:bookmarkEnd w:id="83"/>
      <w:r/>
      <w:r/>
    </w:p>
    <w:p w14:paraId="7DB15575" w14:textId="77777777">
      <w:pPr>
        <w:pBdr/>
        <w:spacing/>
        <w:ind/>
        <w:rPr/>
      </w:pPr>
      <w:r>
        <w:t>As imagens dos diagramas elaborados por meio da UML estão disponíveis na pasta “ApêndiceF” que acompanha este documento, organizadas em uma subpasta por tipo de diagrama: “DiagramaDePacotes”, com os diagramas de pacotes do back-end e do front-end; “DiagramaDeClasses”, com o diagrama de classes, no qual constam os atributos, as operações e os relacionamentos de cada classe; “DiagramaDeComponentes”, com o diagrama de componentes e as interfaces providas e requeridas; “DiagramaDeImplantacao”, com o diagrama de implantação dos nós e artefatos; e “DiagramaDeSequencia”, com os diagramas de sequência do fluxo de autenticação — o cenário principal e o cenário alternativo de credenciais inválidas. O arquivo único da ferramenta CASE que originou todos esses diagramas é mantido no Apêndice C, subpasta “1.Arquivos”, de modo que exista uma única fonte editável para os modelos da UML.</w:t>
      </w:r>
    </w:p>
    <w:p w14:paraId="17286716" w14:textId="77777777">
      <w:pPr>
        <w:pBdr/>
        <w:spacing/>
        <w:ind/>
        <w:rPr/>
      </w:pPr>
      <w:r/>
      <w:r/>
    </w:p>
    <w:p w14:paraId="04077AF5" w14:textId="77777777">
      <w:pPr>
        <w:pBdr/>
        <w:spacing/>
        <w:ind/>
        <w:rPr>
          <w:rFonts w:cs="Arial"/>
        </w:rPr>
      </w:pPr>
      <w:r/>
      <w:r>
        <w:rPr>
          <w:rFonts w:cs="Arial"/>
        </w:rPr>
      </w:r>
      <w:r>
        <w:rPr>
          <w:rFonts w:cs="Arial"/>
        </w:rPr>
      </w:r>
    </w:p>
    <w:p w14:paraId="2E04B2D1" w14:textId="77777777">
      <w:pPr>
        <w:pStyle w:val="1635"/>
        <w:pageBreakBefore/>
        <w:pBdr/>
        <w:spacing/>
        <w:ind/>
        <w:rPr/>
      </w:pPr>
      <w:r/>
      <w:bookmarkStart w:id="84" w:name="_Toc84"/>
      <w:r>
        <w:t xml:space="preserve">APÊNDICE G – ENTREVISTAS COM USUÁRIOS</w:t>
      </w:r>
      <w:r/>
      <w:bookmarkEnd w:id="84"/>
      <w:r/>
      <w:r/>
    </w:p>
    <w:p w14:paraId="054CBD0B" w14:textId="77777777">
      <w:pPr>
        <w:pBdr/>
        <w:spacing/>
        <w:ind/>
        <w:rPr>
          <w:rFonts w:cs="Arial"/>
        </w:rPr>
      </w:pPr>
      <w:r>
        <w:t xml:space="preserve">As entrevistas com os potenciais usuários do sistema encontram-se disponíveis na pasta “</w:t>
      </w:r>
      <w:r>
        <w:t xml:space="preserve">ApêndiceG</w:t>
      </w:r>
      <w:r>
        <w:t xml:space="preserve">” que acompanha este documento.</w:t>
      </w:r>
      <w:r>
        <w:rPr>
          <w:rFonts w:cs="Arial"/>
        </w:rPr>
      </w:r>
      <w:r>
        <w:rPr>
          <w:rFonts w:cs="Arial"/>
        </w:rPr>
      </w:r>
    </w:p>
    <w:p>
      <w:pPr>
        <w:pStyle w:val="1635"/>
        <w:pageBreakBefore/>
        <w:pBdr/>
        <w:spacing/>
        <w:ind/>
        <w:rPr/>
      </w:pPr>
      <w:r/>
      <w:bookmarkStart w:id="85" w:name="_Toc85"/>
      <w:r>
        <w:t xml:space="preserve">APÊNDICE H – MODELO DE NEGÓCIO</w:t>
      </w:r>
      <w:r/>
      <w:bookmarkEnd w:id="85"/>
      <w:r/>
      <w:r/>
    </w:p>
    <w:p>
      <w:pPr>
        <w:pBdr/>
        <w:spacing/>
        <w:ind/>
        <w:rPr/>
      </w:pPr>
      <w:r>
        <w:t>O modelo de negócio elaborado em Canvas está disponível na pasta “ApêndiceH” que acompanha este documento, na forma do quadro de nove blocos (FalaCidade_CanvasModeloNegocio_v1.png) e da exportação da ferramenta Canvas do Sebrae (FalaCidade_CanvasModeloNegocio_Sebrae_v1.pdf).</w:t>
      </w:r>
    </w:p>
    <w:p>
      <w:pPr>
        <w:pBdr/>
        <w:spacing/>
        <w:ind/>
        <w:rPr/>
      </w:pPr>
      <w:r/>
      <w:r/>
    </w:p>
    <w:p>
      <w:pPr>
        <w:pStyle w:val="1635"/>
        <w:pageBreakBefore/>
        <w:pBdr/>
        <w:spacing/>
        <w:ind/>
        <w:rPr/>
      </w:pPr>
      <w:r/>
      <w:bookmarkStart w:id="86" w:name="_Toc86"/>
      <w:r>
        <w:t xml:space="preserve">APÊNDICE I – PROJETO DO SISTEMA DISTRIBUÍDO</w:t>
      </w:r>
      <w:r/>
      <w:bookmarkEnd w:id="86"/>
      <w:r/>
      <w:r/>
    </w:p>
    <w:p>
      <w:pPr>
        <w:pBdr/>
        <w:spacing/>
        <w:ind/>
        <w:rPr/>
      </w:pPr>
      <w:r>
        <w:t xml:space="preserve">O detalhamento do projeto do sistema distribuído, incluindo o diagrama de distribuição dos componentes, está disponível na pasta “ApêndiceI” que acompanha este documento.</w:t>
      </w:r>
      <w:r/>
    </w:p>
    <w:p>
      <w:pPr>
        <w:pBdr/>
        <w:spacing/>
        <w:ind/>
        <w:rPr/>
      </w:pPr>
      <w:r/>
      <w:r/>
    </w:p>
    <w:p>
      <w:pPr>
        <w:pStyle w:val="1635"/>
        <w:pageBreakBefore/>
        <w:pBdr/>
        <w:spacing/>
        <w:ind/>
        <w:rPr/>
      </w:pPr>
      <w:r/>
      <w:bookmarkStart w:id="87" w:name="_Toc87"/>
      <w:r>
        <w:t xml:space="preserve">APÊNDICE J – CASOS DE TESTES</w:t>
      </w:r>
      <w:r/>
      <w:bookmarkEnd w:id="87"/>
      <w:r/>
      <w:r/>
    </w:p>
    <w:p>
      <w:pPr>
        <w:pBdr/>
        <w:spacing/>
        <w:ind/>
        <w:rPr/>
      </w:pPr>
      <w:r>
        <w:t>A especificação dos casos de testes, com as entradas aplicadas e as saídas esperadas, o relatório consolidado de execução da bateria automatizada, as saídas brutas produzidas pela ferramenta de automação e o histórico dos testes funcionais realizados estão disponíveis na pasta “ApêndiceJ” que acompanha este documento.</w:t>
      </w:r>
    </w:p>
    <w:p>
      <w:pPr>
        <w:pBdr/>
        <w:spacing/>
        <w:ind/>
        <w:rPr/>
      </w:pPr>
      <w:r/>
      <w:r/>
    </w:p>
    <w:p>
      <w:pPr>
        <w:pStyle w:val="1635"/>
        <w:pageBreakBefore/>
        <w:pBdr/>
        <w:spacing/>
        <w:ind/>
        <w:rPr/>
      </w:pPr>
      <w:r/>
      <w:bookmarkStart w:id="88" w:name="_Toc88"/>
      <w:r>
        <w:t xml:space="preserve">APÊNDICE K – RECURSOS DE APOIO À IMPLANTAÇÃO</w:t>
      </w:r>
      <w:r/>
      <w:bookmarkEnd w:id="88"/>
      <w:r/>
      <w:r/>
    </w:p>
    <w:p>
      <w:pPr>
        <w:pBdr/>
        <w:spacing/>
        <w:ind/>
        <w:rPr/>
      </w:pPr>
      <w:r>
        <w:t xml:space="preserve">Os documentos de apoio ao usuário final estão disponíveis na pasta “ApêndiceK” que acompanha este documento.</w:t>
      </w:r>
      <w:r/>
    </w:p>
    <w:p>
      <w:pPr>
        <w:pStyle w:val="1635"/>
        <w:pageBreakBefore/>
        <w:pBdr/>
        <w:spacing/>
        <w:ind/>
        <w:rPr/>
      </w:pPr>
      <w:r/>
      <w:bookmarkStart w:id="89" w:name="_Toc89"/>
      <w:r>
        <w:t xml:space="preserve">APÊNDICE L – EXTENSÃO À COMUNIDADE</w:t>
      </w:r>
      <w:r/>
      <w:bookmarkEnd w:id="89"/>
      <w:r/>
      <w:r/>
    </w:p>
    <w:p>
      <w:pPr>
        <w:pBdr/>
        <w:spacing/>
        <w:ind/>
        <w:rPr/>
      </w:pPr>
      <w:r>
        <w:t xml:space="preserve">Os comprovantes das atividades de extensão à comunidade realizadas pela equipe, compreendendo o instrumento da pesquisa aplicada aos potenciais usuários do sistema e as respostas obtidas, estão disponíveis na pasta “ApêndiceL” que acompanha este documento.</w:t>
      </w:r>
      <w:r/>
    </w:p>
    <w:sectPr>
      <w:headerReference w:type="default" r:id="rId14"/>
      <w:headerReference w:type="even" r:id="rId15"/>
      <w:headerReference w:type="first" r:id="rId16"/>
      <w:footnotePr/>
      <w:endnotePr/>
      <w:type w:val="nextPage"/>
      <w:pgSz w:h="16840" w:orient="portrait" w:w="11907"/>
      <w:pgMar w:top="1701" w:right="1134" w:bottom="1134" w:left="1701" w:header="709" w:footer="709"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3B37578" w14:textId="77777777">
      <w:pPr>
        <w:pBdr/>
        <w:spacing/>
        <w:ind/>
        <w:rPr/>
      </w:pPr>
      <w:r>
        <w:separator/>
      </w:r>
      <w:r/>
    </w:p>
    <w:p w14:paraId="66AE3C6E" w14:textId="77777777">
      <w:pPr>
        <w:pBdr/>
        <w:spacing/>
        <w:ind/>
        <w:rPr/>
      </w:pPr>
      <w:r/>
      <w:r/>
    </w:p>
    <w:p w14:paraId="45513EDF" w14:textId="77777777">
      <w:pPr>
        <w:pBdr/>
        <w:spacing/>
        <w:ind/>
        <w:rPr/>
      </w:pPr>
      <w:r/>
      <w:r/>
    </w:p>
    <w:p w14:paraId="58E5D4F7" w14:textId="77777777">
      <w:pPr>
        <w:pBdr/>
        <w:spacing/>
        <w:ind/>
        <w:rPr/>
      </w:pPr>
      <w:r/>
      <w:r/>
    </w:p>
    <w:p w14:paraId="0427ED6A" w14:textId="77777777">
      <w:pPr>
        <w:pBdr/>
        <w:spacing/>
        <w:ind/>
        <w:rPr/>
      </w:pPr>
      <w:r/>
      <w:r/>
    </w:p>
    <w:p w14:paraId="0ACB9B48" w14:textId="77777777">
      <w:pPr>
        <w:pBdr/>
        <w:spacing/>
        <w:ind/>
        <w:rPr/>
      </w:pPr>
      <w:r/>
      <w:r/>
    </w:p>
    <w:p w14:paraId="4010CD3B" w14:textId="77777777">
      <w:pPr>
        <w:pBdr/>
        <w:spacing/>
        <w:ind/>
        <w:rPr/>
      </w:pPr>
      <w:r/>
      <w:r/>
    </w:p>
    <w:p w14:paraId="5F9E337D" w14:textId="77777777">
      <w:pPr>
        <w:pBdr/>
        <w:spacing/>
        <w:ind/>
        <w:rPr/>
      </w:pPr>
      <w:r/>
      <w:r/>
    </w:p>
    <w:p w14:paraId="532A2132" w14:textId="77777777">
      <w:pPr>
        <w:pBdr/>
        <w:spacing/>
        <w:ind/>
        <w:rPr/>
      </w:pPr>
      <w:r/>
      <w:r/>
    </w:p>
    <w:p w14:paraId="12484C64" w14:textId="77777777">
      <w:pPr>
        <w:pBdr/>
        <w:spacing/>
        <w:ind/>
        <w:rPr/>
      </w:pPr>
      <w:r/>
      <w:r/>
    </w:p>
    <w:p w14:paraId="7AA747E8" w14:textId="77777777">
      <w:pPr>
        <w:pBdr/>
        <w:spacing/>
        <w:ind/>
        <w:rPr/>
      </w:pPr>
      <w:r/>
      <w:r/>
    </w:p>
    <w:p w14:paraId="7E7E763B" w14:textId="77777777">
      <w:pPr>
        <w:pBdr/>
        <w:spacing/>
        <w:ind/>
        <w:rPr/>
      </w:pPr>
      <w:r/>
      <w:r/>
    </w:p>
    <w:p w14:paraId="548AA573" w14:textId="77777777">
      <w:pPr>
        <w:pBdr/>
        <w:spacing/>
        <w:ind/>
        <w:rPr/>
      </w:pPr>
      <w:r/>
      <w:r/>
    </w:p>
    <w:p w14:paraId="65FA1BE5" w14:textId="77777777">
      <w:pPr>
        <w:pBdr/>
        <w:spacing/>
        <w:ind/>
        <w:rPr/>
      </w:pPr>
      <w:r/>
      <w:r/>
    </w:p>
    <w:p w14:paraId="470D0857" w14:textId="77777777">
      <w:pPr>
        <w:pBdr/>
        <w:spacing/>
        <w:ind/>
        <w:rPr/>
      </w:pPr>
      <w:r/>
      <w:r/>
    </w:p>
    <w:p w14:paraId="5A05DDE0" w14:textId="77777777">
      <w:pPr>
        <w:pBdr/>
        <w:spacing/>
        <w:ind/>
        <w:rPr/>
      </w:pPr>
      <w:r/>
      <w:r/>
    </w:p>
    <w:p w14:paraId="2E1DC646" w14:textId="77777777">
      <w:pPr>
        <w:pBdr/>
        <w:spacing/>
        <w:ind/>
        <w:rPr/>
      </w:pPr>
      <w:r/>
      <w:r/>
    </w:p>
    <w:p w14:paraId="474C347C" w14:textId="77777777">
      <w:pPr>
        <w:pBdr/>
        <w:spacing/>
        <w:ind/>
        <w:rPr/>
      </w:pPr>
      <w:r/>
      <w:r/>
    </w:p>
    <w:p w14:paraId="518656B5" w14:textId="77777777">
      <w:pPr>
        <w:pBdr/>
        <w:spacing/>
        <w:ind/>
        <w:rPr/>
      </w:pPr>
      <w:r/>
      <w:r/>
    </w:p>
    <w:p w14:paraId="29B9398B" w14:textId="77777777">
      <w:pPr>
        <w:pBdr/>
        <w:spacing/>
        <w:ind/>
        <w:rPr/>
      </w:pPr>
      <w:r/>
      <w:r/>
    </w:p>
    <w:p w14:paraId="41E15087" w14:textId="77777777">
      <w:pPr>
        <w:pBdr/>
        <w:spacing/>
        <w:ind/>
        <w:rPr/>
      </w:pPr>
      <w:r/>
      <w:r/>
    </w:p>
    <w:p w14:paraId="7BDB2C5F" w14:textId="77777777">
      <w:pPr>
        <w:pBdr/>
        <w:spacing/>
        <w:ind/>
        <w:rPr/>
      </w:pPr>
      <w:r/>
      <w:r/>
    </w:p>
    <w:p w14:paraId="224236D8" w14:textId="77777777">
      <w:pPr>
        <w:pBdr/>
        <w:spacing/>
        <w:ind/>
        <w:rPr/>
      </w:pPr>
      <w:r/>
      <w:r/>
    </w:p>
    <w:p w14:paraId="613EB989" w14:textId="77777777">
      <w:pPr>
        <w:pBdr/>
        <w:spacing/>
        <w:ind/>
        <w:rPr/>
      </w:pPr>
      <w:r/>
      <w:r/>
    </w:p>
    <w:p w14:paraId="3E609808" w14:textId="77777777">
      <w:pPr>
        <w:pBdr/>
        <w:spacing/>
        <w:ind/>
        <w:rPr/>
      </w:pPr>
      <w:r/>
      <w:r/>
    </w:p>
    <w:p w14:paraId="1AB54DE4" w14:textId="77777777">
      <w:pPr>
        <w:pBdr/>
        <w:spacing/>
        <w:ind/>
        <w:rPr/>
      </w:pPr>
      <w:r/>
      <w:r/>
    </w:p>
    <w:p w14:paraId="3879D548" w14:textId="77777777">
      <w:pPr>
        <w:pBdr/>
        <w:spacing/>
        <w:ind/>
        <w:rPr/>
      </w:pPr>
      <w:r/>
      <w:r/>
    </w:p>
    <w:p w14:paraId="34F80080" w14:textId="77777777">
      <w:pPr>
        <w:pBdr/>
        <w:spacing/>
        <w:ind/>
        <w:rPr/>
      </w:pPr>
      <w:r/>
      <w:r/>
    </w:p>
    <w:p w14:paraId="29380412" w14:textId="77777777">
      <w:pPr>
        <w:pBdr/>
        <w:spacing/>
        <w:ind/>
        <w:rPr/>
      </w:pPr>
      <w:r/>
      <w:r/>
    </w:p>
    <w:p w14:paraId="6500EAA6" w14:textId="77777777">
      <w:pPr>
        <w:pBdr/>
        <w:spacing/>
        <w:ind/>
        <w:rPr/>
      </w:pPr>
      <w:r/>
      <w:r/>
    </w:p>
    <w:p w14:paraId="6F36C069" w14:textId="77777777">
      <w:pPr>
        <w:pBdr/>
        <w:spacing/>
        <w:ind/>
        <w:rPr/>
      </w:pPr>
      <w:r/>
      <w:r/>
    </w:p>
    <w:p w14:paraId="228081BE" w14:textId="77777777">
      <w:pPr>
        <w:pBdr/>
        <w:spacing/>
        <w:ind/>
        <w:rPr/>
      </w:pPr>
      <w:r/>
      <w:r/>
    </w:p>
    <w:p w14:paraId="36FE2AC5" w14:textId="77777777">
      <w:pPr>
        <w:pBdr/>
        <w:spacing/>
        <w:ind/>
        <w:rPr/>
      </w:pPr>
      <w:r/>
      <w:r/>
    </w:p>
    <w:p w14:paraId="4FBB8BC0" w14:textId="77777777">
      <w:pPr>
        <w:pBdr/>
        <w:spacing/>
        <w:ind/>
        <w:rPr/>
      </w:pPr>
      <w:r/>
      <w:r/>
    </w:p>
    <w:p w14:paraId="68ED29D3" w14:textId="77777777">
      <w:pPr>
        <w:pBdr/>
        <w:spacing/>
        <w:ind/>
        <w:rPr/>
      </w:pPr>
      <w:r/>
      <w:r/>
    </w:p>
    <w:p w14:paraId="6D6A8520" w14:textId="77777777">
      <w:pPr>
        <w:pBdr/>
        <w:spacing/>
        <w:ind/>
        <w:rPr/>
      </w:pPr>
      <w:r/>
      <w:r/>
    </w:p>
    <w:p w14:paraId="2A821809" w14:textId="77777777">
      <w:pPr>
        <w:pBdr/>
        <w:spacing/>
        <w:ind/>
        <w:rPr/>
      </w:pPr>
      <w:r/>
      <w:r/>
    </w:p>
    <w:p w14:paraId="5BE0CB0A" w14:textId="77777777">
      <w:pPr>
        <w:pBdr/>
        <w:spacing/>
        <w:ind/>
        <w:rPr/>
      </w:pPr>
      <w:r/>
      <w:r/>
    </w:p>
    <w:p w14:paraId="59DA1A32" w14:textId="77777777">
      <w:pPr>
        <w:pBdr/>
        <w:spacing/>
        <w:ind/>
        <w:rPr/>
      </w:pPr>
      <w:r/>
      <w:r/>
    </w:p>
    <w:p w14:paraId="1F2BC8A8" w14:textId="77777777">
      <w:pPr>
        <w:pBdr/>
        <w:spacing/>
        <w:ind/>
        <w:rPr/>
      </w:pPr>
      <w:r/>
      <w:r/>
    </w:p>
    <w:p w14:paraId="6DBD9C5C" w14:textId="77777777">
      <w:pPr>
        <w:pBdr/>
        <w:spacing/>
        <w:ind/>
        <w:rPr/>
      </w:pPr>
      <w:r/>
      <w:r/>
    </w:p>
    <w:p w14:paraId="1E2472A1" w14:textId="77777777">
      <w:pPr>
        <w:pBdr/>
        <w:spacing/>
        <w:ind/>
        <w:rPr/>
      </w:pPr>
      <w:r/>
      <w:r/>
    </w:p>
    <w:p w14:paraId="774E520B" w14:textId="77777777">
      <w:pPr>
        <w:pBdr/>
        <w:spacing/>
        <w:ind/>
        <w:rPr/>
      </w:pPr>
      <w:r/>
      <w:r/>
    </w:p>
    <w:p w14:paraId="12AE5BBF" w14:textId="77777777">
      <w:pPr>
        <w:pBdr/>
        <w:spacing/>
        <w:ind/>
        <w:rPr/>
      </w:pPr>
      <w:r/>
      <w:r/>
    </w:p>
    <w:p w14:paraId="460269A8" w14:textId="77777777">
      <w:pPr>
        <w:pBdr/>
        <w:spacing/>
        <w:ind/>
        <w:rPr/>
      </w:pPr>
      <w:r/>
      <w:r/>
    </w:p>
    <w:p w14:paraId="659C1F81" w14:textId="77777777">
      <w:pPr>
        <w:pBdr/>
        <w:spacing/>
        <w:ind/>
        <w:rPr/>
      </w:pPr>
      <w:r/>
      <w:r/>
    </w:p>
  </w:endnote>
  <w:endnote w:type="continuationSeparator" w:id="0">
    <w:p w14:paraId="6CD56200" w14:textId="77777777">
      <w:pPr>
        <w:pBdr/>
        <w:spacing/>
        <w:ind/>
        <w:rPr/>
      </w:pPr>
      <w:r>
        <w:continuationSeparator/>
      </w:r>
      <w:r/>
    </w:p>
    <w:p w14:paraId="511D9D80" w14:textId="77777777">
      <w:pPr>
        <w:pBdr/>
        <w:spacing/>
        <w:ind/>
        <w:rPr/>
      </w:pPr>
      <w:r/>
      <w:r/>
    </w:p>
    <w:p w14:paraId="783008F2" w14:textId="77777777">
      <w:pPr>
        <w:pBdr/>
        <w:spacing/>
        <w:ind/>
        <w:rPr/>
      </w:pPr>
      <w:r/>
      <w:r/>
    </w:p>
    <w:p w14:paraId="65D416C3" w14:textId="77777777">
      <w:pPr>
        <w:pBdr/>
        <w:spacing/>
        <w:ind/>
        <w:rPr/>
      </w:pPr>
      <w:r/>
      <w:r/>
    </w:p>
    <w:p w14:paraId="147A1195" w14:textId="77777777">
      <w:pPr>
        <w:pBdr/>
        <w:spacing/>
        <w:ind/>
        <w:rPr/>
      </w:pPr>
      <w:r/>
      <w:r/>
    </w:p>
    <w:p w14:paraId="2A013355" w14:textId="77777777">
      <w:pPr>
        <w:pBdr/>
        <w:spacing/>
        <w:ind/>
        <w:rPr/>
      </w:pPr>
      <w:r/>
      <w:r/>
    </w:p>
    <w:p w14:paraId="0B1B122F" w14:textId="77777777">
      <w:pPr>
        <w:pBdr/>
        <w:spacing/>
        <w:ind/>
        <w:rPr/>
      </w:pPr>
      <w:r/>
      <w:r/>
    </w:p>
    <w:p w14:paraId="2895416F" w14:textId="77777777">
      <w:pPr>
        <w:pBdr/>
        <w:spacing/>
        <w:ind/>
        <w:rPr/>
      </w:pPr>
      <w:r/>
      <w:r/>
    </w:p>
    <w:p w14:paraId="00FC072F" w14:textId="77777777">
      <w:pPr>
        <w:pBdr/>
        <w:spacing/>
        <w:ind/>
        <w:rPr/>
      </w:pPr>
      <w:r/>
      <w:r/>
    </w:p>
    <w:p w14:paraId="5FAC50F7" w14:textId="77777777">
      <w:pPr>
        <w:pBdr/>
        <w:spacing/>
        <w:ind/>
        <w:rPr/>
      </w:pPr>
      <w:r/>
      <w:r/>
    </w:p>
    <w:p w14:paraId="70AB0B17" w14:textId="77777777">
      <w:pPr>
        <w:pBdr/>
        <w:spacing/>
        <w:ind/>
        <w:rPr/>
      </w:pPr>
      <w:r/>
      <w:r/>
    </w:p>
    <w:p w14:paraId="6CD56438" w14:textId="77777777">
      <w:pPr>
        <w:pBdr/>
        <w:spacing/>
        <w:ind/>
        <w:rPr/>
      </w:pPr>
      <w:r/>
      <w:r/>
    </w:p>
    <w:p w14:paraId="5172A3B7" w14:textId="77777777">
      <w:pPr>
        <w:pBdr/>
        <w:spacing/>
        <w:ind/>
        <w:rPr/>
      </w:pPr>
      <w:r/>
      <w:r/>
    </w:p>
    <w:p w14:paraId="35FF888F" w14:textId="77777777">
      <w:pPr>
        <w:pBdr/>
        <w:spacing/>
        <w:ind/>
        <w:rPr/>
      </w:pPr>
      <w:r/>
      <w:r/>
    </w:p>
    <w:p w14:paraId="2726B110" w14:textId="77777777">
      <w:pPr>
        <w:pBdr/>
        <w:spacing/>
        <w:ind/>
        <w:rPr/>
      </w:pPr>
      <w:r/>
      <w:r/>
    </w:p>
    <w:p w14:paraId="126387DC" w14:textId="77777777">
      <w:pPr>
        <w:pBdr/>
        <w:spacing/>
        <w:ind/>
        <w:rPr/>
      </w:pPr>
      <w:r/>
      <w:r/>
    </w:p>
    <w:p w14:paraId="0F5FBC9F" w14:textId="77777777">
      <w:pPr>
        <w:pBdr/>
        <w:spacing/>
        <w:ind/>
        <w:rPr/>
      </w:pPr>
      <w:r/>
      <w:r/>
    </w:p>
    <w:p w14:paraId="66D3CDFE" w14:textId="77777777">
      <w:pPr>
        <w:pBdr/>
        <w:spacing/>
        <w:ind/>
        <w:rPr/>
      </w:pPr>
      <w:r/>
      <w:r/>
    </w:p>
    <w:p w14:paraId="669265E2" w14:textId="77777777">
      <w:pPr>
        <w:pBdr/>
        <w:spacing/>
        <w:ind/>
        <w:rPr/>
      </w:pPr>
      <w:r/>
      <w:r/>
    </w:p>
    <w:p w14:paraId="195B7C6D" w14:textId="77777777">
      <w:pPr>
        <w:pBdr/>
        <w:spacing/>
        <w:ind/>
        <w:rPr/>
      </w:pPr>
      <w:r/>
      <w:r/>
    </w:p>
    <w:p w14:paraId="65C11599" w14:textId="77777777">
      <w:pPr>
        <w:pBdr/>
        <w:spacing/>
        <w:ind/>
        <w:rPr/>
      </w:pPr>
      <w:r/>
      <w:r/>
    </w:p>
    <w:p w14:paraId="3B666AAB" w14:textId="77777777">
      <w:pPr>
        <w:pBdr/>
        <w:spacing/>
        <w:ind/>
        <w:rPr/>
      </w:pPr>
      <w:r/>
      <w:r/>
    </w:p>
    <w:p w14:paraId="63170506" w14:textId="77777777">
      <w:pPr>
        <w:pBdr/>
        <w:spacing/>
        <w:ind/>
        <w:rPr/>
      </w:pPr>
      <w:r/>
      <w:r/>
    </w:p>
    <w:p w14:paraId="0528AE65" w14:textId="77777777">
      <w:pPr>
        <w:pBdr/>
        <w:spacing/>
        <w:ind/>
        <w:rPr/>
      </w:pPr>
      <w:r/>
      <w:r/>
    </w:p>
    <w:p w14:paraId="04B70BCC" w14:textId="77777777">
      <w:pPr>
        <w:pBdr/>
        <w:spacing/>
        <w:ind/>
        <w:rPr/>
      </w:pPr>
      <w:r/>
      <w:r/>
    </w:p>
    <w:p w14:paraId="7D4C3FF0" w14:textId="77777777">
      <w:pPr>
        <w:pBdr/>
        <w:spacing/>
        <w:ind/>
        <w:rPr/>
      </w:pPr>
      <w:r/>
      <w:r/>
    </w:p>
    <w:p w14:paraId="713DC82E" w14:textId="77777777">
      <w:pPr>
        <w:pBdr/>
        <w:spacing/>
        <w:ind/>
        <w:rPr/>
      </w:pPr>
      <w:r/>
      <w:r/>
    </w:p>
    <w:p w14:paraId="6A357F6D" w14:textId="77777777">
      <w:pPr>
        <w:pBdr/>
        <w:spacing/>
        <w:ind/>
        <w:rPr/>
      </w:pPr>
      <w:r/>
      <w:r/>
    </w:p>
    <w:p w14:paraId="21665609" w14:textId="77777777">
      <w:pPr>
        <w:pBdr/>
        <w:spacing/>
        <w:ind/>
        <w:rPr/>
      </w:pPr>
      <w:r/>
      <w:r/>
    </w:p>
    <w:p w14:paraId="6DFF5E26" w14:textId="77777777">
      <w:pPr>
        <w:pBdr/>
        <w:spacing/>
        <w:ind/>
        <w:rPr/>
      </w:pPr>
      <w:r/>
      <w:r/>
    </w:p>
    <w:p w14:paraId="78CBD18F" w14:textId="77777777">
      <w:pPr>
        <w:pBdr/>
        <w:spacing/>
        <w:ind/>
        <w:rPr/>
      </w:pPr>
      <w:r/>
      <w:r/>
    </w:p>
    <w:p w14:paraId="3E336199" w14:textId="77777777">
      <w:pPr>
        <w:pBdr/>
        <w:spacing/>
        <w:ind/>
        <w:rPr/>
      </w:pPr>
      <w:r/>
      <w:r/>
    </w:p>
    <w:p w14:paraId="5433EDCB" w14:textId="77777777">
      <w:pPr>
        <w:pBdr/>
        <w:spacing/>
        <w:ind/>
        <w:rPr/>
      </w:pPr>
      <w:r/>
      <w:r/>
    </w:p>
    <w:p w14:paraId="67365BF6" w14:textId="77777777">
      <w:pPr>
        <w:pBdr/>
        <w:spacing/>
        <w:ind/>
        <w:rPr/>
      </w:pPr>
      <w:r/>
      <w:r/>
    </w:p>
    <w:p w14:paraId="2B72D6B1" w14:textId="77777777">
      <w:pPr>
        <w:pBdr/>
        <w:spacing/>
        <w:ind/>
        <w:rPr/>
      </w:pPr>
      <w:r/>
      <w:r/>
    </w:p>
    <w:p w14:paraId="6FA31479" w14:textId="77777777">
      <w:pPr>
        <w:pBdr/>
        <w:spacing/>
        <w:ind/>
        <w:rPr/>
      </w:pPr>
      <w:r/>
      <w:r/>
    </w:p>
    <w:p w14:paraId="5E554D6E" w14:textId="77777777">
      <w:pPr>
        <w:pBdr/>
        <w:spacing/>
        <w:ind/>
        <w:rPr/>
      </w:pPr>
      <w:r/>
      <w:r/>
    </w:p>
    <w:p w14:paraId="09886F53" w14:textId="77777777">
      <w:pPr>
        <w:pBdr/>
        <w:spacing/>
        <w:ind/>
        <w:rPr/>
      </w:pPr>
      <w:r/>
      <w:r/>
    </w:p>
    <w:p w14:paraId="52236804" w14:textId="77777777">
      <w:pPr>
        <w:pBdr/>
        <w:spacing/>
        <w:ind/>
        <w:rPr/>
      </w:pPr>
      <w:r/>
      <w:r/>
    </w:p>
    <w:p w14:paraId="335A4961" w14:textId="77777777">
      <w:pPr>
        <w:pBdr/>
        <w:spacing/>
        <w:ind/>
        <w:rPr/>
      </w:pPr>
      <w:r/>
      <w:r/>
    </w:p>
    <w:p w14:paraId="29BDE59B" w14:textId="77777777">
      <w:pPr>
        <w:pBdr/>
        <w:spacing/>
        <w:ind/>
        <w:rPr/>
      </w:pPr>
      <w:r/>
      <w:r/>
    </w:p>
    <w:p w14:paraId="751E3D34" w14:textId="77777777">
      <w:pPr>
        <w:pBdr/>
        <w:spacing/>
        <w:ind/>
        <w:rPr/>
      </w:pPr>
      <w:r/>
      <w:r/>
    </w:p>
    <w:p w14:paraId="241EE230" w14:textId="77777777">
      <w:pPr>
        <w:pBdr/>
        <w:spacing/>
        <w:ind/>
        <w:rPr/>
      </w:pPr>
      <w:r/>
      <w:r/>
    </w:p>
    <w:p w14:paraId="4FD80D4D" w14:textId="77777777">
      <w:pPr>
        <w:pBdr/>
        <w:spacing/>
        <w:ind/>
        <w:rPr/>
      </w:pPr>
      <w:r/>
      <w:r/>
    </w:p>
    <w:p w14:paraId="2E830FDA" w14:textId="77777777">
      <w:pPr>
        <w:pBdr/>
        <w:spacing/>
        <w:ind/>
        <w:rPr/>
      </w:pPr>
      <w:r/>
      <w:r/>
    </w:p>
    <w:p w14:paraId="7503DF9B" w14:textId="77777777">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Times New Roman">
    <w:panose1 w:val="02020603050405020304"/>
  </w:font>
  <w:font w:name="Tahoma">
    <w:panose1 w:val="020B0606030804020204"/>
  </w:font>
  <w:font w:name="INKKGO+TimesNewRoman">
    <w:panose1 w:val="05040102010807070707"/>
  </w:font>
  <w:font w:name="Courier New">
    <w:panose1 w:val="020704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5B4D906" w14:textId="77777777">
      <w:pPr>
        <w:pBdr/>
        <w:spacing/>
        <w:ind/>
        <w:rPr/>
      </w:pPr>
      <w:r>
        <w:separator/>
      </w:r>
      <w:r/>
    </w:p>
    <w:p w14:paraId="35F6BFBB" w14:textId="77777777">
      <w:pPr>
        <w:pBdr/>
        <w:spacing/>
        <w:ind/>
        <w:rPr/>
      </w:pPr>
      <w:r/>
      <w:r/>
    </w:p>
    <w:p w14:paraId="562628D9" w14:textId="77777777">
      <w:pPr>
        <w:pBdr/>
        <w:spacing/>
        <w:ind/>
        <w:rPr/>
      </w:pPr>
      <w:r/>
      <w:r/>
    </w:p>
    <w:p w14:paraId="10F9E45A" w14:textId="77777777">
      <w:pPr>
        <w:pBdr/>
        <w:spacing/>
        <w:ind/>
        <w:rPr/>
      </w:pPr>
      <w:r/>
      <w:r/>
    </w:p>
    <w:p w14:paraId="5DBA0A2A" w14:textId="77777777">
      <w:pPr>
        <w:pBdr/>
        <w:spacing/>
        <w:ind/>
        <w:rPr/>
      </w:pPr>
      <w:r/>
      <w:r/>
    </w:p>
    <w:p w14:paraId="4524D34F" w14:textId="77777777">
      <w:pPr>
        <w:pBdr/>
        <w:spacing/>
        <w:ind/>
        <w:rPr/>
      </w:pPr>
      <w:r/>
      <w:r/>
    </w:p>
    <w:p w14:paraId="30CB66AD" w14:textId="77777777">
      <w:pPr>
        <w:pBdr/>
        <w:spacing/>
        <w:ind/>
        <w:rPr/>
      </w:pPr>
      <w:r/>
      <w:r/>
    </w:p>
    <w:p w14:paraId="062EC0AF" w14:textId="77777777">
      <w:pPr>
        <w:pBdr/>
        <w:spacing/>
        <w:ind/>
        <w:rPr/>
      </w:pPr>
      <w:r/>
      <w:r/>
    </w:p>
    <w:p w14:paraId="4AA2B824" w14:textId="77777777">
      <w:pPr>
        <w:pBdr/>
        <w:spacing/>
        <w:ind/>
        <w:rPr/>
      </w:pPr>
      <w:r/>
      <w:r/>
    </w:p>
    <w:p w14:paraId="5F7F0A41" w14:textId="77777777">
      <w:pPr>
        <w:pBdr/>
        <w:spacing/>
        <w:ind/>
        <w:rPr/>
      </w:pPr>
      <w:r/>
      <w:r/>
    </w:p>
    <w:p w14:paraId="27B93CE7" w14:textId="77777777">
      <w:pPr>
        <w:pBdr/>
        <w:spacing/>
        <w:ind/>
        <w:rPr/>
      </w:pPr>
      <w:r/>
      <w:r/>
    </w:p>
    <w:p w14:paraId="086222DE" w14:textId="77777777">
      <w:pPr>
        <w:pBdr/>
        <w:spacing/>
        <w:ind/>
        <w:rPr/>
      </w:pPr>
      <w:r/>
      <w:r/>
    </w:p>
    <w:p w14:paraId="37E053EC" w14:textId="77777777">
      <w:pPr>
        <w:pBdr/>
        <w:spacing/>
        <w:ind/>
        <w:rPr/>
      </w:pPr>
      <w:r/>
      <w:r/>
    </w:p>
    <w:p w14:paraId="34006432" w14:textId="77777777">
      <w:pPr>
        <w:pBdr/>
        <w:spacing/>
        <w:ind/>
        <w:rPr/>
      </w:pPr>
      <w:r/>
      <w:r/>
    </w:p>
    <w:p w14:paraId="0E109561" w14:textId="77777777">
      <w:pPr>
        <w:pBdr/>
        <w:spacing/>
        <w:ind/>
        <w:rPr/>
      </w:pPr>
      <w:r/>
      <w:r/>
    </w:p>
    <w:p w14:paraId="2D3F5B18" w14:textId="77777777">
      <w:pPr>
        <w:pBdr/>
        <w:spacing/>
        <w:ind/>
        <w:rPr/>
      </w:pPr>
      <w:r/>
      <w:r/>
    </w:p>
    <w:p w14:paraId="72966BAD" w14:textId="77777777">
      <w:pPr>
        <w:pBdr/>
        <w:spacing/>
        <w:ind/>
        <w:rPr/>
      </w:pPr>
      <w:r/>
      <w:r/>
    </w:p>
    <w:p w14:paraId="0FADC263" w14:textId="77777777">
      <w:pPr>
        <w:pBdr/>
        <w:spacing/>
        <w:ind/>
        <w:rPr/>
      </w:pPr>
      <w:r/>
      <w:r/>
    </w:p>
    <w:p w14:paraId="1807113B" w14:textId="77777777">
      <w:pPr>
        <w:pBdr/>
        <w:spacing/>
        <w:ind/>
        <w:rPr/>
      </w:pPr>
      <w:r/>
      <w:r/>
    </w:p>
    <w:p w14:paraId="622CBFED" w14:textId="77777777">
      <w:pPr>
        <w:pBdr/>
        <w:spacing/>
        <w:ind/>
        <w:rPr/>
      </w:pPr>
      <w:r/>
      <w:r/>
    </w:p>
    <w:p w14:paraId="69CBC97A" w14:textId="77777777">
      <w:pPr>
        <w:pBdr/>
        <w:spacing/>
        <w:ind/>
        <w:rPr/>
      </w:pPr>
      <w:r/>
      <w:r/>
    </w:p>
    <w:p w14:paraId="49FD3A1E" w14:textId="77777777">
      <w:pPr>
        <w:pBdr/>
        <w:spacing/>
        <w:ind/>
        <w:rPr/>
      </w:pPr>
      <w:r/>
      <w:r/>
    </w:p>
    <w:p w14:paraId="12AB60DA" w14:textId="77777777">
      <w:pPr>
        <w:pBdr/>
        <w:spacing/>
        <w:ind/>
        <w:rPr/>
      </w:pPr>
      <w:r/>
      <w:r/>
    </w:p>
    <w:p w14:paraId="53AF3767" w14:textId="77777777">
      <w:pPr>
        <w:pBdr/>
        <w:spacing/>
        <w:ind/>
        <w:rPr/>
      </w:pPr>
      <w:r/>
      <w:r/>
    </w:p>
    <w:p w14:paraId="03ED4AB4" w14:textId="77777777">
      <w:pPr>
        <w:pBdr/>
        <w:spacing/>
        <w:ind/>
        <w:rPr/>
      </w:pPr>
      <w:r/>
      <w:r/>
    </w:p>
    <w:p w14:paraId="41579E87" w14:textId="77777777">
      <w:pPr>
        <w:pBdr/>
        <w:spacing/>
        <w:ind/>
        <w:rPr/>
      </w:pPr>
      <w:r/>
      <w:r/>
    </w:p>
    <w:p w14:paraId="5969714A" w14:textId="77777777">
      <w:pPr>
        <w:pBdr/>
        <w:spacing/>
        <w:ind/>
        <w:rPr/>
      </w:pPr>
      <w:r/>
      <w:r/>
    </w:p>
    <w:p w14:paraId="3D2C1254" w14:textId="77777777">
      <w:pPr>
        <w:pBdr/>
        <w:spacing/>
        <w:ind/>
        <w:rPr/>
      </w:pPr>
      <w:r/>
      <w:r/>
    </w:p>
    <w:p w14:paraId="5EC7F050" w14:textId="77777777">
      <w:pPr>
        <w:pBdr/>
        <w:spacing/>
        <w:ind/>
        <w:rPr/>
      </w:pPr>
      <w:r/>
      <w:r/>
    </w:p>
    <w:p w14:paraId="375B1810" w14:textId="77777777">
      <w:pPr>
        <w:pBdr/>
        <w:spacing/>
        <w:ind/>
        <w:rPr/>
      </w:pPr>
      <w:r/>
      <w:r/>
    </w:p>
    <w:p w14:paraId="3CB6DFFA" w14:textId="77777777">
      <w:pPr>
        <w:pBdr/>
        <w:spacing/>
        <w:ind/>
        <w:rPr/>
      </w:pPr>
      <w:r/>
      <w:r/>
    </w:p>
    <w:p w14:paraId="4EBB3C35" w14:textId="77777777">
      <w:pPr>
        <w:pBdr/>
        <w:spacing/>
        <w:ind/>
        <w:rPr/>
      </w:pPr>
      <w:r/>
      <w:r/>
    </w:p>
    <w:p w14:paraId="0001948D" w14:textId="77777777">
      <w:pPr>
        <w:pBdr/>
        <w:spacing/>
        <w:ind/>
        <w:rPr/>
      </w:pPr>
      <w:r/>
      <w:r/>
    </w:p>
    <w:p w14:paraId="57AC89C9" w14:textId="77777777">
      <w:pPr>
        <w:pBdr/>
        <w:spacing/>
        <w:ind/>
        <w:rPr/>
      </w:pPr>
      <w:r/>
      <w:r/>
    </w:p>
    <w:p w14:paraId="112ED671" w14:textId="77777777">
      <w:pPr>
        <w:pBdr/>
        <w:spacing/>
        <w:ind/>
        <w:rPr/>
      </w:pPr>
      <w:r/>
      <w:r/>
    </w:p>
    <w:p w14:paraId="4CE55609" w14:textId="77777777">
      <w:pPr>
        <w:pBdr/>
        <w:spacing/>
        <w:ind/>
        <w:rPr/>
      </w:pPr>
      <w:r/>
      <w:r/>
    </w:p>
    <w:p w14:paraId="15227ED3" w14:textId="77777777">
      <w:pPr>
        <w:pBdr/>
        <w:spacing/>
        <w:ind/>
        <w:rPr/>
      </w:pPr>
      <w:r/>
      <w:r/>
    </w:p>
    <w:p w14:paraId="6768192D" w14:textId="77777777">
      <w:pPr>
        <w:pBdr/>
        <w:spacing/>
        <w:ind/>
        <w:rPr/>
      </w:pPr>
      <w:r/>
      <w:r/>
    </w:p>
    <w:p w14:paraId="1F9AB9DA" w14:textId="77777777">
      <w:pPr>
        <w:pBdr/>
        <w:spacing/>
        <w:ind/>
        <w:rPr/>
      </w:pPr>
      <w:r/>
      <w:r/>
    </w:p>
    <w:p w14:paraId="0DD8A642" w14:textId="77777777">
      <w:pPr>
        <w:pBdr/>
        <w:spacing/>
        <w:ind/>
        <w:rPr/>
      </w:pPr>
      <w:r/>
      <w:r/>
    </w:p>
    <w:p w14:paraId="4B6EDF15" w14:textId="77777777">
      <w:pPr>
        <w:pBdr/>
        <w:spacing/>
        <w:ind/>
        <w:rPr/>
      </w:pPr>
      <w:r/>
      <w:r/>
    </w:p>
    <w:p w14:paraId="77710FCD" w14:textId="77777777">
      <w:pPr>
        <w:pBdr/>
        <w:spacing/>
        <w:ind/>
        <w:rPr/>
      </w:pPr>
      <w:r/>
      <w:r/>
    </w:p>
    <w:p w14:paraId="4778303F" w14:textId="77777777">
      <w:pPr>
        <w:pBdr/>
        <w:spacing/>
        <w:ind/>
        <w:rPr/>
      </w:pPr>
      <w:r/>
      <w:r/>
    </w:p>
    <w:p w14:paraId="68DFB5A1" w14:textId="77777777">
      <w:pPr>
        <w:pBdr/>
        <w:spacing/>
        <w:ind/>
        <w:rPr/>
      </w:pPr>
      <w:r/>
      <w:r/>
    </w:p>
    <w:p w14:paraId="6947CC09" w14:textId="77777777">
      <w:pPr>
        <w:pBdr/>
        <w:spacing/>
        <w:ind/>
        <w:rPr/>
      </w:pPr>
      <w:r/>
      <w:r/>
    </w:p>
    <w:p w14:paraId="026B5A5A" w14:textId="77777777">
      <w:pPr>
        <w:pBdr/>
        <w:spacing/>
        <w:ind/>
        <w:rPr/>
      </w:pPr>
      <w:r/>
      <w:r/>
    </w:p>
  </w:footnote>
  <w:footnote w:type="continuationSeparator" w:id="0">
    <w:p w14:paraId="24A36176" w14:textId="77777777">
      <w:pPr>
        <w:pBdr/>
        <w:spacing/>
        <w:ind/>
        <w:rPr/>
      </w:pPr>
      <w:r>
        <w:continuationSeparator/>
      </w:r>
      <w:r/>
    </w:p>
    <w:p w14:paraId="2ADEBC91" w14:textId="77777777">
      <w:pPr>
        <w:pBdr/>
        <w:spacing/>
        <w:ind/>
        <w:rPr/>
      </w:pPr>
      <w:r/>
      <w:r/>
    </w:p>
    <w:p w14:paraId="3DF4D234" w14:textId="77777777">
      <w:pPr>
        <w:pBdr/>
        <w:spacing/>
        <w:ind/>
        <w:rPr/>
      </w:pPr>
      <w:r/>
      <w:r/>
    </w:p>
    <w:p w14:paraId="7430F253" w14:textId="77777777">
      <w:pPr>
        <w:pBdr/>
        <w:spacing/>
        <w:ind/>
        <w:rPr/>
      </w:pPr>
      <w:r/>
      <w:r/>
    </w:p>
    <w:p w14:paraId="14CD4767" w14:textId="77777777">
      <w:pPr>
        <w:pBdr/>
        <w:spacing/>
        <w:ind/>
        <w:rPr/>
      </w:pPr>
      <w:r/>
      <w:r/>
    </w:p>
    <w:p w14:paraId="2238E79A" w14:textId="77777777">
      <w:pPr>
        <w:pBdr/>
        <w:spacing/>
        <w:ind/>
        <w:rPr/>
      </w:pPr>
      <w:r/>
      <w:r/>
    </w:p>
    <w:p w14:paraId="7C19C6B9" w14:textId="77777777">
      <w:pPr>
        <w:pBdr/>
        <w:spacing/>
        <w:ind/>
        <w:rPr/>
      </w:pPr>
      <w:r/>
      <w:r/>
    </w:p>
    <w:p w14:paraId="03E9A7DD" w14:textId="77777777">
      <w:pPr>
        <w:pBdr/>
        <w:spacing/>
        <w:ind/>
        <w:rPr/>
      </w:pPr>
      <w:r/>
      <w:r/>
    </w:p>
    <w:p w14:paraId="35D9781E" w14:textId="77777777">
      <w:pPr>
        <w:pBdr/>
        <w:spacing/>
        <w:ind/>
        <w:rPr/>
      </w:pPr>
      <w:r/>
      <w:r/>
    </w:p>
    <w:p w14:paraId="72E1DE87" w14:textId="77777777">
      <w:pPr>
        <w:pBdr/>
        <w:spacing/>
        <w:ind/>
        <w:rPr/>
      </w:pPr>
      <w:r/>
      <w:r/>
    </w:p>
    <w:p w14:paraId="5E22D3C2" w14:textId="77777777">
      <w:pPr>
        <w:pBdr/>
        <w:spacing/>
        <w:ind/>
        <w:rPr/>
      </w:pPr>
      <w:r/>
      <w:r/>
    </w:p>
    <w:p w14:paraId="792296E9" w14:textId="77777777">
      <w:pPr>
        <w:pBdr/>
        <w:spacing/>
        <w:ind/>
        <w:rPr/>
      </w:pPr>
      <w:r/>
      <w:r/>
    </w:p>
    <w:p w14:paraId="3F0455E4" w14:textId="77777777">
      <w:pPr>
        <w:pBdr/>
        <w:spacing/>
        <w:ind/>
        <w:rPr/>
      </w:pPr>
      <w:r/>
      <w:r/>
    </w:p>
    <w:p w14:paraId="245FDF60" w14:textId="77777777">
      <w:pPr>
        <w:pBdr/>
        <w:spacing/>
        <w:ind/>
        <w:rPr/>
      </w:pPr>
      <w:r/>
      <w:r/>
    </w:p>
    <w:p w14:paraId="0D092DA9" w14:textId="77777777">
      <w:pPr>
        <w:pBdr/>
        <w:spacing/>
        <w:ind/>
        <w:rPr/>
      </w:pPr>
      <w:r/>
      <w:r/>
    </w:p>
    <w:p w14:paraId="34296052" w14:textId="77777777">
      <w:pPr>
        <w:pBdr/>
        <w:spacing/>
        <w:ind/>
        <w:rPr/>
      </w:pPr>
      <w:r/>
      <w:r/>
    </w:p>
    <w:p w14:paraId="3260FEE9" w14:textId="77777777">
      <w:pPr>
        <w:pBdr/>
        <w:spacing/>
        <w:ind/>
        <w:rPr/>
      </w:pPr>
      <w:r/>
      <w:r/>
    </w:p>
    <w:p w14:paraId="4E1FF14F" w14:textId="77777777">
      <w:pPr>
        <w:pBdr/>
        <w:spacing/>
        <w:ind/>
        <w:rPr/>
      </w:pPr>
      <w:r/>
      <w:r/>
    </w:p>
    <w:p w14:paraId="3A79342C" w14:textId="77777777">
      <w:pPr>
        <w:pBdr/>
        <w:spacing/>
        <w:ind/>
        <w:rPr/>
      </w:pPr>
      <w:r/>
      <w:r/>
    </w:p>
    <w:p w14:paraId="56D358F8" w14:textId="77777777">
      <w:pPr>
        <w:pBdr/>
        <w:spacing/>
        <w:ind/>
        <w:rPr/>
      </w:pPr>
      <w:r/>
      <w:r/>
    </w:p>
    <w:p w14:paraId="05090BE5" w14:textId="77777777">
      <w:pPr>
        <w:pBdr/>
        <w:spacing/>
        <w:ind/>
        <w:rPr/>
      </w:pPr>
      <w:r/>
      <w:r/>
    </w:p>
    <w:p w14:paraId="471A15F3" w14:textId="77777777">
      <w:pPr>
        <w:pBdr/>
        <w:spacing/>
        <w:ind/>
        <w:rPr/>
      </w:pPr>
      <w:r/>
      <w:r/>
    </w:p>
    <w:p w14:paraId="4EC8E93D" w14:textId="77777777">
      <w:pPr>
        <w:pBdr/>
        <w:spacing/>
        <w:ind/>
        <w:rPr/>
      </w:pPr>
      <w:r/>
      <w:r/>
    </w:p>
    <w:p w14:paraId="0CA89A76" w14:textId="77777777">
      <w:pPr>
        <w:pBdr/>
        <w:spacing/>
        <w:ind/>
        <w:rPr/>
      </w:pPr>
      <w:r/>
      <w:r/>
    </w:p>
    <w:p w14:paraId="3B3A576A" w14:textId="77777777">
      <w:pPr>
        <w:pBdr/>
        <w:spacing/>
        <w:ind/>
        <w:rPr/>
      </w:pPr>
      <w:r/>
      <w:r/>
    </w:p>
    <w:p w14:paraId="48386057" w14:textId="77777777">
      <w:pPr>
        <w:pBdr/>
        <w:spacing/>
        <w:ind/>
        <w:rPr/>
      </w:pPr>
      <w:r/>
      <w:r/>
    </w:p>
    <w:p w14:paraId="35D4B37C" w14:textId="77777777">
      <w:pPr>
        <w:pBdr/>
        <w:spacing/>
        <w:ind/>
        <w:rPr/>
      </w:pPr>
      <w:r/>
      <w:r/>
    </w:p>
    <w:p w14:paraId="3BF679A2" w14:textId="77777777">
      <w:pPr>
        <w:pBdr/>
        <w:spacing/>
        <w:ind/>
        <w:rPr/>
      </w:pPr>
      <w:r/>
      <w:r/>
    </w:p>
    <w:p w14:paraId="79A510AB" w14:textId="77777777">
      <w:pPr>
        <w:pBdr/>
        <w:spacing/>
        <w:ind/>
        <w:rPr/>
      </w:pPr>
      <w:r/>
      <w:r/>
    </w:p>
    <w:p w14:paraId="4C7D61A3" w14:textId="77777777">
      <w:pPr>
        <w:pBdr/>
        <w:spacing/>
        <w:ind/>
        <w:rPr/>
      </w:pPr>
      <w:r/>
      <w:r/>
    </w:p>
    <w:p w14:paraId="01178B40" w14:textId="77777777">
      <w:pPr>
        <w:pBdr/>
        <w:spacing/>
        <w:ind/>
        <w:rPr/>
      </w:pPr>
      <w:r/>
      <w:r/>
    </w:p>
    <w:p w14:paraId="7F45D257" w14:textId="77777777">
      <w:pPr>
        <w:pBdr/>
        <w:spacing/>
        <w:ind/>
        <w:rPr/>
      </w:pPr>
      <w:r/>
      <w:r/>
    </w:p>
    <w:p w14:paraId="34A3475F" w14:textId="77777777">
      <w:pPr>
        <w:pBdr/>
        <w:spacing/>
        <w:ind/>
        <w:rPr/>
      </w:pPr>
      <w:r/>
      <w:r/>
    </w:p>
    <w:p w14:paraId="76F5DEF3" w14:textId="77777777">
      <w:pPr>
        <w:pBdr/>
        <w:spacing/>
        <w:ind/>
        <w:rPr/>
      </w:pPr>
      <w:r/>
      <w:r/>
    </w:p>
    <w:p w14:paraId="51770F81" w14:textId="77777777">
      <w:pPr>
        <w:pBdr/>
        <w:spacing/>
        <w:ind/>
        <w:rPr/>
      </w:pPr>
      <w:r/>
      <w:r/>
    </w:p>
    <w:p w14:paraId="5F9AB22F" w14:textId="77777777">
      <w:pPr>
        <w:pBdr/>
        <w:spacing/>
        <w:ind/>
        <w:rPr/>
      </w:pPr>
      <w:r/>
      <w:r/>
    </w:p>
    <w:p w14:paraId="4CB2AB9C" w14:textId="77777777">
      <w:pPr>
        <w:pBdr/>
        <w:spacing/>
        <w:ind/>
        <w:rPr/>
      </w:pPr>
      <w:r/>
      <w:r/>
    </w:p>
    <w:p w14:paraId="7D6E6725" w14:textId="77777777">
      <w:pPr>
        <w:pBdr/>
        <w:spacing/>
        <w:ind/>
        <w:rPr/>
      </w:pPr>
      <w:r/>
      <w:r/>
    </w:p>
    <w:p w14:paraId="0F77F0BA" w14:textId="77777777">
      <w:pPr>
        <w:pBdr/>
        <w:spacing/>
        <w:ind/>
        <w:rPr/>
      </w:pPr>
      <w:r/>
      <w:r/>
    </w:p>
    <w:p w14:paraId="075AD3D5" w14:textId="77777777">
      <w:pPr>
        <w:pBdr/>
        <w:spacing/>
        <w:ind/>
        <w:rPr/>
      </w:pPr>
      <w:r/>
      <w:r/>
    </w:p>
    <w:p w14:paraId="427D5810" w14:textId="77777777">
      <w:pPr>
        <w:pBdr/>
        <w:spacing/>
        <w:ind/>
        <w:rPr/>
      </w:pPr>
      <w:r/>
      <w:r/>
    </w:p>
    <w:p w14:paraId="5DA834CE" w14:textId="77777777">
      <w:pPr>
        <w:pBdr/>
        <w:spacing/>
        <w:ind/>
        <w:rPr/>
      </w:pPr>
      <w:r/>
      <w:r/>
    </w:p>
    <w:p w14:paraId="18FE9842" w14:textId="77777777">
      <w:pPr>
        <w:pBdr/>
        <w:spacing/>
        <w:ind/>
        <w:rPr/>
      </w:pPr>
      <w:r/>
      <w:r/>
    </w:p>
    <w:p w14:paraId="7A23D226" w14:textId="77777777">
      <w:pPr>
        <w:pBdr/>
        <w:spacing/>
        <w:ind/>
        <w:rPr/>
      </w:pPr>
      <w:r/>
      <w:r/>
    </w:p>
    <w:p w14:paraId="4B41E228" w14:textId="77777777">
      <w:pPr>
        <w:pBdr/>
        <w:spacing/>
        <w:ind/>
        <w:rPr/>
      </w:pPr>
      <w:r/>
      <w:r/>
    </w:p>
    <w:p w14:paraId="398DF72B" w14:textId="77777777">
      <w:pPr>
        <w:pBdr/>
        <w:spacing/>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9F1AAF9" w14:textId="77777777">
    <w:pPr>
      <w:pStyle w:val="1824"/>
      <w:pBdr/>
      <w:spacing/>
      <w:ind/>
      <w:jc w:val="right"/>
      <w:rPr/>
    </w:pPr>
    <w:r/>
    <w:sdt>
      <w:sdtPr>
        <w15:appearance w15:val="boundingBox"/>
        <w:id w:val="245571573"/>
        <w:docPartObj>
          <w:docPartGallery w:val="Page Numbers (Top of Page)"/>
          <w:docPartUnique w:val="true"/>
        </w:docPartObj>
        <w:rPr/>
      </w:sdtPr>
      <w:sdtContent>
        <w:r>
          <w:fldChar w:fldCharType="begin"/>
        </w:r>
        <w:r>
          <w:instrText xml:space="preserve"> PAGE   \* MERGEFORMAT </w:instrText>
        </w:r>
        <w:r>
          <w:fldChar w:fldCharType="separate"/>
        </w:r>
        <w:r>
          <w:t xml:space="preserve">xiv</w:t>
        </w:r>
        <w:r>
          <w:fldChar w:fldCharType="end"/>
        </w:r>
      </w:sdtContent>
    </w:sd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2B085D2" w14:textId="77777777">
    <w:pPr>
      <w:pBdr/>
      <w:spacing/>
      <w:ind/>
      <w:rPr/>
    </w:pPr>
    <w:r/>
    <w:r/>
  </w:p>
  <w:p w14:paraId="590AAB38" w14:textId="77777777">
    <w:pPr>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4DD74C" w14:textId="77777777">
    <w:pPr>
      <w:pStyle w:val="1824"/>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2209F7D" w14:textId="77777777">
    <w:pPr>
      <w:pStyle w:val="1824"/>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095FA46" w14:textId="77777777">
    <w:pPr>
      <w:pStyle w:val="1824"/>
      <w:pBdr/>
      <w:spacing/>
      <w:ind/>
      <w:rPr/>
    </w:pPr>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45571589"/>
      <w:docPartObj>
        <w:docPartGallery w:val="Page Numbers (Top of Page)"/>
        <w:docPartUnique w:val="true"/>
      </w:docPartObj>
      <w:rPr/>
    </w:sdtPr>
    <w:sdtContent>
      <w:p w14:paraId="6D375A92" w14:textId="77777777">
        <w:pPr>
          <w:pStyle w:val="1824"/>
          <w:pBdr/>
          <w:spacing/>
          <w:ind/>
          <w:jc w:val="right"/>
          <w:rPr/>
        </w:pPr>
        <w:r>
          <w:fldChar w:fldCharType="begin"/>
        </w:r>
        <w:r>
          <w:instrText xml:space="preserve"> PAGE   \* MERGEFORMAT </w:instrText>
        </w:r>
        <w:r>
          <w:fldChar w:fldCharType="separate"/>
        </w:r>
        <w:r>
          <w:t xml:space="preserve">54</w:t>
        </w:r>
        <w:r>
          <w:fldChar w:fldCharType="end"/>
        </w:r>
        <w:r/>
      </w:p>
    </w:sdtContent>
  </w:sdt>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0EB756C" w14:textId="77777777">
    <w:pPr>
      <w:pStyle w:val="1824"/>
      <w:pBdr/>
      <w:spacing/>
      <w:ind/>
      <w:rPr/>
    </w:pPr>
    <w:r/>
    <w:r/>
  </w:p>
  <w:p w14:paraId="4404A87F" w14:textId="77777777">
    <w:pPr>
      <w:pBdr/>
      <w:spacing/>
      <w:ind/>
      <w:rPr/>
    </w:pPr>
    <w:r/>
    <w:r/>
  </w:p>
  <w:p w14:paraId="01C0D812" w14:textId="77777777">
    <w:pPr>
      <w:pBdr/>
      <w:spacing/>
      <w:ind/>
      <w:rPr/>
    </w:pPr>
    <w:r/>
    <w:r/>
  </w:p>
  <w:p w14:paraId="5E2DEC66" w14:textId="77777777">
    <w:pPr>
      <w:pBdr/>
      <w:spacing/>
      <w:ind/>
      <w:rPr/>
    </w:pPr>
    <w:r/>
    <w:r/>
  </w:p>
  <w:p w14:paraId="22D2F84D" w14:textId="77777777">
    <w:pPr>
      <w:pBdr/>
      <w:spacing/>
      <w:ind/>
      <w:rPr/>
    </w:pPr>
    <w:r/>
    <w:r/>
  </w:p>
  <w:p w14:paraId="128C5407" w14:textId="77777777">
    <w:pPr>
      <w:pBdr/>
      <w:spacing/>
      <w:ind/>
      <w:rPr/>
    </w:pPr>
    <w:r/>
    <w:r/>
  </w:p>
  <w:p w14:paraId="2C8050E8" w14:textId="77777777">
    <w:pPr>
      <w:pBdr/>
      <w:spacing/>
      <w:ind/>
      <w:rPr/>
    </w:pPr>
    <w:r/>
    <w:r/>
  </w:p>
  <w:p w14:paraId="51ACAF3E" w14:textId="77777777">
    <w:pPr>
      <w:pBdr/>
      <w:spacing/>
      <w:ind/>
      <w:rPr/>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7298D9D" w14:textId="77777777">
    <w:pPr>
      <w:pStyle w:val="182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0BD0B5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10727FD"/>
    <w:lvl w:ilvl="0">
      <w:isLgl w:val="false"/>
      <w:lvlJc w:val="left"/>
      <w:lvlText w:val="%1."/>
      <w:numFmt w:val="decimal"/>
      <w:pPr>
        <w:pBdr/>
        <w:tabs>
          <w:tab w:val="num" w:leader="none" w:pos="480"/>
        </w:tabs>
        <w:spacing/>
        <w:ind w:hanging="480" w:left="480"/>
      </w:pPr>
      <w:rPr>
        <w:rFonts w:hint="default"/>
      </w:rPr>
      <w:start w:val="1"/>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3">
    <w:nsid w:val="0552384F"/>
    <w:lvl w:ilvl="0">
      <w:isLgl w:val="false"/>
      <w:lvlJc w:val="left"/>
      <w:lvlText w:val="%1)"/>
      <w:numFmt w:val="lowerLetter"/>
      <w:pPr>
        <w:pBdr/>
        <w:spacing/>
        <w:ind w:hanging="360" w:left="720"/>
      </w:pPr>
      <w:rPr>
        <w:rFonts w:hint="default"/>
        <w:b w:val="0"/>
        <w:color w:val="auto"/>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10124003"/>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14EC4CFF"/>
    <w:lvl w:ilvl="0">
      <w:isLgl w:val="false"/>
      <w:lvlJc w:val="left"/>
      <w:lvlText w:val="%1."/>
      <w:numFmt w:val="decimal"/>
      <w:pPr>
        <w:pBdr/>
        <w:tabs>
          <w:tab w:val="num" w:leader="none" w:pos="360"/>
        </w:tabs>
        <w:spacing/>
        <w:ind w:hanging="360" w:left="360"/>
      </w:pPr>
      <w:rPr>
        <w:rFonts w:hint="default"/>
      </w:rPr>
      <w:start w:val="1"/>
      <w:suff w:val="tab"/>
    </w:lvl>
    <w:lvl w:ilvl="1">
      <w:isLgl w:val="false"/>
      <w:lvlJc w:val="left"/>
      <w:lvlText w:val="%2."/>
      <w:numFmt w:val="lowerLetter"/>
      <w:pPr>
        <w:pBdr/>
        <w:tabs>
          <w:tab w:val="num" w:leader="none" w:pos="1080"/>
        </w:tabs>
        <w:spacing/>
        <w:ind w:hanging="360" w:left="1080"/>
      </w:pPr>
      <w:rPr/>
      <w:start w:val="1"/>
      <w:suff w:val="tab"/>
    </w:lvl>
    <w:lvl w:ilvl="2">
      <w:isLgl w:val="false"/>
      <w:lvlJc w:val="right"/>
      <w:lvlText w:val="%3."/>
      <w:numFmt w:val="lowerRoman"/>
      <w:pPr>
        <w:pBdr/>
        <w:tabs>
          <w:tab w:val="num" w:leader="none" w:pos="1800"/>
        </w:tabs>
        <w:spacing/>
        <w:ind w:hanging="180" w:left="1800"/>
      </w:pPr>
      <w:rPr/>
      <w:start w:val="1"/>
      <w:suff w:val="tab"/>
    </w:lvl>
    <w:lvl w:ilvl="3">
      <w:isLgl w:val="false"/>
      <w:lvlJc w:val="left"/>
      <w:lvlText w:val="%4."/>
      <w:numFmt w:val="decimal"/>
      <w:pPr>
        <w:pBdr/>
        <w:tabs>
          <w:tab w:val="num" w:leader="none" w:pos="2520"/>
        </w:tabs>
        <w:spacing/>
        <w:ind w:hanging="360" w:left="2520"/>
      </w:pPr>
      <w:rPr/>
      <w:start w:val="1"/>
      <w:suff w:val="tab"/>
    </w:lvl>
    <w:lvl w:ilvl="4">
      <w:isLgl w:val="false"/>
      <w:lvlJc w:val="left"/>
      <w:lvlText w:val="%5."/>
      <w:numFmt w:val="lowerLetter"/>
      <w:pPr>
        <w:pBdr/>
        <w:tabs>
          <w:tab w:val="num" w:leader="none" w:pos="3240"/>
        </w:tabs>
        <w:spacing/>
        <w:ind w:hanging="360" w:left="3240"/>
      </w:pPr>
      <w:rPr/>
      <w:start w:val="1"/>
      <w:suff w:val="tab"/>
    </w:lvl>
    <w:lvl w:ilvl="5">
      <w:isLgl w:val="false"/>
      <w:lvlJc w:val="right"/>
      <w:lvlText w:val="%6."/>
      <w:numFmt w:val="lowerRoman"/>
      <w:pPr>
        <w:pBdr/>
        <w:tabs>
          <w:tab w:val="num" w:leader="none" w:pos="3960"/>
        </w:tabs>
        <w:spacing/>
        <w:ind w:hanging="180" w:left="3960"/>
      </w:pPr>
      <w:rPr/>
      <w:start w:val="1"/>
      <w:suff w:val="tab"/>
    </w:lvl>
    <w:lvl w:ilvl="6">
      <w:isLgl w:val="false"/>
      <w:lvlJc w:val="left"/>
      <w:lvlText w:val="%7."/>
      <w:numFmt w:val="decimal"/>
      <w:pPr>
        <w:pBdr/>
        <w:tabs>
          <w:tab w:val="num" w:leader="none" w:pos="4680"/>
        </w:tabs>
        <w:spacing/>
        <w:ind w:hanging="360" w:left="4680"/>
      </w:pPr>
      <w:rPr/>
      <w:start w:val="1"/>
      <w:suff w:val="tab"/>
    </w:lvl>
    <w:lvl w:ilvl="7">
      <w:isLgl w:val="false"/>
      <w:lvlJc w:val="left"/>
      <w:lvlText w:val="%8."/>
      <w:numFmt w:val="lowerLetter"/>
      <w:pPr>
        <w:pBdr/>
        <w:tabs>
          <w:tab w:val="num" w:leader="none" w:pos="5400"/>
        </w:tabs>
        <w:spacing/>
        <w:ind w:hanging="360" w:left="5400"/>
      </w:pPr>
      <w:rPr/>
      <w:start w:val="1"/>
      <w:suff w:val="tab"/>
    </w:lvl>
    <w:lvl w:ilvl="8">
      <w:isLgl w:val="false"/>
      <w:lvlJc w:val="right"/>
      <w:lvlText w:val="%9."/>
      <w:numFmt w:val="lowerRoman"/>
      <w:pPr>
        <w:pBdr/>
        <w:tabs>
          <w:tab w:val="num" w:leader="none" w:pos="6120"/>
        </w:tabs>
        <w:spacing/>
        <w:ind w:hanging="180" w:left="6120"/>
      </w:pPr>
      <w:rPr/>
      <w:start w:val="1"/>
      <w:suff w:val="tab"/>
    </w:lvl>
  </w:abstractNum>
  <w:abstractNum w:abstractNumId="6">
    <w:nsid w:val="16074B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862130C"/>
    <w:lvl w:ilvl="0">
      <w:isLgl w:val="false"/>
      <w:lvlJc w:val="left"/>
      <w:lvlText w:val="%1."/>
      <w:numFmt w:val="decimal"/>
      <w:pPr>
        <w:pBdr/>
        <w:tabs>
          <w:tab w:val="num" w:leader="none" w:pos="480"/>
        </w:tabs>
        <w:spacing/>
        <w:ind w:hanging="480" w:left="480"/>
      </w:pPr>
      <w:rPr>
        <w:rFonts w:hint="default"/>
      </w:rPr>
      <w:start w:val="3"/>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8">
    <w:nsid w:val="19F3483E"/>
    <w:lvl w:ilvl="0">
      <w:isLgl w:val="false"/>
      <w:lvlJc w:val="left"/>
      <w:lvlText w:val="%1."/>
      <w:numFmt w:val="decimal"/>
      <w:pPr>
        <w:pBdr/>
        <w:tabs>
          <w:tab w:val="num" w:leader="none" w:pos="480"/>
        </w:tabs>
        <w:spacing/>
        <w:ind w:hanging="480" w:left="480"/>
      </w:pPr>
      <w:rPr>
        <w:rFonts w:hint="default"/>
      </w:rPr>
      <w:start w:val="2"/>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9">
    <w:nsid w:val="1DFA285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1FD13A6F"/>
    <w:lvl w:ilvl="0">
      <w:isLgl w:val="false"/>
      <w:lvlJc w:val="left"/>
      <w:lvlText w:val="%1."/>
      <w:numFmt w:val="decimal"/>
      <w:pPr>
        <w:pBdr/>
        <w:tabs>
          <w:tab w:val="num" w:leader="none" w:pos="480"/>
        </w:tabs>
        <w:spacing/>
        <w:ind w:hanging="480" w:left="480"/>
      </w:pPr>
      <w:rPr>
        <w:rFonts w:hint="default"/>
      </w:rPr>
      <w:start w:val="6"/>
      <w:suff w:val="tab"/>
    </w:lvl>
    <w:lvl w:ilvl="1">
      <w:isLgl w:val="false"/>
      <w:lvlJc w:val="left"/>
      <w:lvlText w:val="%1.%2."/>
      <w:numFmt w:val="decimal"/>
      <w:pPr>
        <w:pBdr/>
        <w:tabs>
          <w:tab w:val="num" w:leader="none" w:pos="1080"/>
        </w:tabs>
        <w:spacing/>
        <w:ind w:hanging="720" w:left="1080"/>
      </w:pPr>
      <w:rPr>
        <w:rFonts w:hint="default"/>
      </w:rPr>
      <w:start w:val="1"/>
      <w:suff w:val="tab"/>
    </w:lvl>
    <w:lvl w:ilvl="2">
      <w:isLgl w:val="false"/>
      <w:lvlJc w:val="left"/>
      <w:lvlText w:val="%1.%2.%3."/>
      <w:numFmt w:val="decimal"/>
      <w:pPr>
        <w:pBdr/>
        <w:tabs>
          <w:tab w:val="num" w:leader="none" w:pos="1440"/>
        </w:tabs>
        <w:spacing/>
        <w:ind w:hanging="720" w:left="1440"/>
      </w:pPr>
      <w:rPr>
        <w:rFonts w:hint="default"/>
      </w:rPr>
      <w:start w:val="1"/>
      <w:suff w:val="tab"/>
    </w:lvl>
    <w:lvl w:ilvl="3">
      <w:isLgl w:val="false"/>
      <w:lvlJc w:val="left"/>
      <w:lvlText w:val="%1.%2.%3.%4."/>
      <w:numFmt w:val="decimal"/>
      <w:pPr>
        <w:pBdr/>
        <w:tabs>
          <w:tab w:val="num" w:leader="none" w:pos="2160"/>
        </w:tabs>
        <w:spacing/>
        <w:ind w:hanging="1080" w:left="2160"/>
      </w:pPr>
      <w:rPr>
        <w:rFonts w:hint="default"/>
      </w:rPr>
      <w:start w:val="1"/>
      <w:suff w:val="tab"/>
    </w:lvl>
    <w:lvl w:ilvl="4">
      <w:isLgl w:val="false"/>
      <w:lvlJc w:val="left"/>
      <w:lvlText w:val="%1.%2.%3.%4.%5."/>
      <w:numFmt w:val="decimal"/>
      <w:pPr>
        <w:pBdr/>
        <w:tabs>
          <w:tab w:val="num" w:leader="none" w:pos="2880"/>
        </w:tabs>
        <w:spacing/>
        <w:ind w:hanging="1440" w:left="2880"/>
      </w:pPr>
      <w:rPr>
        <w:rFonts w:hint="default"/>
      </w:rPr>
      <w:start w:val="1"/>
      <w:suff w:val="tab"/>
    </w:lvl>
    <w:lvl w:ilvl="5">
      <w:isLgl w:val="false"/>
      <w:lvlJc w:val="left"/>
      <w:lvlText w:val="%1.%2.%3.%4.%5.%6."/>
      <w:numFmt w:val="decimal"/>
      <w:pPr>
        <w:pBdr/>
        <w:tabs>
          <w:tab w:val="num" w:leader="none" w:pos="3240"/>
        </w:tabs>
        <w:spacing/>
        <w:ind w:hanging="1440" w:left="3240"/>
      </w:pPr>
      <w:rPr>
        <w:rFonts w:hint="default"/>
      </w:rPr>
      <w:start w:val="1"/>
      <w:suff w:val="tab"/>
    </w:lvl>
    <w:lvl w:ilvl="6">
      <w:isLgl w:val="false"/>
      <w:lvlJc w:val="left"/>
      <w:lvlText w:val="%1.%2.%3.%4.%5.%6.%7."/>
      <w:numFmt w:val="decimal"/>
      <w:pPr>
        <w:pBdr/>
        <w:tabs>
          <w:tab w:val="num" w:leader="none" w:pos="3960"/>
        </w:tabs>
        <w:spacing/>
        <w:ind w:hanging="1800" w:left="3960"/>
      </w:pPr>
      <w:rPr>
        <w:rFonts w:hint="default"/>
      </w:rPr>
      <w:start w:val="1"/>
      <w:suff w:val="tab"/>
    </w:lvl>
    <w:lvl w:ilvl="7">
      <w:isLgl w:val="false"/>
      <w:lvlJc w:val="left"/>
      <w:lvlText w:val="%1.%2.%3.%4.%5.%6.%7.%8."/>
      <w:numFmt w:val="decimal"/>
      <w:pPr>
        <w:pBdr/>
        <w:tabs>
          <w:tab w:val="num" w:leader="none" w:pos="4680"/>
        </w:tabs>
        <w:spacing/>
        <w:ind w:hanging="2160" w:left="4680"/>
      </w:pPr>
      <w:rPr>
        <w:rFonts w:hint="default"/>
      </w:rPr>
      <w:start w:val="1"/>
      <w:suff w:val="tab"/>
    </w:lvl>
    <w:lvl w:ilvl="8">
      <w:isLgl w:val="false"/>
      <w:lvlJc w:val="left"/>
      <w:lvlText w:val="%1.%2.%3.%4.%5.%6.%7.%8.%9."/>
      <w:numFmt w:val="decimal"/>
      <w:pPr>
        <w:pBdr/>
        <w:tabs>
          <w:tab w:val="num" w:leader="none" w:pos="5040"/>
        </w:tabs>
        <w:spacing/>
        <w:ind w:hanging="2160" w:left="5040"/>
      </w:pPr>
      <w:rPr>
        <w:rFonts w:hint="default"/>
      </w:rPr>
      <w:start w:val="1"/>
      <w:suff w:val="tab"/>
    </w:lvl>
  </w:abstractNum>
  <w:abstractNum w:abstractNumId="11">
    <w:nsid w:val="2186C3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2EDCA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27540B40"/>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2C8232F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nsid w:val="30585737"/>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307B88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327277A5"/>
    <w:lvl w:ilvl="0">
      <w:isLgl w:val="false"/>
      <w:lvlJc w:val="left"/>
      <w:lvlText w:val="%1)"/>
      <w:numFmt w:val="lowerLetter"/>
      <w:pPr>
        <w:pBdr/>
        <w:spacing/>
        <w:ind w:hanging="360" w:left="360"/>
      </w:pPr>
      <w:rPr>
        <w:rFonts w:hint="default"/>
        <w:sz w:val="20"/>
      </w:rPr>
      <w:start w:val="1"/>
      <w:suff w:val="tab"/>
    </w:lvl>
    <w:lvl w:ilvl="1">
      <w:isLgl w:val="false"/>
      <w:lvlJc w:val="left"/>
      <w:lvlText w:val="%2)"/>
      <w:numFmt w:val="lowerLetter"/>
      <w:pPr>
        <w:pBdr/>
        <w:spacing/>
        <w:ind w:hanging="360" w:left="720"/>
      </w:pPr>
      <w:rPr>
        <w:rFonts w:hint="default"/>
        <w:sz w:val="20"/>
      </w:rPr>
      <w:start w:val="1"/>
      <w:suff w:val="tab"/>
    </w:lvl>
    <w:lvl w:ilvl="2">
      <w:isLgl w:val="false"/>
      <w:lvlJc w:val="left"/>
      <w:lvlText w:val="%3)"/>
      <w:numFmt w:val="lowerRoman"/>
      <w:pPr>
        <w:pBdr/>
        <w:spacing/>
        <w:ind w:hanging="360" w:left="1080"/>
      </w:pPr>
      <w:rPr>
        <w:rFonts w:hint="default"/>
        <w:sz w:val="20"/>
      </w:rPr>
      <w:start w:val="1"/>
      <w:suff w:val="tab"/>
    </w:lvl>
    <w:lvl w:ilvl="3">
      <w:isLgl w:val="false"/>
      <w:lvlJc w:val="left"/>
      <w:lvlText w:val="(%4)"/>
      <w:numFmt w:val="decimal"/>
      <w:pPr>
        <w:pBdr/>
        <w:spacing/>
        <w:ind w:hanging="360" w:left="1440"/>
      </w:pPr>
      <w:rPr>
        <w:rFonts w:hint="default"/>
        <w:sz w:val="20"/>
      </w:rPr>
      <w:start w:val="1"/>
      <w:suff w:val="tab"/>
    </w:lvl>
    <w:lvl w:ilvl="4">
      <w:isLgl w:val="false"/>
      <w:lvlJc w:val="left"/>
      <w:lvlText w:val="(%5)"/>
      <w:numFmt w:val="lowerLetter"/>
      <w:pPr>
        <w:pBdr/>
        <w:spacing/>
        <w:ind w:hanging="360" w:left="1800"/>
      </w:pPr>
      <w:rPr>
        <w:rFonts w:hint="default"/>
        <w:sz w:val="20"/>
      </w:rPr>
      <w:start w:val="1"/>
      <w:suff w:val="tab"/>
    </w:lvl>
    <w:lvl w:ilvl="5">
      <w:isLgl w:val="false"/>
      <w:lvlJc w:val="left"/>
      <w:lvlText w:val="(%6)"/>
      <w:numFmt w:val="lowerRoman"/>
      <w:pPr>
        <w:pBdr/>
        <w:spacing/>
        <w:ind w:hanging="360" w:left="2160"/>
      </w:pPr>
      <w:rPr>
        <w:rFonts w:hint="default"/>
        <w:sz w:val="20"/>
      </w:rPr>
      <w:start w:val="1"/>
      <w:suff w:val="tab"/>
    </w:lvl>
    <w:lvl w:ilvl="6">
      <w:isLgl w:val="false"/>
      <w:lvlJc w:val="left"/>
      <w:lvlText w:val="%7."/>
      <w:numFmt w:val="decimal"/>
      <w:pPr>
        <w:pBdr/>
        <w:spacing/>
        <w:ind w:hanging="360" w:left="2520"/>
      </w:pPr>
      <w:rPr>
        <w:rFonts w:hint="default"/>
        <w:sz w:val="20"/>
      </w:rPr>
      <w:start w:val="1"/>
      <w:suff w:val="tab"/>
    </w:lvl>
    <w:lvl w:ilvl="7">
      <w:isLgl w:val="false"/>
      <w:lvlJc w:val="left"/>
      <w:lvlText w:val="%8."/>
      <w:numFmt w:val="lowerLetter"/>
      <w:pPr>
        <w:pBdr/>
        <w:spacing/>
        <w:ind w:hanging="360" w:left="2880"/>
      </w:pPr>
      <w:rPr>
        <w:rFonts w:hint="default"/>
        <w:sz w:val="20"/>
      </w:rPr>
      <w:start w:val="1"/>
      <w:suff w:val="tab"/>
    </w:lvl>
    <w:lvl w:ilvl="8">
      <w:isLgl w:val="false"/>
      <w:lvlJc w:val="left"/>
      <w:lvlText w:val="%9."/>
      <w:numFmt w:val="lowerRoman"/>
      <w:pPr>
        <w:pBdr/>
        <w:spacing/>
        <w:ind w:hanging="360" w:left="3240"/>
      </w:pPr>
      <w:rPr>
        <w:rFonts w:hint="default"/>
        <w:sz w:val="20"/>
      </w:rPr>
      <w:start w:val="1"/>
      <w:suff w:val="tab"/>
    </w:lvl>
  </w:abstractNum>
  <w:abstractNum w:abstractNumId="18">
    <w:nsid w:val="3391AF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34E26EA6"/>
    <w:lvl w:ilvl="0">
      <w:isLgl w:val="false"/>
      <w:lvlJc w:val="left"/>
      <w:lvlText w:val="%1."/>
      <w:numFmt w:val="decimal"/>
      <w:pPr>
        <w:pBdr/>
        <w:tabs>
          <w:tab w:val="num" w:leader="none" w:pos="840"/>
        </w:tabs>
        <w:spacing/>
        <w:ind w:hanging="480" w:left="840"/>
      </w:pPr>
      <w:rPr>
        <w:rFonts w:hint="default"/>
      </w:rPr>
      <w:start w:val="2"/>
      <w:suff w:val="tab"/>
    </w:lvl>
    <w:lvl w:ilvl="1">
      <w:isLgl w:val="false"/>
      <w:lvlJc w:val="left"/>
      <w:lvlText w:val="%1.%2."/>
      <w:numFmt w:val="decimal"/>
      <w:pPr>
        <w:pBdr/>
        <w:tabs>
          <w:tab w:val="num" w:leader="none" w:pos="1800"/>
        </w:tabs>
        <w:spacing/>
        <w:ind w:hanging="720" w:left="1800"/>
      </w:pPr>
      <w:rPr>
        <w:rFonts w:hint="default"/>
      </w:rPr>
      <w:start w:val="1"/>
      <w:suff w:val="tab"/>
    </w:lvl>
    <w:lvl w:ilvl="2">
      <w:isLgl w:val="false"/>
      <w:lvlJc w:val="left"/>
      <w:lvlText w:val="%1.%2.%3."/>
      <w:numFmt w:val="decimal"/>
      <w:pPr>
        <w:pBdr/>
        <w:tabs>
          <w:tab w:val="num" w:leader="none" w:pos="2520"/>
        </w:tabs>
        <w:spacing/>
        <w:ind w:hanging="720" w:left="2520"/>
      </w:pPr>
      <w:rPr>
        <w:rFonts w:hint="default"/>
      </w:rPr>
      <w:start w:val="1"/>
      <w:suff w:val="tab"/>
    </w:lvl>
    <w:lvl w:ilvl="3">
      <w:isLgl w:val="false"/>
      <w:lvlJc w:val="left"/>
      <w:lvlText w:val="%1.%2.%3.%4."/>
      <w:numFmt w:val="decimal"/>
      <w:pPr>
        <w:pBdr/>
        <w:tabs>
          <w:tab w:val="num" w:leader="none" w:pos="3600"/>
        </w:tabs>
        <w:spacing/>
        <w:ind w:hanging="1080" w:left="3600"/>
      </w:pPr>
      <w:rPr>
        <w:rFonts w:hint="default"/>
      </w:rPr>
      <w:start w:val="1"/>
      <w:suff w:val="tab"/>
    </w:lvl>
    <w:lvl w:ilvl="4">
      <w:isLgl w:val="false"/>
      <w:lvlJc w:val="left"/>
      <w:lvlText w:val="%1.%2.%3.%4.%5."/>
      <w:numFmt w:val="decimal"/>
      <w:pPr>
        <w:pBdr/>
        <w:tabs>
          <w:tab w:val="num" w:leader="none" w:pos="4680"/>
        </w:tabs>
        <w:spacing/>
        <w:ind w:hanging="1440" w:left="4680"/>
      </w:pPr>
      <w:rPr>
        <w:rFonts w:hint="default"/>
      </w:rPr>
      <w:start w:val="1"/>
      <w:suff w:val="tab"/>
    </w:lvl>
    <w:lvl w:ilvl="5">
      <w:isLgl w:val="false"/>
      <w:lvlJc w:val="left"/>
      <w:lvlText w:val="%1.%2.%3.%4.%5.%6."/>
      <w:numFmt w:val="decimal"/>
      <w:pPr>
        <w:pBdr/>
        <w:tabs>
          <w:tab w:val="num" w:leader="none" w:pos="5400"/>
        </w:tabs>
        <w:spacing/>
        <w:ind w:hanging="1440" w:left="5400"/>
      </w:pPr>
      <w:rPr>
        <w:rFonts w:hint="default"/>
      </w:rPr>
      <w:start w:val="1"/>
      <w:suff w:val="tab"/>
    </w:lvl>
    <w:lvl w:ilvl="6">
      <w:isLgl w:val="false"/>
      <w:lvlJc w:val="left"/>
      <w:lvlText w:val="%1.%2.%3.%4.%5.%6.%7."/>
      <w:numFmt w:val="decimal"/>
      <w:pPr>
        <w:pBdr/>
        <w:tabs>
          <w:tab w:val="num" w:leader="none" w:pos="6480"/>
        </w:tabs>
        <w:spacing/>
        <w:ind w:hanging="1800" w:left="6480"/>
      </w:pPr>
      <w:rPr>
        <w:rFonts w:hint="default"/>
      </w:rPr>
      <w:start w:val="1"/>
      <w:suff w:val="tab"/>
    </w:lvl>
    <w:lvl w:ilvl="7">
      <w:isLgl w:val="false"/>
      <w:lvlJc w:val="left"/>
      <w:lvlText w:val="%1.%2.%3.%4.%5.%6.%7.%8."/>
      <w:numFmt w:val="decimal"/>
      <w:pPr>
        <w:pBdr/>
        <w:tabs>
          <w:tab w:val="num" w:leader="none" w:pos="7560"/>
        </w:tabs>
        <w:spacing/>
        <w:ind w:hanging="2160" w:left="7560"/>
      </w:pPr>
      <w:rPr>
        <w:rFonts w:hint="default"/>
      </w:rPr>
      <w:start w:val="1"/>
      <w:suff w:val="tab"/>
    </w:lvl>
    <w:lvl w:ilvl="8">
      <w:isLgl w:val="false"/>
      <w:lvlJc w:val="left"/>
      <w:lvlText w:val="%1.%2.%3.%4.%5.%6.%7.%8.%9."/>
      <w:numFmt w:val="decimal"/>
      <w:pPr>
        <w:pBdr/>
        <w:tabs>
          <w:tab w:val="num" w:leader="none" w:pos="8280"/>
        </w:tabs>
        <w:spacing/>
        <w:ind w:hanging="2160" w:left="8280"/>
      </w:pPr>
      <w:rPr>
        <w:rFonts w:hint="default"/>
      </w:rPr>
      <w:start w:val="1"/>
      <w:suff w:val="tab"/>
    </w:lvl>
  </w:abstractNum>
  <w:abstractNum w:abstractNumId="20">
    <w:nsid w:val="39A9E02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39F52A64"/>
    <w:lvl w:ilvl="0">
      <w:isLgl w:val="false"/>
      <w:lvlJc w:val="left"/>
      <w:lvlText w:val=""/>
      <w:numFmt w:val="bullet"/>
      <w:pPr>
        <w:pBdr/>
        <w:tabs>
          <w:tab w:val="num" w:leader="none" w:pos="644"/>
        </w:tabs>
        <w:spacing/>
        <w:ind w:hanging="360" w:left="644"/>
      </w:pPr>
      <w:rPr>
        <w:rFonts w:hint="default" w:ascii="Symbol" w:hAnsi="Symbol"/>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2">
    <w:nsid w:val="3EB02082"/>
    <w:lvl w:ilvl="0">
      <w:isLgl w:val="false"/>
      <w:lvlJc w:val="left"/>
      <w:lvlText w:val="%1"/>
      <w:numFmt w:val="decimal"/>
      <w:pPr>
        <w:pBdr/>
        <w:tabs>
          <w:tab w:val="num" w:leader="none" w:pos="420"/>
        </w:tabs>
        <w:spacing/>
        <w:ind w:hanging="420" w:left="420"/>
      </w:pPr>
      <w:rPr>
        <w:rFonts w:hint="default"/>
      </w:rPr>
      <w:start w:val="7"/>
      <w:suff w:val="tab"/>
    </w:lvl>
    <w:lvl w:ilvl="1">
      <w:isLgl w:val="false"/>
      <w:lvlJc w:val="left"/>
      <w:lvlText w:val="%1.%2"/>
      <w:numFmt w:val="decimal"/>
      <w:pPr>
        <w:pBdr/>
        <w:tabs>
          <w:tab w:val="num" w:leader="none" w:pos="420"/>
        </w:tabs>
        <w:spacing/>
        <w:ind w:hanging="420" w:left="420"/>
      </w:pPr>
      <w:rPr>
        <w:rFonts w:hint="default"/>
      </w:rPr>
      <w:start w:val="3"/>
      <w:suff w:val="tab"/>
    </w:lvl>
    <w:lvl w:ilvl="2">
      <w:isLgl w:val="false"/>
      <w:lvlJc w:val="left"/>
      <w:lvlText w:val="%1.%2.%3"/>
      <w:numFmt w:val="decimal"/>
      <w:pPr>
        <w:pBdr/>
        <w:tabs>
          <w:tab w:val="num" w:leader="none" w:pos="720"/>
        </w:tabs>
        <w:spacing/>
        <w:ind w:hanging="720" w:left="720"/>
      </w:pPr>
      <w:rPr>
        <w:rFonts w:hint="default"/>
      </w:rPr>
      <w:start w:val="1"/>
      <w:suff w:val="tab"/>
    </w:lvl>
    <w:lvl w:ilvl="3">
      <w:isLgl w:val="false"/>
      <w:lvlJc w:val="left"/>
      <w:lvlText w:val="%1.%2.%3.%4"/>
      <w:numFmt w:val="decimal"/>
      <w:pPr>
        <w:pBdr/>
        <w:tabs>
          <w:tab w:val="num" w:leader="none" w:pos="720"/>
        </w:tabs>
        <w:spacing/>
        <w:ind w:hanging="720" w:left="720"/>
      </w:pPr>
      <w:rPr>
        <w:rFonts w:hint="default"/>
      </w:rPr>
      <w:start w:val="1"/>
      <w:suff w:val="tab"/>
    </w:lvl>
    <w:lvl w:ilvl="4">
      <w:isLgl w:val="false"/>
      <w:lvlJc w:val="left"/>
      <w:lvlText w:val="%1.%2.%3.%4.%5"/>
      <w:numFmt w:val="decimal"/>
      <w:pPr>
        <w:pBdr/>
        <w:tabs>
          <w:tab w:val="num" w:leader="none" w:pos="1080"/>
        </w:tabs>
        <w:spacing/>
        <w:ind w:hanging="1080" w:left="1080"/>
      </w:pPr>
      <w:rPr>
        <w:rFonts w:hint="default"/>
      </w:rPr>
      <w:start w:val="1"/>
      <w:suff w:val="tab"/>
    </w:lvl>
    <w:lvl w:ilvl="5">
      <w:isLgl w:val="false"/>
      <w:lvlJc w:val="left"/>
      <w:lvlText w:val="%1.%2.%3.%4.%5.%6"/>
      <w:numFmt w:val="decimal"/>
      <w:pPr>
        <w:pBdr/>
        <w:tabs>
          <w:tab w:val="num" w:leader="none" w:pos="1080"/>
        </w:tabs>
        <w:spacing/>
        <w:ind w:hanging="1080" w:left="1080"/>
      </w:pPr>
      <w:rPr>
        <w:rFonts w:hint="default"/>
      </w:rPr>
      <w:start w:val="1"/>
      <w:suff w:val="tab"/>
    </w:lvl>
    <w:lvl w:ilvl="6">
      <w:isLgl w:val="false"/>
      <w:lvlJc w:val="left"/>
      <w:lvlText w:val="%1.%2.%3.%4.%5.%6.%7"/>
      <w:numFmt w:val="decimal"/>
      <w:pPr>
        <w:pBdr/>
        <w:tabs>
          <w:tab w:val="num" w:leader="none" w:pos="1440"/>
        </w:tabs>
        <w:spacing/>
        <w:ind w:hanging="1440" w:left="1440"/>
      </w:pPr>
      <w:rPr>
        <w:rFonts w:hint="default"/>
      </w:rPr>
      <w:start w:val="1"/>
      <w:suff w:val="tab"/>
    </w:lvl>
    <w:lvl w:ilvl="7">
      <w:isLgl w:val="false"/>
      <w:lvlJc w:val="left"/>
      <w:lvlText w:val="%1.%2.%3.%4.%5.%6.%7.%8"/>
      <w:numFmt w:val="decimal"/>
      <w:pPr>
        <w:pBdr/>
        <w:tabs>
          <w:tab w:val="num" w:leader="none" w:pos="1440"/>
        </w:tabs>
        <w:spacing/>
        <w:ind w:hanging="1440" w:left="1440"/>
      </w:pPr>
      <w:rPr>
        <w:rFonts w:hint="default"/>
      </w:rPr>
      <w:start w:val="1"/>
      <w:suff w:val="tab"/>
    </w:lvl>
    <w:lvl w:ilvl="8">
      <w:isLgl w:val="false"/>
      <w:lvlJc w:val="left"/>
      <w:lvlText w:val="%1.%2.%3.%4.%5.%6.%7.%8.%9"/>
      <w:numFmt w:val="decimal"/>
      <w:pPr>
        <w:pBdr/>
        <w:tabs>
          <w:tab w:val="num" w:leader="none" w:pos="1800"/>
        </w:tabs>
        <w:spacing/>
        <w:ind w:hanging="1800" w:left="1800"/>
      </w:pPr>
      <w:rPr>
        <w:rFonts w:hint="default"/>
      </w:rPr>
      <w:start w:val="1"/>
      <w:suff w:val="tab"/>
    </w:lvl>
  </w:abstractNum>
  <w:abstractNum w:abstractNumId="23">
    <w:nsid w:val="40B93C7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41E47C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43C46800"/>
    <w:lvl w:ilvl="0">
      <w:isLgl w:val="false"/>
      <w:lvlJc w:val="left"/>
      <w:lvlText w:val="%1)"/>
      <w:numFmt w:val="lowerLetter"/>
      <w:pPr>
        <w:pBdr/>
        <w:tabs>
          <w:tab w:val="num" w:leader="none" w:pos="720"/>
        </w:tabs>
        <w:spacing/>
        <w:ind w:hanging="360" w:left="720"/>
      </w:pPr>
      <w:rPr>
        <w:rFonts w:hint="default"/>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43F26983"/>
    <w:lvl w:ilvl="0">
      <w:isLgl w:val="false"/>
      <w:lvlJc w:val="left"/>
      <w:lvlText w:val="%1."/>
      <w:numFmt w:val="decimal"/>
      <w:pPr>
        <w:pBdr/>
        <w:tabs>
          <w:tab w:val="num" w:leader="none" w:pos="360"/>
        </w:tabs>
        <w:spacing/>
        <w:ind w:hanging="360" w:left="360"/>
      </w:pPr>
      <w:rPr>
        <w:rFonts w:hint="default"/>
      </w:rPr>
      <w:start w:val="1"/>
      <w:suff w:val="tab"/>
    </w:lvl>
    <w:lvl w:ilvl="1">
      <w:isLgl w:val="false"/>
      <w:lvlJc w:val="left"/>
      <w:lvlText w:val="%2."/>
      <w:numFmt w:val="lowerLetter"/>
      <w:pPr>
        <w:pBdr/>
        <w:tabs>
          <w:tab w:val="num" w:leader="none" w:pos="360"/>
        </w:tabs>
        <w:spacing/>
        <w:ind w:hanging="360" w:left="360"/>
      </w:pPr>
      <w:rPr/>
      <w:start w:val="1"/>
      <w:suff w:val="tab"/>
    </w:lvl>
    <w:lvl w:ilvl="2">
      <w:isLgl w:val="true"/>
      <w:lvlJc w:val="left"/>
      <w:lvlText w:val="%1.%2.%3"/>
      <w:numFmt w:val="decimal"/>
      <w:pPr>
        <w:pBdr/>
        <w:tabs>
          <w:tab w:val="num" w:leader="none" w:pos="720"/>
        </w:tabs>
        <w:spacing/>
        <w:ind w:hanging="720" w:left="720"/>
      </w:pPr>
      <w:rPr>
        <w:rFonts w:hint="default"/>
      </w:rPr>
      <w:start w:val="1"/>
      <w:suff w:val="tab"/>
    </w:lvl>
    <w:lvl w:ilvl="3">
      <w:isLgl w:val="true"/>
      <w:lvlJc w:val="left"/>
      <w:lvlText w:val="%1.%2.%3.%4"/>
      <w:numFmt w:val="decimal"/>
      <w:pPr>
        <w:pBdr/>
        <w:tabs>
          <w:tab w:val="num" w:leader="none" w:pos="1080"/>
        </w:tabs>
        <w:spacing/>
        <w:ind w:hanging="1080" w:left="1080"/>
      </w:pPr>
      <w:rPr>
        <w:rFonts w:hint="default"/>
      </w:rPr>
      <w:start w:val="1"/>
      <w:suff w:val="tab"/>
    </w:lvl>
    <w:lvl w:ilvl="4">
      <w:isLgl w:val="true"/>
      <w:lvlJc w:val="left"/>
      <w:lvlText w:val="%1.%2.%3.%4.%5"/>
      <w:numFmt w:val="decimal"/>
      <w:pPr>
        <w:pBdr/>
        <w:tabs>
          <w:tab w:val="num" w:leader="none" w:pos="1080"/>
        </w:tabs>
        <w:spacing/>
        <w:ind w:hanging="1080" w:left="1080"/>
      </w:pPr>
      <w:rPr>
        <w:rFonts w:hint="default"/>
      </w:rPr>
      <w:start w:val="1"/>
      <w:suff w:val="tab"/>
    </w:lvl>
    <w:lvl w:ilvl="5">
      <w:isLgl w:val="true"/>
      <w:lvlJc w:val="left"/>
      <w:lvlText w:val="%1.%2.%3.%4.%5.%6"/>
      <w:numFmt w:val="decimal"/>
      <w:pPr>
        <w:pBdr/>
        <w:tabs>
          <w:tab w:val="num" w:leader="none" w:pos="1440"/>
        </w:tabs>
        <w:spacing/>
        <w:ind w:hanging="1440" w:left="1440"/>
      </w:pPr>
      <w:rPr>
        <w:rFonts w:hint="default"/>
      </w:rPr>
      <w:start w:val="1"/>
      <w:suff w:val="tab"/>
    </w:lvl>
    <w:lvl w:ilvl="6">
      <w:isLgl w:val="true"/>
      <w:lvlJc w:val="left"/>
      <w:lvlText w:val="%1.%2.%3.%4.%5.%6.%7"/>
      <w:numFmt w:val="decimal"/>
      <w:pPr>
        <w:pBdr/>
        <w:tabs>
          <w:tab w:val="num" w:leader="none" w:pos="1800"/>
        </w:tabs>
        <w:spacing/>
        <w:ind w:hanging="1800" w:left="1800"/>
      </w:pPr>
      <w:rPr>
        <w:rFonts w:hint="default"/>
      </w:rPr>
      <w:start w:val="1"/>
      <w:suff w:val="tab"/>
    </w:lvl>
    <w:lvl w:ilvl="7">
      <w:isLgl w:val="true"/>
      <w:lvlJc w:val="left"/>
      <w:lvlText w:val="%1.%2.%3.%4.%5.%6.%7.%8"/>
      <w:numFmt w:val="decimal"/>
      <w:pPr>
        <w:pBdr/>
        <w:tabs>
          <w:tab w:val="num" w:leader="none" w:pos="1800"/>
        </w:tabs>
        <w:spacing/>
        <w:ind w:hanging="1800" w:left="1800"/>
      </w:pPr>
      <w:rPr>
        <w:rFonts w:hint="default"/>
      </w:rPr>
      <w:start w:val="1"/>
      <w:suff w:val="tab"/>
    </w:lvl>
    <w:lvl w:ilvl="8">
      <w:isLgl w:val="true"/>
      <w:lvlJc w:val="left"/>
      <w:lvlText w:val="%1.%2.%3.%4.%5.%6.%7.%8.%9"/>
      <w:numFmt w:val="decimal"/>
      <w:pPr>
        <w:pBdr/>
        <w:tabs>
          <w:tab w:val="num" w:leader="none" w:pos="2160"/>
        </w:tabs>
        <w:spacing/>
        <w:ind w:hanging="2160" w:left="2160"/>
      </w:pPr>
      <w:rPr>
        <w:rFonts w:hint="default"/>
      </w:rPr>
      <w:start w:val="1"/>
      <w:suff w:val="tab"/>
    </w:lvl>
  </w:abstractNum>
  <w:abstractNum w:abstractNumId="27">
    <w:nsid w:val="442805E5"/>
    <w:lvl w:ilvl="0">
      <w:isLgl w:val="false"/>
      <w:lvlJc w:val="left"/>
      <w:lvlText w:val="%1)"/>
      <w:numFmt w:val="lowerLetter"/>
      <w:pPr>
        <w:pBdr/>
        <w:tabs>
          <w:tab w:val="num" w:leader="none" w:pos="720"/>
        </w:tabs>
        <w:spacing/>
        <w:ind w:hanging="360" w:left="720"/>
      </w:pPr>
      <w:rPr>
        <w:rFonts w:hint="default"/>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45D8C2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5279E0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5F2F46EB"/>
    <w:lvl w:ilvl="0">
      <w:isLgl w:val="false"/>
      <w:lvlJc w:val="left"/>
      <w:lvlText w:val="%1."/>
      <w:numFmt w:val="decimal"/>
      <w:pPr>
        <w:pBdr/>
        <w:tabs>
          <w:tab w:val="num" w:leader="none" w:pos="840"/>
        </w:tabs>
        <w:spacing/>
        <w:ind w:hanging="480" w:left="840"/>
      </w:pPr>
      <w:rPr>
        <w:rFonts w:hint="default"/>
      </w:rPr>
      <w:start w:val="3"/>
      <w:suff w:val="tab"/>
    </w:lvl>
    <w:lvl w:ilvl="1">
      <w:isLgl w:val="false"/>
      <w:lvlJc w:val="left"/>
      <w:lvlText w:val="%1.%2."/>
      <w:numFmt w:val="decimal"/>
      <w:pPr>
        <w:pBdr/>
        <w:tabs>
          <w:tab w:val="num" w:leader="none" w:pos="1800"/>
        </w:tabs>
        <w:spacing/>
        <w:ind w:hanging="720" w:left="1800"/>
      </w:pPr>
      <w:rPr>
        <w:rFonts w:hint="default"/>
      </w:rPr>
      <w:start w:val="1"/>
      <w:suff w:val="tab"/>
    </w:lvl>
    <w:lvl w:ilvl="2">
      <w:isLgl w:val="false"/>
      <w:lvlJc w:val="left"/>
      <w:lvlText w:val="%1.%2.%3."/>
      <w:numFmt w:val="decimal"/>
      <w:pPr>
        <w:pBdr/>
        <w:tabs>
          <w:tab w:val="num" w:leader="none" w:pos="2520"/>
        </w:tabs>
        <w:spacing/>
        <w:ind w:hanging="720" w:left="2520"/>
      </w:pPr>
      <w:rPr>
        <w:rFonts w:hint="default"/>
      </w:rPr>
      <w:start w:val="1"/>
      <w:suff w:val="tab"/>
    </w:lvl>
    <w:lvl w:ilvl="3">
      <w:isLgl w:val="false"/>
      <w:lvlJc w:val="left"/>
      <w:lvlText w:val="%1.%2.%3.%4."/>
      <w:numFmt w:val="decimal"/>
      <w:pPr>
        <w:pBdr/>
        <w:tabs>
          <w:tab w:val="num" w:leader="none" w:pos="3600"/>
        </w:tabs>
        <w:spacing/>
        <w:ind w:hanging="1080" w:left="3600"/>
      </w:pPr>
      <w:rPr>
        <w:rFonts w:hint="default"/>
      </w:rPr>
      <w:start w:val="1"/>
      <w:suff w:val="tab"/>
    </w:lvl>
    <w:lvl w:ilvl="4">
      <w:isLgl w:val="false"/>
      <w:lvlJc w:val="left"/>
      <w:lvlText w:val="%1.%2.%3.%4.%5."/>
      <w:numFmt w:val="decimal"/>
      <w:pPr>
        <w:pBdr/>
        <w:tabs>
          <w:tab w:val="num" w:leader="none" w:pos="4680"/>
        </w:tabs>
        <w:spacing/>
        <w:ind w:hanging="1440" w:left="4680"/>
      </w:pPr>
      <w:rPr>
        <w:rFonts w:hint="default"/>
      </w:rPr>
      <w:start w:val="1"/>
      <w:suff w:val="tab"/>
    </w:lvl>
    <w:lvl w:ilvl="5">
      <w:isLgl w:val="false"/>
      <w:lvlJc w:val="left"/>
      <w:lvlText w:val="%1.%2.%3.%4.%5.%6."/>
      <w:numFmt w:val="decimal"/>
      <w:pPr>
        <w:pBdr/>
        <w:tabs>
          <w:tab w:val="num" w:leader="none" w:pos="5400"/>
        </w:tabs>
        <w:spacing/>
        <w:ind w:hanging="1440" w:left="5400"/>
      </w:pPr>
      <w:rPr>
        <w:rFonts w:hint="default"/>
      </w:rPr>
      <w:start w:val="1"/>
      <w:suff w:val="tab"/>
    </w:lvl>
    <w:lvl w:ilvl="6">
      <w:isLgl w:val="false"/>
      <w:lvlJc w:val="left"/>
      <w:lvlText w:val="%1.%2.%3.%4.%5.%6.%7."/>
      <w:numFmt w:val="decimal"/>
      <w:pPr>
        <w:pBdr/>
        <w:tabs>
          <w:tab w:val="num" w:leader="none" w:pos="6480"/>
        </w:tabs>
        <w:spacing/>
        <w:ind w:hanging="1800" w:left="6480"/>
      </w:pPr>
      <w:rPr>
        <w:rFonts w:hint="default"/>
      </w:rPr>
      <w:start w:val="1"/>
      <w:suff w:val="tab"/>
    </w:lvl>
    <w:lvl w:ilvl="7">
      <w:isLgl w:val="false"/>
      <w:lvlJc w:val="left"/>
      <w:lvlText w:val="%1.%2.%3.%4.%5.%6.%7.%8."/>
      <w:numFmt w:val="decimal"/>
      <w:pPr>
        <w:pBdr/>
        <w:tabs>
          <w:tab w:val="num" w:leader="none" w:pos="7560"/>
        </w:tabs>
        <w:spacing/>
        <w:ind w:hanging="2160" w:left="7560"/>
      </w:pPr>
      <w:rPr>
        <w:rFonts w:hint="default"/>
      </w:rPr>
      <w:start w:val="1"/>
      <w:suff w:val="tab"/>
    </w:lvl>
    <w:lvl w:ilvl="8">
      <w:isLgl w:val="false"/>
      <w:lvlJc w:val="left"/>
      <w:lvlText w:val="%1.%2.%3.%4.%5.%6.%7.%8.%9."/>
      <w:numFmt w:val="decimal"/>
      <w:pPr>
        <w:pBdr/>
        <w:tabs>
          <w:tab w:val="num" w:leader="none" w:pos="8280"/>
        </w:tabs>
        <w:spacing/>
        <w:ind w:hanging="2160" w:left="8280"/>
      </w:pPr>
      <w:rPr>
        <w:rFonts w:hint="default"/>
      </w:rPr>
      <w:start w:val="1"/>
      <w:suff w:val="tab"/>
    </w:lvl>
  </w:abstractNum>
  <w:abstractNum w:abstractNumId="31">
    <w:nsid w:val="5FA5198E"/>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63447252"/>
    <w:lvl w:ilvl="0">
      <w:isLgl w:val="false"/>
      <w:lvlJc w:val="left"/>
      <w:lvlText w:val="%1."/>
      <w:numFmt w:val="decimal"/>
      <w:pPr>
        <w:pBdr/>
        <w:tabs>
          <w:tab w:val="num" w:leader="none" w:pos="720"/>
        </w:tabs>
        <w:spacing/>
        <w:ind w:hanging="360" w:left="720"/>
      </w:pPr>
      <w:rPr>
        <w:rFonts w:hint="default"/>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33">
    <w:nsid w:val="640628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64125E0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5">
    <w:nsid w:val="6598A4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68C828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6D2326D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8">
    <w:nsid w:val="7275D4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729A5C18"/>
    <w:lvl w:ilvl="0">
      <w:isLgl w:val="false"/>
      <w:lvlJc w:val="left"/>
      <w:lvlText w:val=""/>
      <w:numFmt w:val="bullet"/>
      <w:pPr>
        <w:pBdr/>
        <w:tabs>
          <w:tab w:val="num" w:leader="none" w:pos="644"/>
        </w:tabs>
        <w:spacing/>
        <w:ind w:hanging="360" w:left="644"/>
      </w:pPr>
      <w:rPr>
        <w:rFonts w:hint="default" w:ascii="Symbol" w:hAnsi="Symbol"/>
      </w:rPr>
      <w:start w:val="0"/>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0">
    <w:nsid w:val="732F9AE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7D8DD3C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5"/>
  </w:num>
  <w:num w:numId="2">
    <w:abstractNumId w:val="32"/>
  </w:num>
  <w:num w:numId="3">
    <w:abstractNumId w:val="26"/>
  </w:num>
  <w:num w:numId="4">
    <w:abstractNumId w:val="10"/>
  </w:num>
  <w:num w:numId="5">
    <w:abstractNumId w:val="2"/>
  </w:num>
  <w:num w:numId="6">
    <w:abstractNumId w:val="19"/>
  </w:num>
  <w:num w:numId="7">
    <w:abstractNumId w:val="8"/>
  </w:num>
  <w:num w:numId="8">
    <w:abstractNumId w:val="30"/>
  </w:num>
  <w:num w:numId="9">
    <w:abstractNumId w:val="7"/>
  </w:num>
  <w:num w:numId="10">
    <w:abstractNumId w:val="0"/>
  </w:num>
  <w:num w:numId="11">
    <w:abstractNumId w:val="22"/>
  </w:num>
  <w:num w:numId="12">
    <w:abstractNumId w:val="21"/>
  </w:num>
  <w:num w:numId="13">
    <w:abstractNumId w:val="39"/>
  </w:num>
  <w:num w:numId="14">
    <w:abstractNumId w:val="14"/>
  </w:num>
  <w:num w:numId="15">
    <w:abstractNumId w:val="13"/>
  </w:num>
  <w:num w:numId="16">
    <w:abstractNumId w:val="17"/>
  </w:num>
  <w:num w:numId="17">
    <w:abstractNumId w:val="34"/>
  </w:num>
  <w:num w:numId="18">
    <w:abstractNumId w:val="27"/>
  </w:num>
  <w:num w:numId="19">
    <w:abstractNumId w:val="23"/>
  </w:num>
  <w:num w:numId="20">
    <w:abstractNumId w:val="9"/>
  </w:num>
  <w:num w:numId="21">
    <w:abstractNumId w:val="31"/>
  </w:num>
  <w:num w:numId="22">
    <w:abstractNumId w:val="1"/>
  </w:num>
  <w:num w:numId="23">
    <w:abstractNumId w:val="25"/>
  </w:num>
  <w:num w:numId="24">
    <w:abstractNumId w:val="20"/>
  </w:num>
  <w:num w:numId="25">
    <w:abstractNumId w:val="40"/>
  </w:num>
  <w:num w:numId="26">
    <w:abstractNumId w:val="41"/>
  </w:num>
  <w:num w:numId="27">
    <w:abstractNumId w:val="6"/>
  </w:num>
  <w:num w:numId="28">
    <w:abstractNumId w:val="38"/>
  </w:num>
  <w:num w:numId="29">
    <w:abstractNumId w:val="28"/>
  </w:num>
  <w:num w:numId="30">
    <w:abstractNumId w:val="18"/>
  </w:num>
  <w:num w:numId="31">
    <w:abstractNumId w:val="15"/>
  </w:num>
  <w:num w:numId="32">
    <w:abstractNumId w:val="36"/>
  </w:num>
  <w:num w:numId="33">
    <w:abstractNumId w:val="29"/>
  </w:num>
  <w:num w:numId="34">
    <w:abstractNumId w:val="33"/>
  </w:num>
  <w:num w:numId="35">
    <w:abstractNumId w:val="37"/>
  </w:num>
  <w:num w:numId="36">
    <w:abstractNumId w:val="12"/>
  </w:num>
  <w:num w:numId="37">
    <w:abstractNumId w:val="11"/>
  </w:num>
  <w:num w:numId="38">
    <w:abstractNumId w:val="24"/>
  </w:num>
  <w:num w:numId="39">
    <w:abstractNumId w:val="4"/>
  </w:num>
  <w:num w:numId="40">
    <w:abstractNumId w:val="35"/>
  </w:num>
  <w:num w:numId="41">
    <w:abstractNumId w:val="16"/>
  </w:num>
  <w:num w:numId="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pt-BR" w:eastAsia="pt-B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634" w:default="1">
    <w:name w:val="Normal"/>
    <w:qFormat/>
    <w:pPr>
      <w:pBdr/>
      <w:spacing w:after="240" w:line="360" w:lineRule="auto"/>
      <w:ind/>
      <w:jc w:val="both"/>
    </w:pPr>
    <w:rPr>
      <w:sz w:val="24"/>
      <w:szCs w:val="22"/>
    </w:rPr>
  </w:style>
  <w:style w:type="paragraph" w:styleId="1635">
    <w:name w:val="Heading 1"/>
    <w:basedOn w:val="1634"/>
    <w:next w:val="1634"/>
    <w:link w:val="1787"/>
    <w:qFormat/>
    <w:pPr>
      <w:keepNext w:val="true"/>
      <w:pBdr/>
      <w:spacing/>
      <w:ind/>
      <w:outlineLvl w:val="0"/>
    </w:pPr>
    <w:rPr>
      <w:b/>
      <w:bCs/>
    </w:rPr>
  </w:style>
  <w:style w:type="paragraph" w:styleId="1636">
    <w:name w:val="Heading 2"/>
    <w:basedOn w:val="1634"/>
    <w:next w:val="1634"/>
    <w:link w:val="1788"/>
    <w:qFormat/>
    <w:pPr>
      <w:keepNext w:val="true"/>
      <w:pBdr/>
      <w:spacing/>
      <w:ind/>
      <w:outlineLvl w:val="1"/>
    </w:pPr>
    <w:rPr>
      <w:rFonts w:cs="Arial"/>
      <w:bCs/>
      <w:iCs/>
      <w:caps/>
    </w:rPr>
  </w:style>
  <w:style w:type="paragraph" w:styleId="1637">
    <w:name w:val="Heading 3"/>
    <w:basedOn w:val="1634"/>
    <w:next w:val="1634"/>
    <w:link w:val="1789"/>
    <w:qFormat/>
    <w:pPr>
      <w:keepNext w:val="true"/>
      <w:pBdr/>
      <w:spacing/>
      <w:ind/>
      <w:outlineLvl w:val="2"/>
    </w:pPr>
    <w:rPr>
      <w:rFonts w:cs="Arial"/>
      <w:b/>
      <w:bCs/>
      <w:szCs w:val="26"/>
    </w:rPr>
  </w:style>
  <w:style w:type="paragraph" w:styleId="1638">
    <w:name w:val="Heading 4"/>
    <w:basedOn w:val="1634"/>
    <w:next w:val="1634"/>
    <w:link w:val="1790"/>
    <w:uiPriority w:val="9"/>
    <w:unhideWhenUsed/>
    <w:qFormat/>
    <w:pPr>
      <w:keepNext w:val="true"/>
      <w:keepLines w:val="true"/>
      <w:pBdr/>
      <w:spacing w:after="40" w:before="80"/>
      <w:ind/>
      <w:outlineLvl w:val="3"/>
    </w:pPr>
    <w:rPr>
      <w:rFonts w:ascii="Arial" w:hAnsi="Arial" w:eastAsia="Arial" w:cs="Arial"/>
      <w:i/>
      <w:iCs/>
      <w:color w:val="365f91" w:themeColor="accent1" w:themeShade="BF"/>
    </w:rPr>
  </w:style>
  <w:style w:type="paragraph" w:styleId="1639">
    <w:name w:val="Heading 5"/>
    <w:basedOn w:val="1634"/>
    <w:next w:val="1634"/>
    <w:link w:val="1791"/>
    <w:uiPriority w:val="9"/>
    <w:unhideWhenUsed/>
    <w:qFormat/>
    <w:pPr>
      <w:keepNext w:val="true"/>
      <w:keepLines w:val="true"/>
      <w:pBdr/>
      <w:spacing w:after="40" w:before="80"/>
      <w:ind/>
      <w:outlineLvl w:val="4"/>
    </w:pPr>
    <w:rPr>
      <w:rFonts w:ascii="Arial" w:hAnsi="Arial" w:eastAsia="Arial" w:cs="Arial"/>
      <w:color w:val="365f91" w:themeColor="accent1" w:themeShade="BF"/>
    </w:rPr>
  </w:style>
  <w:style w:type="paragraph" w:styleId="1640">
    <w:name w:val="Heading 6"/>
    <w:basedOn w:val="1634"/>
    <w:next w:val="1634"/>
    <w:link w:val="179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41">
    <w:name w:val="Heading 7"/>
    <w:basedOn w:val="1634"/>
    <w:next w:val="1634"/>
    <w:link w:val="179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42">
    <w:name w:val="Heading 8"/>
    <w:basedOn w:val="1634"/>
    <w:next w:val="1634"/>
    <w:link w:val="179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43">
    <w:name w:val="Heading 9"/>
    <w:basedOn w:val="1634"/>
    <w:next w:val="1634"/>
    <w:link w:val="179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44" w:default="1">
    <w:name w:val="Default Paragraph Font"/>
    <w:uiPriority w:val="1"/>
    <w:semiHidden/>
    <w:unhideWhenUsed/>
    <w:pPr>
      <w:pBdr/>
      <w:spacing/>
      <w:ind/>
    </w:pPr>
  </w:style>
  <w:style w:type="table" w:styleId="164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646" w:default="1">
    <w:name w:val="No List"/>
    <w:uiPriority w:val="99"/>
    <w:semiHidden/>
    <w:unhideWhenUsed/>
    <w:pPr>
      <w:pBdr/>
      <w:spacing/>
      <w:ind/>
    </w:pPr>
  </w:style>
  <w:style w:type="character" w:styleId="1647" w:customStyle="1">
    <w:name w:val="Heading 1 Char"/>
    <w:basedOn w:val="1644"/>
    <w:uiPriority w:val="9"/>
    <w:pPr>
      <w:pBdr/>
      <w:spacing/>
      <w:ind/>
    </w:pPr>
    <w:rPr>
      <w:rFonts w:ascii="Arial" w:hAnsi="Arial" w:eastAsia="Arial" w:cs="Arial"/>
      <w:color w:val="365f91" w:themeColor="accent1" w:themeShade="BF"/>
      <w:sz w:val="40"/>
      <w:szCs w:val="40"/>
    </w:rPr>
  </w:style>
  <w:style w:type="character" w:styleId="1648" w:customStyle="1">
    <w:name w:val="Heading 2 Char"/>
    <w:basedOn w:val="1644"/>
    <w:uiPriority w:val="9"/>
    <w:pPr>
      <w:pBdr/>
      <w:spacing/>
      <w:ind/>
    </w:pPr>
    <w:rPr>
      <w:rFonts w:ascii="Arial" w:hAnsi="Arial" w:eastAsia="Arial" w:cs="Arial"/>
      <w:color w:val="365f91" w:themeColor="accent1" w:themeShade="BF"/>
      <w:sz w:val="32"/>
      <w:szCs w:val="32"/>
    </w:rPr>
  </w:style>
  <w:style w:type="character" w:styleId="1649" w:customStyle="1">
    <w:name w:val="Heading 3 Char"/>
    <w:basedOn w:val="1644"/>
    <w:uiPriority w:val="9"/>
    <w:pPr>
      <w:pBdr/>
      <w:spacing/>
      <w:ind/>
    </w:pPr>
    <w:rPr>
      <w:rFonts w:ascii="Arial" w:hAnsi="Arial" w:eastAsia="Arial" w:cs="Arial"/>
      <w:color w:val="365f91" w:themeColor="accent1" w:themeShade="BF"/>
      <w:sz w:val="28"/>
      <w:szCs w:val="28"/>
    </w:rPr>
  </w:style>
  <w:style w:type="character" w:styleId="1650" w:customStyle="1">
    <w:name w:val="Heading 4 Char"/>
    <w:basedOn w:val="1644"/>
    <w:uiPriority w:val="9"/>
    <w:pPr>
      <w:pBdr/>
      <w:spacing/>
      <w:ind/>
    </w:pPr>
    <w:rPr>
      <w:rFonts w:ascii="Arial" w:hAnsi="Arial" w:eastAsia="Arial" w:cs="Arial"/>
      <w:i/>
      <w:iCs/>
      <w:color w:val="365f91" w:themeColor="accent1" w:themeShade="BF"/>
    </w:rPr>
  </w:style>
  <w:style w:type="character" w:styleId="1651" w:customStyle="1">
    <w:name w:val="Heading 5 Char"/>
    <w:basedOn w:val="1644"/>
    <w:uiPriority w:val="9"/>
    <w:pPr>
      <w:pBdr/>
      <w:spacing/>
      <w:ind/>
    </w:pPr>
    <w:rPr>
      <w:rFonts w:ascii="Arial" w:hAnsi="Arial" w:eastAsia="Arial" w:cs="Arial"/>
      <w:color w:val="365f91" w:themeColor="accent1" w:themeShade="BF"/>
    </w:rPr>
  </w:style>
  <w:style w:type="character" w:styleId="1652" w:customStyle="1">
    <w:name w:val="Heading 6 Char"/>
    <w:basedOn w:val="1644"/>
    <w:uiPriority w:val="9"/>
    <w:pPr>
      <w:pBdr/>
      <w:spacing/>
      <w:ind/>
    </w:pPr>
    <w:rPr>
      <w:rFonts w:ascii="Arial" w:hAnsi="Arial" w:eastAsia="Arial" w:cs="Arial"/>
      <w:i/>
      <w:iCs/>
      <w:color w:val="595959" w:themeColor="text1" w:themeTint="A6"/>
    </w:rPr>
  </w:style>
  <w:style w:type="character" w:styleId="1653" w:customStyle="1">
    <w:name w:val="Heading 7 Char"/>
    <w:basedOn w:val="1644"/>
    <w:uiPriority w:val="9"/>
    <w:pPr>
      <w:pBdr/>
      <w:spacing/>
      <w:ind/>
    </w:pPr>
    <w:rPr>
      <w:rFonts w:ascii="Arial" w:hAnsi="Arial" w:eastAsia="Arial" w:cs="Arial"/>
      <w:color w:val="595959" w:themeColor="text1" w:themeTint="A6"/>
    </w:rPr>
  </w:style>
  <w:style w:type="character" w:styleId="1654" w:customStyle="1">
    <w:name w:val="Heading 8 Char"/>
    <w:basedOn w:val="1644"/>
    <w:uiPriority w:val="9"/>
    <w:pPr>
      <w:pBdr/>
      <w:spacing/>
      <w:ind/>
    </w:pPr>
    <w:rPr>
      <w:rFonts w:ascii="Arial" w:hAnsi="Arial" w:eastAsia="Arial" w:cs="Arial"/>
      <w:i/>
      <w:iCs/>
      <w:color w:val="272727" w:themeColor="text1" w:themeTint="D8"/>
    </w:rPr>
  </w:style>
  <w:style w:type="character" w:styleId="1655" w:customStyle="1">
    <w:name w:val="Heading 9 Char"/>
    <w:basedOn w:val="1644"/>
    <w:uiPriority w:val="9"/>
    <w:pPr>
      <w:pBdr/>
      <w:spacing/>
      <w:ind/>
    </w:pPr>
    <w:rPr>
      <w:rFonts w:ascii="Arial" w:hAnsi="Arial" w:eastAsia="Arial" w:cs="Arial"/>
      <w:i/>
      <w:iCs/>
      <w:color w:val="272727" w:themeColor="text1" w:themeTint="D8"/>
    </w:rPr>
  </w:style>
  <w:style w:type="character" w:styleId="1656" w:customStyle="1">
    <w:name w:val="Title Char"/>
    <w:basedOn w:val="1644"/>
    <w:uiPriority w:val="10"/>
    <w:pPr>
      <w:pBdr/>
      <w:spacing/>
      <w:ind/>
    </w:pPr>
    <w:rPr>
      <w:rFonts w:ascii="Arial" w:hAnsi="Arial" w:eastAsia="Arial" w:cs="Arial"/>
      <w:spacing w:val="-10"/>
      <w:sz w:val="56"/>
      <w:szCs w:val="56"/>
    </w:rPr>
  </w:style>
  <w:style w:type="character" w:styleId="1657" w:customStyle="1">
    <w:name w:val="Subtitle Char"/>
    <w:basedOn w:val="1644"/>
    <w:uiPriority w:val="11"/>
    <w:pPr>
      <w:pBdr/>
      <w:spacing/>
      <w:ind/>
    </w:pPr>
    <w:rPr>
      <w:color w:val="595959" w:themeColor="text1" w:themeTint="A6"/>
      <w:spacing w:val="15"/>
      <w:sz w:val="28"/>
      <w:szCs w:val="28"/>
    </w:rPr>
  </w:style>
  <w:style w:type="character" w:styleId="1658" w:customStyle="1">
    <w:name w:val="Quote Char"/>
    <w:basedOn w:val="1644"/>
    <w:uiPriority w:val="29"/>
    <w:pPr>
      <w:pBdr/>
      <w:spacing/>
      <w:ind/>
    </w:pPr>
    <w:rPr>
      <w:i/>
      <w:iCs/>
      <w:color w:val="404040" w:themeColor="text1" w:themeTint="BF"/>
    </w:rPr>
  </w:style>
  <w:style w:type="character" w:styleId="1659" w:customStyle="1">
    <w:name w:val="Intense Quote Char"/>
    <w:basedOn w:val="1644"/>
    <w:uiPriority w:val="30"/>
    <w:pPr>
      <w:pBdr/>
      <w:spacing/>
      <w:ind/>
    </w:pPr>
    <w:rPr>
      <w:i/>
      <w:iCs/>
      <w:color w:val="365f91" w:themeColor="accent1" w:themeShade="BF"/>
    </w:rPr>
  </w:style>
  <w:style w:type="character" w:styleId="1660" w:customStyle="1">
    <w:name w:val="Footnote Text Char"/>
    <w:basedOn w:val="1644"/>
    <w:uiPriority w:val="99"/>
    <w:semiHidden/>
    <w:pPr>
      <w:pBdr/>
      <w:spacing/>
      <w:ind/>
    </w:pPr>
    <w:rPr>
      <w:sz w:val="20"/>
      <w:szCs w:val="20"/>
    </w:rPr>
  </w:style>
  <w:style w:type="character" w:styleId="1661" w:customStyle="1">
    <w:name w:val="Endnote Text Char"/>
    <w:basedOn w:val="1644"/>
    <w:uiPriority w:val="99"/>
    <w:semiHidden/>
    <w:pPr>
      <w:pBdr/>
      <w:spacing/>
      <w:ind/>
    </w:pPr>
    <w:rPr>
      <w:sz w:val="20"/>
      <w:szCs w:val="20"/>
    </w:rPr>
  </w:style>
  <w:style w:type="table" w:styleId="1662" w:customStyle="1">
    <w:name w:val="Table Grid Light"/>
    <w:basedOn w:val="164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name w:val="Plain Table 1"/>
    <w:basedOn w:val="1645"/>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name w:val="Plain Table 2"/>
    <w:basedOn w:val="1645"/>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name w:val="Plain Table 3"/>
    <w:basedOn w:val="164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name w:val="Plain Table 4"/>
    <w:basedOn w:val="164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7">
    <w:name w:val="Plain Table 5"/>
    <w:basedOn w:val="1645"/>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8">
    <w:name w:val="Grid Table 1 Light"/>
    <w:basedOn w:val="1645"/>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customStyle="1">
    <w:name w:val="Grid Table 1 Light - Accent 1"/>
    <w:basedOn w:val="1645"/>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customStyle="1">
    <w:name w:val="Grid Table 1 Light - Accent 2"/>
    <w:basedOn w:val="1645"/>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customStyle="1">
    <w:name w:val="Grid Table 1 Light - Accent 3"/>
    <w:basedOn w:val="1645"/>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customStyle="1">
    <w:name w:val="Grid Table 1 Light - Accent 4"/>
    <w:basedOn w:val="1645"/>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customStyle="1">
    <w:name w:val="Grid Table 1 Light - Accent 5"/>
    <w:basedOn w:val="1645"/>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customStyle="1">
    <w:name w:val="Grid Table 1 Light - Accent 6"/>
    <w:basedOn w:val="1645"/>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Grid Table 2"/>
    <w:basedOn w:val="1645"/>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customStyle="1">
    <w:name w:val="Grid Table 2 - Accent 1"/>
    <w:basedOn w:val="1645"/>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customStyle="1">
    <w:name w:val="Grid Table 2 - Accent 2"/>
    <w:basedOn w:val="1645"/>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customStyle="1">
    <w:name w:val="Grid Table 2 - Accent 3"/>
    <w:basedOn w:val="1645"/>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customStyle="1">
    <w:name w:val="Grid Table 2 - Accent 4"/>
    <w:basedOn w:val="1645"/>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customStyle="1">
    <w:name w:val="Grid Table 2 - Accent 5"/>
    <w:basedOn w:val="1645"/>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customStyle="1">
    <w:name w:val="Grid Table 2 - Accent 6"/>
    <w:basedOn w:val="1645"/>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Grid Table 3"/>
    <w:basedOn w:val="1645"/>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customStyle="1">
    <w:name w:val="Grid Table 3 - Accent 1"/>
    <w:basedOn w:val="1645"/>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customStyle="1">
    <w:name w:val="Grid Table 3 - Accent 2"/>
    <w:basedOn w:val="1645"/>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customStyle="1">
    <w:name w:val="Grid Table 3 - Accent 3"/>
    <w:basedOn w:val="1645"/>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customStyle="1">
    <w:name w:val="Grid Table 3 - Accent 4"/>
    <w:basedOn w:val="1645"/>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customStyle="1">
    <w:name w:val="Grid Table 3 - Accent 5"/>
    <w:basedOn w:val="1645"/>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customStyle="1">
    <w:name w:val="Grid Table 3 - Accent 6"/>
    <w:basedOn w:val="1645"/>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name w:val="Grid Table 4"/>
    <w:basedOn w:val="1645"/>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customStyle="1">
    <w:name w:val="Grid Table 4 - Accent 1"/>
    <w:basedOn w:val="1645"/>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customStyle="1">
    <w:name w:val="Grid Table 4 - Accent 2"/>
    <w:basedOn w:val="1645"/>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customStyle="1">
    <w:name w:val="Grid Table 4 - Accent 3"/>
    <w:basedOn w:val="1645"/>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customStyle="1">
    <w:name w:val="Grid Table 4 - Accent 4"/>
    <w:basedOn w:val="1645"/>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customStyle="1">
    <w:name w:val="Grid Table 4 - Accent 5"/>
    <w:basedOn w:val="1645"/>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customStyle="1">
    <w:name w:val="Grid Table 4 - Accent 6"/>
    <w:basedOn w:val="1645"/>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name w:val="Grid Table 5 Dark"/>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customStyle="1">
    <w:name w:val="Grid Table 5 Dark- Accent 1"/>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customStyle="1">
    <w:name w:val="Grid Table 5 Dark - Accent 2"/>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customStyle="1">
    <w:name w:val="Grid Table 5 Dark - Accent 3"/>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customStyle="1">
    <w:name w:val="Grid Table 5 Dark- Accent 4"/>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customStyle="1">
    <w:name w:val="Grid Table 5 Dark - Accent 5"/>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customStyle="1">
    <w:name w:val="Grid Table 5 Dark - Accent 6"/>
    <w:basedOn w:val="1645"/>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3">
    <w:name w:val="Grid Table 6 Colorful"/>
    <w:basedOn w:val="1645"/>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4" w:customStyle="1">
    <w:name w:val="Grid Table 6 Colorful - Accent 1"/>
    <w:basedOn w:val="1645"/>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5" w:customStyle="1">
    <w:name w:val="Grid Table 6 Colorful - Accent 2"/>
    <w:basedOn w:val="1645"/>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6" w:customStyle="1">
    <w:name w:val="Grid Table 6 Colorful - Accent 3"/>
    <w:basedOn w:val="1645"/>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7" w:customStyle="1">
    <w:name w:val="Grid Table 6 Colorful - Accent 4"/>
    <w:basedOn w:val="1645"/>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8" w:customStyle="1">
    <w:name w:val="Grid Table 6 Colorful - Accent 5"/>
    <w:basedOn w:val="1645"/>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9" w:customStyle="1">
    <w:name w:val="Grid Table 6 Colorful - Accent 6"/>
    <w:basedOn w:val="1645"/>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name w:val="Grid Table 7 Colorful"/>
    <w:basedOn w:val="1645"/>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customStyle="1">
    <w:name w:val="Grid Table 7 Colorful - Accent 1"/>
    <w:basedOn w:val="1645"/>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customStyle="1">
    <w:name w:val="Grid Table 7 Colorful - Accent 2"/>
    <w:basedOn w:val="1645"/>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customStyle="1">
    <w:name w:val="Grid Table 7 Colorful - Accent 3"/>
    <w:basedOn w:val="1645"/>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4" w:customStyle="1">
    <w:name w:val="Grid Table 7 Colorful - Accent 4"/>
    <w:basedOn w:val="1645"/>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5" w:customStyle="1">
    <w:name w:val="Grid Table 7 Colorful - Accent 5"/>
    <w:basedOn w:val="1645"/>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6" w:customStyle="1">
    <w:name w:val="Grid Table 7 Colorful - Accent 6"/>
    <w:basedOn w:val="1645"/>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7">
    <w:name w:val="List Table 1 Light"/>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8" w:customStyle="1">
    <w:name w:val="List Table 1 Light - Accent 1"/>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9" w:customStyle="1">
    <w:name w:val="List Table 1 Light - Accent 2"/>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0" w:customStyle="1">
    <w:name w:val="List Table 1 Light - Accent 3"/>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1" w:customStyle="1">
    <w:name w:val="List Table 1 Light - Accent 4"/>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2" w:customStyle="1">
    <w:name w:val="List Table 1 Light - Accent 5"/>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3" w:customStyle="1">
    <w:name w:val="List Table 1 Light - Accent 6"/>
    <w:basedOn w:val="1645"/>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4">
    <w:name w:val="List Table 2"/>
    <w:basedOn w:val="1645"/>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5" w:customStyle="1">
    <w:name w:val="List Table 2 - Accent 1"/>
    <w:basedOn w:val="1645"/>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6" w:customStyle="1">
    <w:name w:val="List Table 2 - Accent 2"/>
    <w:basedOn w:val="1645"/>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7" w:customStyle="1">
    <w:name w:val="List Table 2 - Accent 3"/>
    <w:basedOn w:val="1645"/>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customStyle="1">
    <w:name w:val="List Table 2 - Accent 4"/>
    <w:basedOn w:val="1645"/>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customStyle="1">
    <w:name w:val="List Table 2 - Accent 5"/>
    <w:basedOn w:val="1645"/>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customStyle="1">
    <w:name w:val="List Table 2 - Accent 6"/>
    <w:basedOn w:val="1645"/>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name w:val="List Table 3"/>
    <w:basedOn w:val="1645"/>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customStyle="1">
    <w:name w:val="List Table 3 - Accent 1"/>
    <w:basedOn w:val="1645"/>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customStyle="1">
    <w:name w:val="List Table 3 - Accent 2"/>
    <w:basedOn w:val="1645"/>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customStyle="1">
    <w:name w:val="List Table 3 - Accent 3"/>
    <w:basedOn w:val="1645"/>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customStyle="1">
    <w:name w:val="List Table 3 - Accent 4"/>
    <w:basedOn w:val="1645"/>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customStyle="1">
    <w:name w:val="List Table 3 - Accent 5"/>
    <w:basedOn w:val="1645"/>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customStyle="1">
    <w:name w:val="List Table 3 - Accent 6"/>
    <w:basedOn w:val="1645"/>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name w:val="List Table 4"/>
    <w:basedOn w:val="1645"/>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customStyle="1">
    <w:name w:val="List Table 4 - Accent 1"/>
    <w:basedOn w:val="1645"/>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customStyle="1">
    <w:name w:val="List Table 4 - Accent 2"/>
    <w:basedOn w:val="1645"/>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customStyle="1">
    <w:name w:val="List Table 4 - Accent 3"/>
    <w:basedOn w:val="1645"/>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customStyle="1">
    <w:name w:val="List Table 4 - Accent 4"/>
    <w:basedOn w:val="1645"/>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customStyle="1">
    <w:name w:val="List Table 4 - Accent 5"/>
    <w:basedOn w:val="1645"/>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customStyle="1">
    <w:name w:val="List Table 4 - Accent 6"/>
    <w:basedOn w:val="1645"/>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name w:val="List Table 5 Dark"/>
    <w:basedOn w:val="1645"/>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customStyle="1">
    <w:name w:val="List Table 5 Dark - Accent 1"/>
    <w:basedOn w:val="1645"/>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customStyle="1">
    <w:name w:val="List Table 5 Dark - Accent 2"/>
    <w:basedOn w:val="1645"/>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customStyle="1">
    <w:name w:val="List Table 5 Dark - Accent 3"/>
    <w:basedOn w:val="1645"/>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customStyle="1">
    <w:name w:val="List Table 5 Dark - Accent 4"/>
    <w:basedOn w:val="1645"/>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0" w:customStyle="1">
    <w:name w:val="List Table 5 Dark - Accent 5"/>
    <w:basedOn w:val="1645"/>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1" w:customStyle="1">
    <w:name w:val="List Table 5 Dark - Accent 6"/>
    <w:basedOn w:val="1645"/>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name w:val="List Table 6 Colorful"/>
    <w:basedOn w:val="1645"/>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3" w:customStyle="1">
    <w:name w:val="List Table 6 Colorful - Accent 1"/>
    <w:basedOn w:val="1645"/>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4" w:customStyle="1">
    <w:name w:val="List Table 6 Colorful - Accent 2"/>
    <w:basedOn w:val="1645"/>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5" w:customStyle="1">
    <w:name w:val="List Table 6 Colorful - Accent 3"/>
    <w:basedOn w:val="1645"/>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6" w:customStyle="1">
    <w:name w:val="List Table 6 Colorful - Accent 4"/>
    <w:basedOn w:val="1645"/>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7" w:customStyle="1">
    <w:name w:val="List Table 6 Colorful - Accent 5"/>
    <w:basedOn w:val="1645"/>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8" w:customStyle="1">
    <w:name w:val="List Table 6 Colorful - Accent 6"/>
    <w:basedOn w:val="1645"/>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9">
    <w:name w:val="List Table 7 Colorful"/>
    <w:basedOn w:val="1645"/>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0" w:customStyle="1">
    <w:name w:val="List Table 7 Colorful - Accent 1"/>
    <w:basedOn w:val="1645"/>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1" w:customStyle="1">
    <w:name w:val="List Table 7 Colorful - Accent 2"/>
    <w:basedOn w:val="1645"/>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2" w:customStyle="1">
    <w:name w:val="List Table 7 Colorful - Accent 3"/>
    <w:basedOn w:val="1645"/>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3" w:customStyle="1">
    <w:name w:val="List Table 7 Colorful - Accent 4"/>
    <w:basedOn w:val="1645"/>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4" w:customStyle="1">
    <w:name w:val="List Table 7 Colorful - Accent 5"/>
    <w:basedOn w:val="1645"/>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5" w:customStyle="1">
    <w:name w:val="List Table 7 Colorful - Accent 6"/>
    <w:basedOn w:val="1645"/>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6" w:customStyle="1">
    <w:name w:val="Lined - Accent"/>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7" w:customStyle="1">
    <w:name w:val="Lined - Accent 1"/>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8" w:customStyle="1">
    <w:name w:val="Lined - Accent 2"/>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9" w:customStyle="1">
    <w:name w:val="Lined - Accent 3"/>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0" w:customStyle="1">
    <w:name w:val="Lined - Accent 4"/>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1" w:customStyle="1">
    <w:name w:val="Lined - Accent 5"/>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2" w:customStyle="1">
    <w:name w:val="Lined - Accent 6"/>
    <w:basedOn w:val="1645"/>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3" w:customStyle="1">
    <w:name w:val="Bordered &amp; Lined - Accent"/>
    <w:basedOn w:val="1645"/>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4" w:customStyle="1">
    <w:name w:val="Bordered &amp; Lined - Accent 1"/>
    <w:basedOn w:val="1645"/>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5" w:customStyle="1">
    <w:name w:val="Bordered &amp; Lined - Accent 2"/>
    <w:basedOn w:val="1645"/>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6" w:customStyle="1">
    <w:name w:val="Bordered &amp; Lined - Accent 3"/>
    <w:basedOn w:val="1645"/>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7" w:customStyle="1">
    <w:name w:val="Bordered &amp; Lined - Accent 4"/>
    <w:basedOn w:val="1645"/>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8" w:customStyle="1">
    <w:name w:val="Bordered &amp; Lined - Accent 5"/>
    <w:basedOn w:val="1645"/>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9" w:customStyle="1">
    <w:name w:val="Bordered &amp; Lined - Accent 6"/>
    <w:basedOn w:val="1645"/>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0" w:customStyle="1">
    <w:name w:val="Bordered"/>
    <w:basedOn w:val="1645"/>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1" w:customStyle="1">
    <w:name w:val="Bordered - Accent 1"/>
    <w:basedOn w:val="1645"/>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2" w:customStyle="1">
    <w:name w:val="Bordered - Accent 2"/>
    <w:basedOn w:val="1645"/>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3" w:customStyle="1">
    <w:name w:val="Bordered - Accent 3"/>
    <w:basedOn w:val="1645"/>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4" w:customStyle="1">
    <w:name w:val="Bordered - Accent 4"/>
    <w:basedOn w:val="1645"/>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customStyle="1">
    <w:name w:val="Bordered - Accent 5"/>
    <w:basedOn w:val="1645"/>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6" w:customStyle="1">
    <w:name w:val="Bordered - Accent 6"/>
    <w:basedOn w:val="1645"/>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87" w:customStyle="1">
    <w:name w:val="Título 1 Char"/>
    <w:basedOn w:val="1644"/>
    <w:link w:val="1635"/>
    <w:uiPriority w:val="9"/>
    <w:pPr>
      <w:pBdr/>
      <w:spacing/>
      <w:ind/>
    </w:pPr>
    <w:rPr>
      <w:rFonts w:ascii="Arial" w:hAnsi="Arial" w:eastAsia="Arial" w:cs="Arial"/>
      <w:color w:val="365f91" w:themeColor="accent1" w:themeShade="BF"/>
      <w:sz w:val="40"/>
      <w:szCs w:val="40"/>
    </w:rPr>
  </w:style>
  <w:style w:type="character" w:styleId="1788" w:customStyle="1">
    <w:name w:val="Título 2 Char"/>
    <w:basedOn w:val="1644"/>
    <w:link w:val="1636"/>
    <w:uiPriority w:val="9"/>
    <w:pPr>
      <w:pBdr/>
      <w:spacing/>
      <w:ind/>
    </w:pPr>
    <w:rPr>
      <w:rFonts w:ascii="Arial" w:hAnsi="Arial" w:eastAsia="Arial" w:cs="Arial"/>
      <w:color w:val="365f91" w:themeColor="accent1" w:themeShade="BF"/>
      <w:sz w:val="32"/>
      <w:szCs w:val="32"/>
    </w:rPr>
  </w:style>
  <w:style w:type="character" w:styleId="1789" w:customStyle="1">
    <w:name w:val="Título 3 Char"/>
    <w:basedOn w:val="1644"/>
    <w:link w:val="1637"/>
    <w:pPr>
      <w:pBdr/>
      <w:spacing/>
      <w:ind/>
    </w:pPr>
    <w:rPr>
      <w:rFonts w:cs="Arial"/>
      <w:b/>
      <w:bCs/>
      <w:sz w:val="24"/>
      <w:szCs w:val="26"/>
    </w:rPr>
  </w:style>
  <w:style w:type="character" w:styleId="1790" w:customStyle="1">
    <w:name w:val="Título 4 Char"/>
    <w:basedOn w:val="1644"/>
    <w:link w:val="1638"/>
    <w:uiPriority w:val="9"/>
    <w:pPr>
      <w:pBdr/>
      <w:spacing/>
      <w:ind/>
    </w:pPr>
    <w:rPr>
      <w:rFonts w:ascii="Arial" w:hAnsi="Arial" w:eastAsia="Arial" w:cs="Arial"/>
      <w:i/>
      <w:iCs/>
      <w:color w:val="365f91" w:themeColor="accent1" w:themeShade="BF"/>
    </w:rPr>
  </w:style>
  <w:style w:type="character" w:styleId="1791" w:customStyle="1">
    <w:name w:val="Título 5 Char"/>
    <w:basedOn w:val="1644"/>
    <w:link w:val="1639"/>
    <w:uiPriority w:val="9"/>
    <w:pPr>
      <w:pBdr/>
      <w:spacing/>
      <w:ind/>
    </w:pPr>
    <w:rPr>
      <w:rFonts w:ascii="Arial" w:hAnsi="Arial" w:eastAsia="Arial" w:cs="Arial"/>
      <w:color w:val="365f91" w:themeColor="accent1" w:themeShade="BF"/>
    </w:rPr>
  </w:style>
  <w:style w:type="character" w:styleId="1792" w:customStyle="1">
    <w:name w:val="Título 6 Char"/>
    <w:basedOn w:val="1644"/>
    <w:link w:val="1640"/>
    <w:uiPriority w:val="9"/>
    <w:pPr>
      <w:pBdr/>
      <w:spacing/>
      <w:ind/>
    </w:pPr>
    <w:rPr>
      <w:rFonts w:ascii="Arial" w:hAnsi="Arial" w:eastAsia="Arial" w:cs="Arial"/>
      <w:i/>
      <w:iCs/>
      <w:color w:val="595959" w:themeColor="text1" w:themeTint="A6"/>
    </w:rPr>
  </w:style>
  <w:style w:type="character" w:styleId="1793" w:customStyle="1">
    <w:name w:val="Título 7 Char"/>
    <w:basedOn w:val="1644"/>
    <w:link w:val="1641"/>
    <w:uiPriority w:val="9"/>
    <w:pPr>
      <w:pBdr/>
      <w:spacing/>
      <w:ind/>
    </w:pPr>
    <w:rPr>
      <w:rFonts w:ascii="Arial" w:hAnsi="Arial" w:eastAsia="Arial" w:cs="Arial"/>
      <w:color w:val="595959" w:themeColor="text1" w:themeTint="A6"/>
    </w:rPr>
  </w:style>
  <w:style w:type="character" w:styleId="1794" w:customStyle="1">
    <w:name w:val="Título 8 Char"/>
    <w:basedOn w:val="1644"/>
    <w:link w:val="1642"/>
    <w:uiPriority w:val="9"/>
    <w:pPr>
      <w:pBdr/>
      <w:spacing/>
      <w:ind/>
    </w:pPr>
    <w:rPr>
      <w:rFonts w:ascii="Arial" w:hAnsi="Arial" w:eastAsia="Arial" w:cs="Arial"/>
      <w:i/>
      <w:iCs/>
      <w:color w:val="272727" w:themeColor="text1" w:themeTint="D8"/>
    </w:rPr>
  </w:style>
  <w:style w:type="character" w:styleId="1795" w:customStyle="1">
    <w:name w:val="Título 9 Char"/>
    <w:basedOn w:val="1644"/>
    <w:link w:val="1643"/>
    <w:uiPriority w:val="9"/>
    <w:pPr>
      <w:pBdr/>
      <w:spacing/>
      <w:ind/>
    </w:pPr>
    <w:rPr>
      <w:rFonts w:ascii="Arial" w:hAnsi="Arial" w:eastAsia="Arial" w:cs="Arial"/>
      <w:i/>
      <w:iCs/>
      <w:color w:val="272727" w:themeColor="text1" w:themeTint="D8"/>
    </w:rPr>
  </w:style>
  <w:style w:type="paragraph" w:styleId="1796">
    <w:name w:val="Title"/>
    <w:basedOn w:val="1634"/>
    <w:next w:val="1634"/>
    <w:link w:val="1797"/>
    <w:uiPriority w:val="10"/>
    <w:qFormat/>
    <w:pPr>
      <w:pBdr/>
      <w:spacing w:after="80" w:line="240" w:lineRule="auto"/>
      <w:ind/>
      <w:contextualSpacing w:val="true"/>
    </w:pPr>
    <w:rPr>
      <w:rFonts w:ascii="Arial" w:hAnsi="Arial" w:eastAsia="Arial" w:cs="Arial"/>
      <w:spacing w:val="-10"/>
      <w:sz w:val="56"/>
      <w:szCs w:val="56"/>
    </w:rPr>
  </w:style>
  <w:style w:type="character" w:styleId="1797" w:customStyle="1">
    <w:name w:val="Título Char"/>
    <w:basedOn w:val="1644"/>
    <w:link w:val="1796"/>
    <w:uiPriority w:val="10"/>
    <w:pPr>
      <w:pBdr/>
      <w:spacing/>
      <w:ind/>
    </w:pPr>
    <w:rPr>
      <w:rFonts w:ascii="Arial" w:hAnsi="Arial" w:eastAsia="Arial" w:cs="Arial"/>
      <w:spacing w:val="-10"/>
      <w:sz w:val="56"/>
      <w:szCs w:val="56"/>
    </w:rPr>
  </w:style>
  <w:style w:type="paragraph" w:styleId="1798">
    <w:name w:val="Subtitle"/>
    <w:basedOn w:val="1634"/>
    <w:next w:val="1634"/>
    <w:link w:val="1799"/>
    <w:uiPriority w:val="11"/>
    <w:qFormat/>
    <w:pPr>
      <w:numPr>
        <w:ilvl w:val="1"/>
      </w:numPr>
      <w:pBdr/>
      <w:spacing/>
      <w:ind/>
    </w:pPr>
    <w:rPr>
      <w:color w:val="595959" w:themeColor="text1" w:themeTint="A6"/>
      <w:spacing w:val="15"/>
      <w:sz w:val="28"/>
      <w:szCs w:val="28"/>
    </w:rPr>
  </w:style>
  <w:style w:type="character" w:styleId="1799" w:customStyle="1">
    <w:name w:val="Subtítulo Char"/>
    <w:basedOn w:val="1644"/>
    <w:link w:val="1798"/>
    <w:uiPriority w:val="11"/>
    <w:pPr>
      <w:pBdr/>
      <w:spacing/>
      <w:ind/>
    </w:pPr>
    <w:rPr>
      <w:color w:val="595959" w:themeColor="text1" w:themeTint="A6"/>
      <w:spacing w:val="15"/>
      <w:sz w:val="28"/>
      <w:szCs w:val="28"/>
    </w:rPr>
  </w:style>
  <w:style w:type="paragraph" w:styleId="1800">
    <w:name w:val="Quote"/>
    <w:basedOn w:val="1634"/>
    <w:next w:val="1634"/>
    <w:link w:val="1801"/>
    <w:uiPriority w:val="29"/>
    <w:qFormat/>
    <w:pPr>
      <w:pBdr/>
      <w:spacing w:before="160"/>
      <w:ind/>
      <w:jc w:val="center"/>
    </w:pPr>
    <w:rPr>
      <w:i/>
      <w:iCs/>
      <w:color w:val="404040" w:themeColor="text1" w:themeTint="BF"/>
    </w:rPr>
  </w:style>
  <w:style w:type="character" w:styleId="1801" w:customStyle="1">
    <w:name w:val="Citação Char"/>
    <w:basedOn w:val="1644"/>
    <w:link w:val="1800"/>
    <w:uiPriority w:val="29"/>
    <w:pPr>
      <w:pBdr/>
      <w:spacing/>
      <w:ind/>
    </w:pPr>
    <w:rPr>
      <w:i/>
      <w:iCs/>
      <w:color w:val="404040" w:themeColor="text1" w:themeTint="BF"/>
    </w:rPr>
  </w:style>
  <w:style w:type="character" w:styleId="1802">
    <w:name w:val="Intense Emphasis"/>
    <w:basedOn w:val="1644"/>
    <w:uiPriority w:val="21"/>
    <w:qFormat/>
    <w:pPr>
      <w:pBdr/>
      <w:spacing/>
      <w:ind/>
    </w:pPr>
    <w:rPr>
      <w:i/>
      <w:iCs/>
      <w:color w:val="365f91" w:themeColor="accent1" w:themeShade="BF"/>
    </w:rPr>
  </w:style>
  <w:style w:type="paragraph" w:styleId="1803">
    <w:name w:val="Intense Quote"/>
    <w:basedOn w:val="1634"/>
    <w:next w:val="1634"/>
    <w:link w:val="1804"/>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1804" w:customStyle="1">
    <w:name w:val="Citação Intensa Char"/>
    <w:basedOn w:val="1644"/>
    <w:link w:val="1803"/>
    <w:uiPriority w:val="30"/>
    <w:pPr>
      <w:pBdr/>
      <w:spacing/>
      <w:ind/>
    </w:pPr>
    <w:rPr>
      <w:i/>
      <w:iCs/>
      <w:color w:val="365f91" w:themeColor="accent1" w:themeShade="BF"/>
    </w:rPr>
  </w:style>
  <w:style w:type="character" w:styleId="1805">
    <w:name w:val="Intense Reference"/>
    <w:basedOn w:val="1644"/>
    <w:uiPriority w:val="32"/>
    <w:qFormat/>
    <w:pPr>
      <w:pBdr/>
      <w:spacing/>
      <w:ind/>
    </w:pPr>
    <w:rPr>
      <w:b/>
      <w:bCs/>
      <w:smallCaps/>
      <w:color w:val="365f91" w:themeColor="accent1" w:themeShade="BF"/>
      <w:spacing w:val="5"/>
    </w:rPr>
  </w:style>
  <w:style w:type="character" w:styleId="1806">
    <w:name w:val="Subtle Emphasis"/>
    <w:basedOn w:val="1644"/>
    <w:uiPriority w:val="19"/>
    <w:qFormat/>
    <w:pPr>
      <w:pBdr/>
      <w:spacing/>
      <w:ind/>
    </w:pPr>
    <w:rPr>
      <w:i/>
      <w:iCs/>
      <w:color w:val="404040" w:themeColor="text1" w:themeTint="BF"/>
    </w:rPr>
  </w:style>
  <w:style w:type="character" w:styleId="1807">
    <w:name w:val="Emphasis"/>
    <w:basedOn w:val="1644"/>
    <w:uiPriority w:val="20"/>
    <w:qFormat/>
    <w:pPr>
      <w:pBdr/>
      <w:spacing/>
      <w:ind/>
    </w:pPr>
    <w:rPr>
      <w:i/>
      <w:iCs/>
    </w:rPr>
  </w:style>
  <w:style w:type="character" w:styleId="1808">
    <w:name w:val="Subtle Reference"/>
    <w:basedOn w:val="1644"/>
    <w:uiPriority w:val="31"/>
    <w:qFormat/>
    <w:pPr>
      <w:pBdr/>
      <w:spacing/>
      <w:ind/>
    </w:pPr>
    <w:rPr>
      <w:smallCaps/>
      <w:color w:val="5a5a5a" w:themeColor="text1" w:themeTint="A5"/>
    </w:rPr>
  </w:style>
  <w:style w:type="character" w:styleId="1809">
    <w:name w:val="Book Title"/>
    <w:basedOn w:val="1644"/>
    <w:uiPriority w:val="33"/>
    <w:qFormat/>
    <w:pPr>
      <w:pBdr/>
      <w:spacing/>
      <w:ind/>
    </w:pPr>
    <w:rPr>
      <w:b/>
      <w:bCs/>
      <w:i/>
      <w:iCs/>
      <w:spacing w:val="5"/>
    </w:rPr>
  </w:style>
  <w:style w:type="character" w:styleId="1810" w:customStyle="1">
    <w:name w:val="Header Char"/>
    <w:basedOn w:val="1644"/>
    <w:uiPriority w:val="99"/>
    <w:pPr>
      <w:pBdr/>
      <w:spacing/>
      <w:ind/>
    </w:pPr>
  </w:style>
  <w:style w:type="character" w:styleId="1811" w:customStyle="1">
    <w:name w:val="Footer Char"/>
    <w:basedOn w:val="1644"/>
    <w:uiPriority w:val="99"/>
    <w:pPr>
      <w:pBdr/>
      <w:spacing/>
      <w:ind/>
    </w:pPr>
  </w:style>
  <w:style w:type="paragraph" w:styleId="1812">
    <w:name w:val="footnote text"/>
    <w:basedOn w:val="1634"/>
    <w:link w:val="1813"/>
    <w:uiPriority w:val="99"/>
    <w:semiHidden/>
    <w:unhideWhenUsed/>
    <w:pPr>
      <w:pBdr/>
      <w:spacing w:after="0" w:line="240" w:lineRule="auto"/>
      <w:ind/>
    </w:pPr>
    <w:rPr>
      <w:sz w:val="20"/>
      <w:szCs w:val="20"/>
    </w:rPr>
  </w:style>
  <w:style w:type="character" w:styleId="1813" w:customStyle="1">
    <w:name w:val="Texto de nota de rodapé Char"/>
    <w:basedOn w:val="1644"/>
    <w:link w:val="1812"/>
    <w:uiPriority w:val="99"/>
    <w:semiHidden/>
    <w:pPr>
      <w:pBdr/>
      <w:spacing/>
      <w:ind/>
    </w:pPr>
    <w:rPr>
      <w:sz w:val="20"/>
      <w:szCs w:val="20"/>
    </w:rPr>
  </w:style>
  <w:style w:type="character" w:styleId="1814">
    <w:name w:val="footnote reference"/>
    <w:basedOn w:val="1644"/>
    <w:uiPriority w:val="99"/>
    <w:semiHidden/>
    <w:unhideWhenUsed/>
    <w:pPr>
      <w:pBdr/>
      <w:spacing/>
      <w:ind/>
    </w:pPr>
    <w:rPr>
      <w:vertAlign w:val="superscript"/>
    </w:rPr>
  </w:style>
  <w:style w:type="paragraph" w:styleId="1815">
    <w:name w:val="endnote text"/>
    <w:basedOn w:val="1634"/>
    <w:link w:val="1816"/>
    <w:uiPriority w:val="99"/>
    <w:semiHidden/>
    <w:unhideWhenUsed/>
    <w:pPr>
      <w:pBdr/>
      <w:spacing w:after="0" w:line="240" w:lineRule="auto"/>
      <w:ind/>
    </w:pPr>
    <w:rPr>
      <w:sz w:val="20"/>
      <w:szCs w:val="20"/>
    </w:rPr>
  </w:style>
  <w:style w:type="character" w:styleId="1816" w:customStyle="1">
    <w:name w:val="Texto de nota de fim Char"/>
    <w:basedOn w:val="1644"/>
    <w:link w:val="1815"/>
    <w:uiPriority w:val="99"/>
    <w:semiHidden/>
    <w:pPr>
      <w:pBdr/>
      <w:spacing/>
      <w:ind/>
    </w:pPr>
    <w:rPr>
      <w:sz w:val="20"/>
      <w:szCs w:val="20"/>
    </w:rPr>
  </w:style>
  <w:style w:type="character" w:styleId="1817">
    <w:name w:val="endnote reference"/>
    <w:basedOn w:val="1644"/>
    <w:uiPriority w:val="99"/>
    <w:semiHidden/>
    <w:unhideWhenUsed/>
    <w:pPr>
      <w:pBdr/>
      <w:spacing/>
      <w:ind/>
    </w:pPr>
    <w:rPr>
      <w:vertAlign w:val="superscript"/>
    </w:rPr>
  </w:style>
  <w:style w:type="character" w:styleId="1818">
    <w:name w:val="Placeholder Text"/>
    <w:basedOn w:val="1644"/>
    <w:uiPriority w:val="99"/>
    <w:semiHidden/>
    <w:pPr>
      <w:pBdr/>
      <w:spacing/>
      <w:ind/>
    </w:pPr>
    <w:rPr>
      <w:color w:val="666666"/>
    </w:rPr>
  </w:style>
  <w:style w:type="paragraph" w:styleId="1819">
    <w:name w:val="TOC Heading"/>
    <w:uiPriority w:val="39"/>
    <w:unhideWhenUsed/>
    <w:pPr>
      <w:pBdr/>
      <w:spacing/>
      <w:ind/>
    </w:pPr>
  </w:style>
  <w:style w:type="paragraph" w:styleId="1820">
    <w:name w:val="HTML Preformatted"/>
    <w:basedOn w:val="1634"/>
    <w:semiHidden/>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pPr>
    <w:rPr>
      <w:rFonts w:ascii="Courier New" w:hAnsi="Courier New" w:eastAsia="Courier New"/>
      <w:color w:val="000000"/>
      <w:sz w:val="20"/>
      <w:szCs w:val="20"/>
    </w:rPr>
  </w:style>
  <w:style w:type="paragraph" w:styleId="1821" w:customStyle="1">
    <w:name w:val="Default"/>
    <w:pPr>
      <w:pBdr/>
      <w:spacing/>
      <w:ind/>
    </w:pPr>
    <w:rPr>
      <w:rFonts w:ascii="INKKGO+TimesNewRoman" w:hAnsi="INKKGO+TimesNewRoman" w:cs="INKKGO+TimesNewRoman"/>
      <w:color w:val="000000"/>
      <w:sz w:val="24"/>
      <w:szCs w:val="24"/>
    </w:rPr>
  </w:style>
  <w:style w:type="paragraph" w:styleId="1822">
    <w:name w:val="Footer"/>
    <w:basedOn w:val="1634"/>
    <w:link w:val="1843"/>
    <w:uiPriority w:val="99"/>
    <w:pPr>
      <w:pBdr/>
      <w:tabs>
        <w:tab w:val="center" w:leader="none" w:pos="4419"/>
        <w:tab w:val="right" w:leader="none" w:pos="8838"/>
      </w:tabs>
      <w:spacing/>
      <w:ind/>
    </w:pPr>
  </w:style>
  <w:style w:type="character" w:styleId="1823">
    <w:name w:val="page number"/>
    <w:basedOn w:val="1644"/>
    <w:semiHidden/>
    <w:pPr>
      <w:pBdr/>
      <w:spacing/>
      <w:ind/>
    </w:pPr>
  </w:style>
  <w:style w:type="paragraph" w:styleId="1824">
    <w:name w:val="Header"/>
    <w:basedOn w:val="1634"/>
    <w:link w:val="1840"/>
    <w:uiPriority w:val="99"/>
    <w:pPr>
      <w:pBdr/>
      <w:tabs>
        <w:tab w:val="center" w:leader="none" w:pos="4419"/>
        <w:tab w:val="right" w:leader="none" w:pos="8838"/>
      </w:tabs>
      <w:spacing/>
      <w:ind/>
    </w:pPr>
  </w:style>
  <w:style w:type="paragraph" w:styleId="1825">
    <w:name w:val="toc 1"/>
    <w:basedOn w:val="1634"/>
    <w:next w:val="1634"/>
    <w:uiPriority w:val="39"/>
    <w:pPr>
      <w:pBdr/>
      <w:spacing/>
      <w:ind/>
    </w:pPr>
    <w:rPr>
      <w:b/>
    </w:rPr>
  </w:style>
  <w:style w:type="paragraph" w:styleId="1826">
    <w:name w:val="toc 2"/>
    <w:basedOn w:val="1634"/>
    <w:next w:val="1634"/>
    <w:uiPriority w:val="39"/>
    <w:pPr>
      <w:pBdr/>
      <w:spacing/>
      <w:ind w:left="240"/>
    </w:pPr>
  </w:style>
  <w:style w:type="paragraph" w:styleId="1827">
    <w:name w:val="toc 3"/>
    <w:basedOn w:val="1634"/>
    <w:next w:val="1634"/>
    <w:uiPriority w:val="39"/>
    <w:pPr>
      <w:pBdr/>
      <w:spacing/>
      <w:ind w:left="480"/>
    </w:pPr>
    <w:rPr>
      <w:b/>
    </w:rPr>
  </w:style>
  <w:style w:type="character" w:styleId="1828">
    <w:name w:val="Hyperlink"/>
    <w:basedOn w:val="1644"/>
    <w:uiPriority w:val="99"/>
    <w:pPr>
      <w:pBdr/>
      <w:spacing/>
      <w:ind/>
    </w:pPr>
    <w:rPr>
      <w:color w:val="0000ff"/>
      <w:u w:val="single"/>
    </w:rPr>
  </w:style>
  <w:style w:type="character" w:styleId="1829">
    <w:name w:val="FollowedHyperlink"/>
    <w:basedOn w:val="1644"/>
    <w:semiHidden/>
    <w:pPr>
      <w:pBdr/>
      <w:spacing/>
      <w:ind/>
    </w:pPr>
    <w:rPr>
      <w:color w:val="800080"/>
      <w:u w:val="single"/>
    </w:rPr>
  </w:style>
  <w:style w:type="paragraph" w:styleId="1830" w:customStyle="1">
    <w:name w:val="Estilo Fonte 12+Negrito+Centralizado"/>
    <w:basedOn w:val="1634"/>
    <w:pPr>
      <w:pBdr/>
      <w:spacing/>
      <w:ind/>
      <w:jc w:val="center"/>
    </w:pPr>
    <w:rPr>
      <w:b/>
      <w:bCs/>
      <w:szCs w:val="20"/>
    </w:rPr>
  </w:style>
  <w:style w:type="paragraph" w:styleId="1831" w:customStyle="1">
    <w:name w:val="CAPA"/>
    <w:basedOn w:val="1634"/>
    <w:pPr>
      <w:pBdr/>
      <w:spacing w:line="240" w:lineRule="auto"/>
      <w:ind/>
      <w:jc w:val="center"/>
    </w:pPr>
    <w:rPr>
      <w:b/>
      <w:sz w:val="28"/>
      <w:szCs w:val="20"/>
    </w:rPr>
  </w:style>
  <w:style w:type="paragraph" w:styleId="1832">
    <w:name w:val="toc 4"/>
    <w:basedOn w:val="1634"/>
    <w:next w:val="1634"/>
    <w:semiHidden/>
    <w:pPr>
      <w:pBdr/>
      <w:spacing/>
      <w:ind w:left="720"/>
      <w:jc w:val="left"/>
    </w:pPr>
  </w:style>
  <w:style w:type="paragraph" w:styleId="1833">
    <w:name w:val="toc 5"/>
    <w:basedOn w:val="1634"/>
    <w:next w:val="1634"/>
    <w:semiHidden/>
    <w:pPr>
      <w:pBdr/>
      <w:spacing/>
      <w:ind w:left="960"/>
      <w:jc w:val="left"/>
    </w:pPr>
  </w:style>
  <w:style w:type="paragraph" w:styleId="1834">
    <w:name w:val="toc 6"/>
    <w:basedOn w:val="1634"/>
    <w:next w:val="1634"/>
    <w:semiHidden/>
    <w:pPr>
      <w:pBdr/>
      <w:spacing/>
      <w:ind w:left="1200"/>
      <w:jc w:val="left"/>
    </w:pPr>
  </w:style>
  <w:style w:type="paragraph" w:styleId="1835">
    <w:name w:val="toc 7"/>
    <w:basedOn w:val="1634"/>
    <w:next w:val="1634"/>
    <w:semiHidden/>
    <w:pPr>
      <w:pBdr/>
      <w:spacing/>
      <w:ind w:left="1440"/>
      <w:jc w:val="left"/>
    </w:pPr>
  </w:style>
  <w:style w:type="paragraph" w:styleId="1836">
    <w:name w:val="toc 8"/>
    <w:basedOn w:val="1634"/>
    <w:next w:val="1634"/>
    <w:semiHidden/>
    <w:pPr>
      <w:pBdr/>
      <w:spacing/>
      <w:ind w:left="1680"/>
      <w:jc w:val="left"/>
    </w:pPr>
  </w:style>
  <w:style w:type="paragraph" w:styleId="1837">
    <w:name w:val="toc 9"/>
    <w:basedOn w:val="1634"/>
    <w:next w:val="1634"/>
    <w:semiHidden/>
    <w:pPr>
      <w:pBdr/>
      <w:spacing/>
      <w:ind w:left="1920"/>
      <w:jc w:val="left"/>
    </w:pPr>
  </w:style>
  <w:style w:type="paragraph" w:styleId="1838">
    <w:name w:val="No Spacing"/>
    <w:uiPriority w:val="1"/>
    <w:qFormat/>
    <w:pPr>
      <w:pBdr/>
      <w:spacing/>
      <w:ind/>
      <w:jc w:val="both"/>
    </w:pPr>
    <w:rPr>
      <w:sz w:val="24"/>
      <w:szCs w:val="24"/>
    </w:rPr>
  </w:style>
  <w:style w:type="table" w:styleId="1839">
    <w:name w:val="Table Grid"/>
    <w:basedOn w:val="1645"/>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840" w:customStyle="1">
    <w:name w:val="Cabeçalho Char"/>
    <w:basedOn w:val="1644"/>
    <w:link w:val="1824"/>
    <w:uiPriority w:val="99"/>
    <w:pPr>
      <w:pBdr/>
      <w:spacing/>
      <w:ind/>
    </w:pPr>
    <w:rPr>
      <w:sz w:val="24"/>
      <w:szCs w:val="22"/>
    </w:rPr>
  </w:style>
  <w:style w:type="paragraph" w:styleId="1841">
    <w:name w:val="Balloon Text"/>
    <w:basedOn w:val="1634"/>
    <w:link w:val="1842"/>
    <w:uiPriority w:val="99"/>
    <w:semiHidden/>
    <w:unhideWhenUsed/>
    <w:pPr>
      <w:pBdr/>
      <w:spacing/>
      <w:ind/>
    </w:pPr>
    <w:rPr>
      <w:rFonts w:ascii="Tahoma" w:hAnsi="Tahoma" w:cs="Tahoma"/>
      <w:sz w:val="16"/>
      <w:szCs w:val="16"/>
    </w:rPr>
  </w:style>
  <w:style w:type="character" w:styleId="1842" w:customStyle="1">
    <w:name w:val="Texto de balão Char"/>
    <w:basedOn w:val="1644"/>
    <w:link w:val="1841"/>
    <w:uiPriority w:val="99"/>
    <w:semiHidden/>
    <w:pPr>
      <w:pBdr/>
      <w:spacing/>
      <w:ind/>
    </w:pPr>
    <w:rPr>
      <w:rFonts w:ascii="Tahoma" w:hAnsi="Tahoma" w:cs="Tahoma"/>
      <w:sz w:val="16"/>
      <w:szCs w:val="16"/>
    </w:rPr>
  </w:style>
  <w:style w:type="character" w:styleId="1843" w:customStyle="1">
    <w:name w:val="Rodapé Char"/>
    <w:basedOn w:val="1644"/>
    <w:link w:val="1822"/>
    <w:uiPriority w:val="99"/>
    <w:pPr>
      <w:pBdr/>
      <w:spacing/>
      <w:ind/>
    </w:pPr>
    <w:rPr>
      <w:sz w:val="24"/>
      <w:szCs w:val="22"/>
    </w:rPr>
  </w:style>
  <w:style w:type="character" w:styleId="1844">
    <w:name w:val="Strong"/>
    <w:basedOn w:val="1644"/>
    <w:uiPriority w:val="22"/>
    <w:qFormat/>
    <w:pPr>
      <w:pBdr/>
      <w:spacing/>
      <w:ind/>
    </w:pPr>
    <w:rPr>
      <w:rFonts w:ascii="Arial" w:hAnsi="Arial"/>
      <w:bCs/>
      <w:sz w:val="20"/>
    </w:rPr>
  </w:style>
  <w:style w:type="paragraph" w:styleId="1845">
    <w:name w:val="List Paragraph"/>
    <w:basedOn w:val="1634"/>
    <w:uiPriority w:val="34"/>
    <w:qFormat/>
    <w:pPr>
      <w:pBdr/>
      <w:spacing/>
      <w:ind w:left="720"/>
      <w:contextualSpacing w:val="true"/>
    </w:pPr>
  </w:style>
  <w:style w:type="paragraph" w:styleId="1846">
    <w:name w:val="Caption"/>
    <w:basedOn w:val="1634"/>
    <w:next w:val="1634"/>
    <w:uiPriority w:val="35"/>
    <w:unhideWhenUsed/>
    <w:qFormat/>
    <w:pPr>
      <w:pBdr/>
      <w:spacing w:after="200" w:line="240" w:lineRule="auto"/>
      <w:ind/>
    </w:pPr>
    <w:rPr>
      <w:bCs/>
      <w:sz w:val="20"/>
      <w:szCs w:val="18"/>
    </w:rPr>
  </w:style>
  <w:style w:type="paragraph" w:styleId="1847">
    <w:name w:val="table of figures"/>
    <w:basedOn w:val="1634"/>
    <w:next w:val="1634"/>
    <w:uiPriority w:val="99"/>
    <w:unhideWhenUsed/>
    <w:pPr>
      <w:pBdr/>
      <w:spacing w:after="0"/>
      <w:ind/>
    </w:pPr>
    <w:rPr>
      <w:caps/>
    </w:rPr>
  </w:style>
  <w:style w:type="character" w:styleId="1848" w:customStyle="1">
    <w:name w:val="Menção Pendente1"/>
    <w:basedOn w:val="1644"/>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customXml" Target="../customXml/item1.xml"/><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Arial"/>
        <a:cs typeface="Arial"/>
      </a:majorFont>
      <a:minorFont>
        <a:latin typeface="Calibri"/>
        <a:ea typeface="Arial"/>
        <a:cs typeface="Arial"/>
      </a:minorFont>
    </a:fontScheme>
    <a:fmtScheme name="Escritório">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97286-A0BE-499A-88B2-ECC910596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Microsoft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para documento de Projeto Final de Curso de Sistemas de Informação da FAI</dc:title>
  <dc:creator>Profa. Eunice Gomes de Siqueira</dc:creator>
  <cp:revision>197</cp:revision>
  <dcterms:created xsi:type="dcterms:W3CDTF">2026-06-10T17:27:00Z</dcterms:created>
  <dcterms:modified xsi:type="dcterms:W3CDTF">2026-09-02T13:06:04Z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ies>
</file>