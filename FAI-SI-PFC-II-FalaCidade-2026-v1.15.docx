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word/header8.xml" ContentType="application/vnd.openxmlformats-officedocument.wordprocessingml.header+xml"/>
  <Override PartName="/docProps/core.xml" ContentType="application/vnd.openxmlformats-package.core-properties+xml"/>
  <Override PartName="/word/header6.xml" ContentType="application/vnd.openxmlformats-officedocument.wordprocessingml.header+xml"/>
  <Override PartName="/word/header5.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header7.xml" ContentType="application/vnd.openxmlformats-officedocument.wordprocessingml.header+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4.xml" ContentType="application/vnd.openxmlformats-officedocument.wordprocessingml.header+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BD87FF1" w14:textId="77777777">
      <w:pPr>
        <w:pStyle w:val="1831"/>
        <w:pBdr/>
        <w:spacing/>
        <w:ind/>
        <w:rPr>
          <w:sz w:val="24"/>
          <w:szCs w:val="24"/>
        </w:rPr>
      </w:pPr>
      <w:r>
        <w:rPr>
          <w:sz w:val="24"/>
          <w:szCs w:val="24"/>
        </w:rPr>
        <w:t xml:space="preserve">FAI – CENTRO DE ENSINO SUPERIOR EM GESTÃO, TECNOLOGIA E EDUCAÇÃO</w:t>
      </w:r>
    </w:p>
    <w:p w14:paraId="3BB1282D" w14:textId="77777777">
      <w:pPr>
        <w:pStyle w:val="1831"/>
        <w:pBdr/>
        <w:spacing/>
        <w:ind/>
        <w:rPr>
          <w:sz w:val="24"/>
          <w:szCs w:val="24"/>
        </w:rPr>
      </w:pPr>
      <w:r>
        <w:rPr>
          <w:sz w:val="24"/>
          <w:szCs w:val="24"/>
        </w:rPr>
        <w:t xml:space="preserve">CURSO DE SISTEMAS DE INFORMAÇÃO</w:t>
      </w:r>
    </w:p>
    <w:p w14:paraId="165F2848" w14:textId="77777777">
      <w:pPr>
        <w:pStyle w:val="1831"/>
        <w:pBdr/>
        <w:spacing/>
        <w:ind/>
        <w:rPr>
          <w:sz w:val="24"/>
          <w:szCs w:val="24"/>
        </w:rPr>
      </w:pPr>
      <w:r>
        <w:rPr>
          <w:sz w:val="24"/>
          <w:szCs w:val="24"/>
        </w:rPr>
      </w:r>
    </w:p>
    <w:p w14:paraId="5B991524" w14:textId="77777777">
      <w:pPr>
        <w:pStyle w:val="1831"/>
        <w:pBdr/>
        <w:spacing/>
        <w:ind/>
        <w:rPr>
          <w:sz w:val="24"/>
          <w:szCs w:val="24"/>
        </w:rPr>
      </w:pPr>
      <w:r>
        <w:rPr>
          <w:sz w:val="24"/>
          <w:szCs w:val="24"/>
        </w:rPr>
      </w:r>
    </w:p>
    <w:p w14:paraId="1ACCEEC1" w14:textId="77777777">
      <w:pPr>
        <w:pStyle w:val="1831"/>
        <w:pBdr/>
        <w:spacing/>
        <w:ind/>
        <w:rPr>
          <w:sz w:val="24"/>
          <w:szCs w:val="24"/>
        </w:rPr>
      </w:pPr>
      <w:r>
        <w:rPr>
          <w:sz w:val="24"/>
          <w:szCs w:val="24"/>
        </w:rPr>
        <w:t xml:space="preserve">LUCAS FIORRIGI FURLAN</w:t>
      </w:r>
    </w:p>
    <w:p w14:paraId="42F03270" w14:textId="77777777">
      <w:pPr>
        <w:pStyle w:val="1831"/>
        <w:pBdr/>
        <w:spacing/>
        <w:ind/>
        <w:rPr>
          <w:sz w:val="24"/>
          <w:szCs w:val="24"/>
        </w:rPr>
      </w:pPr>
      <w:r>
        <w:rPr>
          <w:sz w:val="24"/>
          <w:szCs w:val="24"/>
        </w:rPr>
        <w:t xml:space="preserve">MIGUEL MARTINS LIMA</w:t>
      </w:r>
    </w:p>
    <w:p w14:paraId="13CBC1BD" w14:textId="77777777">
      <w:pPr>
        <w:pStyle w:val="1831"/>
        <w:pBdr/>
        <w:spacing/>
        <w:ind/>
        <w:rPr>
          <w:sz w:val="24"/>
          <w:szCs w:val="24"/>
        </w:rPr>
      </w:pPr>
      <w:r>
        <w:rPr>
          <w:sz w:val="24"/>
          <w:szCs w:val="24"/>
        </w:rPr>
        <w:t xml:space="preserve">RODRIGO PEREIRA ROMANO</w:t>
      </w:r>
    </w:p>
    <w:p w14:paraId="0AD43B57" w14:textId="77777777">
      <w:pPr>
        <w:pStyle w:val="1831"/>
        <w:pBdr/>
        <w:spacing/>
        <w:ind/>
        <w:rPr>
          <w:sz w:val="24"/>
          <w:szCs w:val="24"/>
        </w:rPr>
      </w:pPr>
      <w:r>
        <w:rPr>
          <w:sz w:val="24"/>
          <w:szCs w:val="24"/>
        </w:rPr>
      </w:r>
    </w:p>
    <w:p w14:paraId="0AF53D9E" w14:textId="77777777">
      <w:pPr>
        <w:pStyle w:val="1831"/>
        <w:pBdr/>
        <w:spacing/>
        <w:ind/>
        <w:rPr>
          <w:sz w:val="24"/>
          <w:szCs w:val="24"/>
        </w:rPr>
      </w:pPr>
      <w:r>
        <w:rPr>
          <w:sz w:val="24"/>
          <w:szCs w:val="24"/>
        </w:rPr>
      </w:r>
    </w:p>
    <w:p w14:paraId="7D499509" w14:textId="77777777">
      <w:pPr>
        <w:pStyle w:val="1831"/>
        <w:pBdr/>
        <w:spacing/>
        <w:ind/>
        <w:rPr>
          <w:sz w:val="24"/>
          <w:szCs w:val="24"/>
        </w:rPr>
      </w:pPr>
      <w:r>
        <w:rPr>
          <w:sz w:val="24"/>
          <w:szCs w:val="24"/>
        </w:rPr>
      </w:r>
    </w:p>
    <w:p w14:paraId="0AE774C8" w14:textId="77777777">
      <w:pPr>
        <w:pStyle w:val="1831"/>
        <w:pBdr/>
        <w:spacing/>
        <w:ind/>
        <w:rPr>
          <w:sz w:val="24"/>
          <w:szCs w:val="24"/>
        </w:rPr>
      </w:pPr>
      <w:r>
        <w:rPr>
          <w:sz w:val="24"/>
          <w:szCs w:val="24"/>
        </w:rPr>
      </w:r>
    </w:p>
    <w:p w14:paraId="6C77CF88" w14:textId="77777777">
      <w:pPr>
        <w:pStyle w:val="1831"/>
        <w:pBdr/>
        <w:spacing/>
        <w:ind/>
        <w:rPr>
          <w:sz w:val="24"/>
          <w:szCs w:val="24"/>
        </w:rPr>
      </w:pPr>
      <w:r>
        <w:rPr>
          <w:sz w:val="24"/>
          <w:szCs w:val="24"/>
        </w:rPr>
      </w:r>
    </w:p>
    <w:p w14:paraId="4B617B0F" w14:textId="77777777">
      <w:pPr>
        <w:pStyle w:val="1831"/>
        <w:pBdr/>
        <w:spacing w:line="360" w:lineRule="auto"/>
        <w:ind/>
        <w:rPr>
          <w:sz w:val="24"/>
          <w:szCs w:val="24"/>
        </w:rPr>
      </w:pPr>
      <w:r>
        <w:rPr>
          <w:sz w:val="24"/>
          <w:szCs w:val="24"/>
        </w:rPr>
        <w:t xml:space="preserve">SISTEMA DE INFORMAÇÃO PARA REPORTE DE OCORRÊNCIAS E APOIO À GESTÃO DE ZELADORIA PÚBLICA: FALA, CIDADE!  </w:t>
      </w:r>
    </w:p>
    <w:p w14:paraId="75BAC297" w14:textId="77777777">
      <w:pPr>
        <w:pBdr/>
        <w:spacing/>
        <w:ind/>
        <w:rPr>
          <w:szCs w:val="24"/>
        </w:rPr>
      </w:pPr>
      <w:r>
        <w:rPr>
          <w:szCs w:val="24"/>
        </w:rPr>
      </w:r>
    </w:p>
    <w:p w14:paraId="18C81A63" w14:textId="77777777">
      <w:pPr>
        <w:pBdr/>
        <w:spacing/>
        <w:ind/>
        <w:rPr>
          <w:szCs w:val="24"/>
        </w:rPr>
      </w:pPr>
      <w:r>
        <w:rPr>
          <w:szCs w:val="24"/>
        </w:rPr>
      </w:r>
    </w:p>
    <w:p w14:paraId="4FA9016F" w14:textId="77777777">
      <w:pPr>
        <w:pStyle w:val="1831"/>
        <w:pBdr/>
        <w:spacing/>
        <w:ind/>
        <w:rPr>
          <w:sz w:val="24"/>
          <w:szCs w:val="24"/>
        </w:rPr>
      </w:pPr>
      <w:r>
        <w:rPr>
          <w:sz w:val="24"/>
          <w:szCs w:val="24"/>
        </w:rPr>
      </w:r>
    </w:p>
    <w:p w14:paraId="21A8E561" w14:textId="77777777">
      <w:pPr>
        <w:pStyle w:val="1831"/>
        <w:pBdr/>
        <w:spacing/>
        <w:ind/>
        <w:rPr>
          <w:sz w:val="24"/>
          <w:szCs w:val="24"/>
        </w:rPr>
      </w:pPr>
      <w:r>
        <w:rPr>
          <w:sz w:val="24"/>
          <w:szCs w:val="24"/>
        </w:rPr>
      </w:r>
    </w:p>
    <w:p w14:paraId="67747CD9" w14:textId="77777777">
      <w:pPr>
        <w:pStyle w:val="1831"/>
        <w:pBdr/>
        <w:spacing/>
        <w:ind/>
        <w:rPr>
          <w:sz w:val="24"/>
          <w:szCs w:val="24"/>
        </w:rPr>
      </w:pPr>
      <w:r>
        <w:rPr>
          <w:sz w:val="24"/>
          <w:szCs w:val="24"/>
        </w:rPr>
      </w:r>
    </w:p>
    <w:p w14:paraId="7AE67D06" w14:textId="77777777">
      <w:pPr>
        <w:pStyle w:val="1831"/>
        <w:pBdr/>
        <w:spacing/>
        <w:ind/>
        <w:rPr>
          <w:sz w:val="24"/>
          <w:szCs w:val="24"/>
        </w:rPr>
      </w:pPr>
      <w:r>
        <w:rPr>
          <w:sz w:val="24"/>
          <w:szCs w:val="24"/>
        </w:rPr>
      </w:r>
    </w:p>
    <w:p w14:paraId="77575A78" w14:textId="77777777">
      <w:pPr>
        <w:pStyle w:val="1831"/>
        <w:pBdr/>
        <w:spacing/>
        <w:ind/>
        <w:rPr>
          <w:sz w:val="24"/>
          <w:szCs w:val="24"/>
        </w:rPr>
      </w:pPr>
      <w:r>
        <w:rPr>
          <w:sz w:val="24"/>
          <w:szCs w:val="24"/>
        </w:rPr>
      </w:r>
    </w:p>
    <w:p w14:paraId="6D36A135" w14:textId="77777777">
      <w:pPr>
        <w:pStyle w:val="1831"/>
        <w:pBdr/>
        <w:spacing/>
        <w:ind/>
        <w:jc w:val="both"/>
        <w:rPr>
          <w:sz w:val="24"/>
          <w:szCs w:val="24"/>
        </w:rPr>
      </w:pPr>
      <w:r>
        <w:rPr>
          <w:sz w:val="24"/>
          <w:szCs w:val="24"/>
        </w:rPr>
      </w:r>
    </w:p>
    <w:p w14:paraId="63D35295" w14:textId="77777777">
      <w:pPr>
        <w:pStyle w:val="1831"/>
        <w:pBdr/>
        <w:spacing/>
        <w:ind/>
        <w:rPr>
          <w:sz w:val="24"/>
          <w:szCs w:val="24"/>
        </w:rPr>
      </w:pPr>
      <w:r>
        <w:rPr>
          <w:sz w:val="24"/>
          <w:szCs w:val="24"/>
        </w:rPr>
        <w:t xml:space="preserve">SANTA RITA DO SAPUCAÍ - MG</w:t>
      </w:r>
    </w:p>
    <w:p w14:paraId="3D14005C" w14:textId="77777777">
      <w:pPr>
        <w:pStyle w:val="1831"/>
        <w:pBdr/>
        <w:spacing/>
        <w:ind/>
        <w:rPr/>
      </w:pPr>
      <w:r>
        <w:rPr>
          <w:sz w:val="24"/>
          <w:szCs w:val="24"/>
        </w:rPr>
        <w:t xml:space="preserve">2026</w:t>
      </w:r>
      <w:r>
        <w:br w:type="page" w:clear="all"/>
      </w:r>
    </w:p>
    <w:p w14:paraId="435EA848" w14:textId="77777777">
      <w:pPr>
        <w:pStyle w:val="1831"/>
        <w:pBdr/>
        <w:spacing/>
        <w:ind/>
        <w:rPr>
          <w:sz w:val="24"/>
          <w:szCs w:val="24"/>
        </w:rPr>
      </w:pPr>
      <w:r>
        <w:rPr>
          <w:sz w:val="24"/>
          <w:szCs w:val="24"/>
        </w:rPr>
        <w:t xml:space="preserve">FAI – CENTRO DE ENSINO SUPERIOR EM GESTÃO, TECNOLOGIA E EDUCAÇÃO</w:t>
      </w:r>
    </w:p>
    <w:p w14:paraId="216AAA59" w14:textId="77777777">
      <w:pPr>
        <w:pStyle w:val="1831"/>
        <w:pBdr/>
        <w:spacing/>
        <w:ind/>
        <w:rPr>
          <w:sz w:val="24"/>
          <w:szCs w:val="24"/>
        </w:rPr>
      </w:pPr>
      <w:r>
        <w:rPr>
          <w:sz w:val="24"/>
          <w:szCs w:val="24"/>
        </w:rPr>
        <w:t xml:space="preserve">CURSO DE SISTEMAS DE INFORMAÇÃO</w:t>
      </w:r>
    </w:p>
    <w:p w14:paraId="1415EA28" w14:textId="77777777">
      <w:pPr>
        <w:pStyle w:val="1831"/>
        <w:pBdr/>
        <w:spacing/>
        <w:ind/>
        <w:rPr>
          <w:sz w:val="24"/>
          <w:szCs w:val="24"/>
        </w:rPr>
      </w:pPr>
      <w:r>
        <w:rPr>
          <w:sz w:val="24"/>
          <w:szCs w:val="24"/>
        </w:rPr>
      </w:r>
    </w:p>
    <w:p w14:paraId="27C4C17F" w14:textId="77777777">
      <w:pPr>
        <w:pStyle w:val="1831"/>
        <w:pBdr/>
        <w:spacing/>
        <w:ind/>
        <w:rPr>
          <w:sz w:val="24"/>
          <w:szCs w:val="24"/>
        </w:rPr>
      </w:pPr>
      <w:r>
        <w:rPr>
          <w:sz w:val="24"/>
          <w:szCs w:val="24"/>
        </w:rPr>
        <w:t xml:space="preserve">LUCAS FIORRIGI FURLAN</w:t>
      </w:r>
    </w:p>
    <w:p w14:paraId="423FEB1F" w14:textId="77777777">
      <w:pPr>
        <w:pStyle w:val="1831"/>
        <w:pBdr/>
        <w:spacing/>
        <w:ind/>
        <w:rPr>
          <w:sz w:val="24"/>
          <w:szCs w:val="24"/>
        </w:rPr>
      </w:pPr>
      <w:r>
        <w:rPr>
          <w:sz w:val="24"/>
          <w:szCs w:val="24"/>
        </w:rPr>
        <w:t xml:space="preserve">MIGUEL MARTINS LIMA</w:t>
      </w:r>
    </w:p>
    <w:p w14:paraId="292BD0C4" w14:textId="77777777">
      <w:pPr>
        <w:pStyle w:val="1831"/>
        <w:pBdr/>
        <w:spacing/>
        <w:ind/>
        <w:rPr>
          <w:sz w:val="24"/>
          <w:szCs w:val="24"/>
        </w:rPr>
      </w:pPr>
      <w:r>
        <w:rPr>
          <w:sz w:val="24"/>
          <w:szCs w:val="24"/>
        </w:rPr>
        <w:t xml:space="preserve">RODRIGO PEREIRA ROMANO</w:t>
      </w:r>
    </w:p>
    <w:p w14:paraId="10F4B424" w14:textId="77777777">
      <w:pPr>
        <w:pStyle w:val="1831"/>
        <w:pBdr/>
        <w:spacing/>
        <w:ind/>
        <w:rPr>
          <w:sz w:val="24"/>
          <w:szCs w:val="24"/>
        </w:rPr>
      </w:pPr>
      <w:r>
        <w:rPr>
          <w:sz w:val="24"/>
          <w:szCs w:val="24"/>
        </w:rPr>
      </w:r>
    </w:p>
    <w:p w14:paraId="16AF80C1" w14:textId="77777777">
      <w:pPr>
        <w:pStyle w:val="1831"/>
        <w:pBdr/>
        <w:spacing/>
        <w:ind/>
        <w:rPr>
          <w:sz w:val="24"/>
          <w:szCs w:val="24"/>
        </w:rPr>
      </w:pPr>
      <w:r>
        <w:rPr>
          <w:sz w:val="24"/>
          <w:szCs w:val="24"/>
        </w:rPr>
      </w:r>
    </w:p>
    <w:p w14:paraId="65EB1E03" w14:textId="77777777">
      <w:pPr>
        <w:pStyle w:val="1831"/>
        <w:pBdr/>
        <w:spacing/>
        <w:ind/>
        <w:rPr>
          <w:sz w:val="24"/>
          <w:szCs w:val="24"/>
        </w:rPr>
      </w:pPr>
      <w:r>
        <w:rPr>
          <w:sz w:val="24"/>
          <w:szCs w:val="24"/>
        </w:rPr>
      </w:r>
    </w:p>
    <w:p w14:paraId="07EB583F" w14:textId="77777777">
      <w:pPr>
        <w:pStyle w:val="1831"/>
        <w:pBdr/>
        <w:spacing w:line="360" w:lineRule="auto"/>
        <w:ind/>
        <w:rPr>
          <w:sz w:val="24"/>
          <w:szCs w:val="24"/>
        </w:rPr>
      </w:pPr>
      <w:r>
        <w:rPr>
          <w:sz w:val="24"/>
          <w:szCs w:val="24"/>
        </w:rPr>
        <w:t xml:space="preserve">SISTEMA DE INFORMAÇÃO PARA REPORTE DE OCORRÊNCIAS E APOIO À GESTÃO DE ZELADORIA PÚBLICA: FALA, CIDADE!  </w:t>
      </w:r>
    </w:p>
    <w:p w14:paraId="6AA525BA" w14:textId="77777777">
      <w:pPr>
        <w:pBdr/>
        <w:spacing/>
        <w:ind/>
        <w:rPr>
          <w:szCs w:val="24"/>
        </w:rPr>
      </w:pPr>
      <w:r>
        <w:rPr>
          <w:szCs w:val="24"/>
        </w:rPr>
      </w:r>
    </w:p>
    <w:p w14:paraId="5CA53D4A" w14:textId="77777777">
      <w:pPr>
        <w:pBdr/>
        <w:spacing/>
        <w:ind/>
        <w:rPr>
          <w:szCs w:val="24"/>
        </w:rPr>
      </w:pPr>
      <w:r>
        <mc:AlternateContent>
          <mc:Choice Requires="wpg">
            <w:drawing>
              <wp:anchor xmlns:wp="http://schemas.openxmlformats.org/drawingml/2006/wordprocessingDrawing" xmlns:wp14="http://schemas.microsoft.com/office/word/2010/wordprocessingDrawing" distT="0" distB="0" distL="114300" distR="114300" simplePos="0" relativeHeight="251660800" behindDoc="0" locked="0" layoutInCell="1" allowOverlap="1">
                <wp:simplePos x="0" y="0"/>
                <wp:positionH relativeFrom="column">
                  <wp:posOffset>2059305</wp:posOffset>
                </wp:positionH>
                <wp:positionV relativeFrom="paragraph">
                  <wp:posOffset>255905</wp:posOffset>
                </wp:positionV>
                <wp:extent cx="3649980" cy="1828800"/>
                <wp:effectExtent l="0" t="0" r="0" b="0"/>
                <wp:wrapNone/>
                <wp:docPr id="1" name="_x0000_s1034"/>
                <wp:cNvGraphicFramePr/>
                <a:graphic xmlns:a="http://schemas.openxmlformats.org/drawingml/2006/main">
                  <a:graphicData uri="http://schemas.microsoft.com/office/word/2010/wordprocessingShape">
                    <wps:wsp>
                      <wps:cNvPr id="0" name=""/>
                      <wps:cNvSpPr txBox="1"/>
                      <wps:spPr bwMode="auto">
                        <a:xfrm>
                          <a:off x="2059305" y="255905"/>
                          <a:ext cx="3649980" cy="1828800"/>
                        </a:xfrm>
                        <a:prstGeom prst="rect">
                          <a:avLst/>
                        </a:prstGeom>
                        <a:solidFill>
                          <a:srgbClr val="FFFFFF"/>
                        </a:solidFill>
                        <a:ln>
                          <a:solidFill>
                            <a:srgbClr val="FFFFFF"/>
                          </a:solidFill>
                        </a:ln>
                      </wps:spPr>
                      <wps:txbx>
                        <w:txbxContent>
                          <w:p w14:paraId="34D3E2E4" w14:textId="77777777">
                            <w:pPr>
                              <w:pBdr/>
                              <w:spacing/>
                              <w:ind/>
                              <w:rPr/>
                            </w:pPr>
                            <w:r>
                              <w:t xml:space="preserve">Projeto de final de curso apresentado a FAI – Centro de Ensino Superior em Gestão, Tecnologia e Educação, como requisito parcial para obtenção do Título de Bacharel em Sistemas de Informação, sob a orientação da profa. Eunice Gomes de Siqueira.</w:t>
                            </w:r>
                          </w:p>
                          <w:p w14:paraId="3FB40C76" w14:textId="77777777">
                            <w:pPr>
                              <w:pBdr/>
                              <w:spacing/>
                              <w:ind/>
                              <w:rPr/>
                            </w:pPr>
                            <w:r/>
                          </w:p>
                        </w:txbxContent>
                      </wps:txbx>
                      <wps:bodyPr wrap="square" lIns="91440" tIns="45720" rIns="91440" bIns="45720" upright="1"/>
                    </wps:wsp>
                  </a:graphicData>
                </a:graphic>
              </wp:anchor>
            </w:drawing>
          </mc:Choice>
          <mc:Fallback>
            <w:pict>
              <v:shape id="shape 0" o:spid="_x0000_s0" o:spt="202" type="#_x0000_t202" style="position:absolute;z-index:251660800;o:allowoverlap:true;o:allowincell:true;mso-position-horizontal-relative:text;margin-left:162.15pt;mso-position-horizontal:absolute;mso-position-vertical-relative:text;margin-top:20.15pt;mso-position-vertical:absolute;width:287.40pt;height:144.00pt;mso-wrap-distance-left:9.00pt;mso-wrap-distance-top:0.00pt;mso-wrap-distance-right:9.00pt;mso-wrap-distance-bottom:0.00pt;visibility:visible;" fillcolor="#FFFFFF" strokecolor="#FFFFFF">
                <v:textbox inset="0,0,0,0">
                  <w:txbxContent>
                    <w:p w14:paraId="34D3E2E4" w14:textId="77777777">
                      <w:pPr>
                        <w:pBdr/>
                        <w:spacing/>
                        <w:ind/>
                        <w:rPr/>
                      </w:pPr>
                      <w:r>
                        <w:t xml:space="preserve">Projeto de final de curso apresentado a FAI – Centro de Ensino Superior em Gestão, Tecnologia e Educação, como requisito parcial para obtenção do Título de Bacharel em Sistemas de Informação, sob a orientação da profa. Eunice Gomes de Siqueira.</w:t>
                      </w:r>
                    </w:p>
                    <w:p w14:paraId="3FB40C76" w14:textId="77777777">
                      <w:pPr>
                        <w:pBdr/>
                        <w:spacing/>
                        <w:ind/>
                        <w:rPr/>
                      </w:pPr>
                      <w:r/>
                    </w:p>
                  </w:txbxContent>
                </v:textbox>
              </v:shape>
            </w:pict>
          </mc:Fallback>
        </mc:AlternateContent>
      </w:r>
      <w:r>
        <w:rPr>
          <w:szCs w:val="24"/>
        </w:rPr>
      </w:r>
    </w:p>
    <w:p w14:paraId="4A2D2F3A" w14:textId="77777777">
      <w:pPr>
        <w:pBdr/>
        <w:spacing/>
        <w:ind/>
        <w:rPr>
          <w:szCs w:val="24"/>
        </w:rPr>
      </w:pPr>
      <w:r>
        <w:rPr>
          <w:szCs w:val="24"/>
        </w:rPr>
      </w:r>
    </w:p>
    <w:p w14:paraId="42799AC3" w14:textId="77777777">
      <w:pPr>
        <w:pBdr/>
        <w:spacing/>
        <w:ind/>
        <w:rPr>
          <w:szCs w:val="24"/>
        </w:rPr>
      </w:pPr>
      <w:r>
        <w:rPr>
          <w:szCs w:val="24"/>
        </w:rPr>
      </w:r>
    </w:p>
    <w:p w14:paraId="4E330ABF" w14:textId="77777777">
      <w:pPr>
        <w:pBdr/>
        <w:spacing/>
        <w:ind/>
        <w:rPr>
          <w:szCs w:val="24"/>
        </w:rPr>
      </w:pPr>
      <w:r>
        <w:rPr>
          <w:szCs w:val="24"/>
        </w:rPr>
      </w:r>
    </w:p>
    <w:p w14:paraId="17302E69" w14:textId="77777777">
      <w:pPr>
        <w:pStyle w:val="1831"/>
        <w:pBdr/>
        <w:spacing/>
        <w:ind/>
        <w:rPr>
          <w:sz w:val="24"/>
          <w:szCs w:val="24"/>
        </w:rPr>
      </w:pPr>
      <w:r>
        <w:rPr>
          <w:sz w:val="24"/>
          <w:szCs w:val="24"/>
        </w:rPr>
      </w:r>
    </w:p>
    <w:p w14:paraId="2E7130A3" w14:textId="77777777">
      <w:pPr>
        <w:pStyle w:val="1831"/>
        <w:pBdr/>
        <w:spacing/>
        <w:ind/>
        <w:rPr>
          <w:sz w:val="24"/>
          <w:szCs w:val="24"/>
        </w:rPr>
      </w:pPr>
      <w:r>
        <w:rPr>
          <w:sz w:val="24"/>
          <w:szCs w:val="24"/>
        </w:rPr>
      </w:r>
    </w:p>
    <w:p w14:paraId="4763A36C" w14:textId="77777777">
      <w:pPr>
        <w:pStyle w:val="1831"/>
        <w:pBdr/>
        <w:spacing/>
        <w:ind/>
        <w:rPr>
          <w:sz w:val="24"/>
          <w:szCs w:val="24"/>
        </w:rPr>
      </w:pPr>
      <w:r>
        <w:rPr>
          <w:sz w:val="24"/>
          <w:szCs w:val="24"/>
        </w:rPr>
      </w:r>
    </w:p>
    <w:p w14:paraId="548147A4" w14:textId="77777777">
      <w:pPr>
        <w:pStyle w:val="1831"/>
        <w:pBdr/>
        <w:spacing/>
        <w:ind/>
        <w:rPr>
          <w:sz w:val="24"/>
          <w:szCs w:val="24"/>
        </w:rPr>
      </w:pPr>
      <w:r>
        <w:rPr>
          <w:sz w:val="24"/>
          <w:szCs w:val="24"/>
        </w:rPr>
      </w:r>
    </w:p>
    <w:p w14:paraId="7EA63D82" w14:textId="77777777">
      <w:pPr>
        <w:pStyle w:val="1831"/>
        <w:pBdr/>
        <w:spacing/>
        <w:ind/>
        <w:rPr>
          <w:sz w:val="24"/>
          <w:szCs w:val="24"/>
        </w:rPr>
      </w:pPr>
      <w:r>
        <w:rPr>
          <w:sz w:val="24"/>
          <w:szCs w:val="24"/>
        </w:rPr>
      </w:r>
    </w:p>
    <w:p w14:paraId="4A92A9C0" w14:textId="77777777">
      <w:pPr>
        <w:pStyle w:val="1831"/>
        <w:pBdr/>
        <w:spacing/>
        <w:ind/>
        <w:rPr>
          <w:sz w:val="24"/>
          <w:szCs w:val="24"/>
        </w:rPr>
      </w:pPr>
      <w:r>
        <w:rPr>
          <w:sz w:val="24"/>
          <w:szCs w:val="24"/>
        </w:rPr>
        <w:tab/>
      </w:r>
    </w:p>
    <w:p w14:paraId="7786F899" w14:textId="77777777">
      <w:pPr>
        <w:pStyle w:val="1831"/>
        <w:pBdr/>
        <w:spacing/>
        <w:ind/>
        <w:rPr>
          <w:sz w:val="24"/>
          <w:szCs w:val="24"/>
        </w:rPr>
      </w:pPr>
      <w:r>
        <w:rPr>
          <w:sz w:val="24"/>
          <w:szCs w:val="24"/>
        </w:rPr>
        <w:t xml:space="preserve">SANTA RITA DO SAPUCAÍ - MG</w:t>
      </w:r>
    </w:p>
    <w:p w14:paraId="0FFBFB39" w14:textId="77777777">
      <w:pPr>
        <w:pStyle w:val="1831"/>
        <w:pBdr/>
        <w:spacing/>
        <w:ind/>
        <w:rPr>
          <w:sz w:val="24"/>
          <w:szCs w:val="24"/>
        </w:rPr>
      </w:pPr>
      <w:r>
        <w:rPr>
          <w:sz w:val="24"/>
          <w:szCs w:val="24"/>
        </w:rPr>
        <w:t xml:space="preserve">2026</w:t>
      </w:r>
    </w:p>
    <w:p w14:paraId="50E17413" w14:textId="77777777">
      <w:pPr>
        <w:pStyle w:val="1830"/>
        <w:pBdr/>
        <w:spacing/>
        <w:ind/>
        <w:rPr/>
      </w:pPr>
      <w:r>
        <w:br w:type="page" w:clear="all"/>
        <w:t xml:space="preserve">FOLHA DE APROVAÇÃO</w:t>
      </w:r>
    </w:p>
    <w:p w14:paraId="742EE9D8" w14:textId="77777777">
      <w:pPr>
        <w:pBdr/>
        <w:spacing/>
        <w:ind/>
        <w:rPr/>
      </w:pPr>
      <w:r>
        <w:t xml:space="preserve">Na impressão final do documento, esta folha será substituída pela assinada pela Banca examinadora final.</w:t>
      </w:r>
    </w:p>
    <w:p w14:paraId="46CE07B8" w14:textId="77777777">
      <w:pPr>
        <w:pStyle w:val="1830"/>
        <w:pBdr/>
        <w:spacing/>
        <w:ind/>
        <w:rPr/>
      </w:pPr>
      <w:r>
        <w:br w:type="page" w:clear="all"/>
        <w:t xml:space="preserve">HISTÓRICO DE REVISÕES</w:t>
      </w:r>
    </w:p>
    <w:tbl>
      <w:tblPr>
        <w:tblInd w:w="108" w:type="dxa"/>
        <w:tblW w:w="9212" w:type="dxa"/>
        <w:tblCellMar>
          <w:left w:w="10" w:type="dxa"/>
          <w:right w:w="1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1408"/>
        <w:gridCol w:w="1144"/>
        <w:gridCol w:w="2977"/>
        <w:gridCol w:w="3683"/>
      </w:tblGrid>
      <w:tr>
        <w:trPr/>
        <w:tc>
          <w:tcPr>
            <w:tcBorders/>
            <w:tcMar>
              <w:left w:w="108" w:type="dxa"/>
              <w:top w:w="100" w:type="dxa"/>
              <w:right w:w="108" w:type="dxa"/>
              <w:bottom w:w="100" w:type="dxa"/>
            </w:tcMar>
            <w:tcW w:w="1408" w:type="dxa"/>
          </w:tcPr>
          <w:p w14:paraId="690AE83F" w14:textId="77777777">
            <w:pPr>
              <w:pBdr/>
              <w:spacing/>
              <w:ind/>
              <w:rPr/>
            </w:pPr>
            <w:r>
              <w:t xml:space="preserve">Data</w:t>
            </w:r>
          </w:p>
        </w:tc>
        <w:tc>
          <w:tcPr>
            <w:tcBorders/>
            <w:tcMar>
              <w:left w:w="108" w:type="dxa"/>
              <w:top w:w="100" w:type="dxa"/>
              <w:right w:w="108" w:type="dxa"/>
              <w:bottom w:w="100" w:type="dxa"/>
            </w:tcMar>
            <w:tcW w:w="1144" w:type="dxa"/>
          </w:tcPr>
          <w:p w14:paraId="627CA0E3" w14:textId="77777777">
            <w:pPr>
              <w:pBdr/>
              <w:spacing/>
              <w:ind/>
              <w:rPr/>
            </w:pPr>
            <w:r>
              <w:t xml:space="preserve">Versão</w:t>
            </w:r>
          </w:p>
        </w:tc>
        <w:tc>
          <w:tcPr>
            <w:tcBorders/>
            <w:tcMar>
              <w:left w:w="108" w:type="dxa"/>
              <w:top w:w="100" w:type="dxa"/>
              <w:right w:w="108" w:type="dxa"/>
              <w:bottom w:w="100" w:type="dxa"/>
            </w:tcMar>
            <w:tcW w:w="2977" w:type="dxa"/>
          </w:tcPr>
          <w:p w14:paraId="623502CC" w14:textId="77777777">
            <w:pPr>
              <w:pBdr/>
              <w:spacing/>
              <w:ind/>
              <w:rPr/>
            </w:pPr>
            <w:r>
              <w:t xml:space="preserve">Autor (es)</w:t>
            </w:r>
          </w:p>
        </w:tc>
        <w:tc>
          <w:tcPr>
            <w:tcBorders/>
            <w:tcMar>
              <w:left w:w="108" w:type="dxa"/>
              <w:top w:w="100" w:type="dxa"/>
              <w:right w:w="108" w:type="dxa"/>
              <w:bottom w:w="100" w:type="dxa"/>
            </w:tcMar>
            <w:tcW w:w="3683" w:type="dxa"/>
          </w:tcPr>
          <w:p w14:paraId="26B94040" w14:textId="77777777">
            <w:pPr>
              <w:pBdr/>
              <w:spacing/>
              <w:ind/>
              <w:rPr/>
            </w:pPr>
            <w:r>
              <w:t xml:space="preserve">Descrição</w:t>
            </w:r>
          </w:p>
        </w:tc>
      </w:tr>
      <w:tr>
        <w:trPr>
          <w:trHeight w:val="1170"/>
        </w:trPr>
        <w:tc>
          <w:tcPr>
            <w:tcBorders/>
            <w:tcMar>
              <w:left w:w="108" w:type="dxa"/>
              <w:top w:w="100" w:type="dxa"/>
              <w:right w:w="108" w:type="dxa"/>
              <w:bottom w:w="100" w:type="dxa"/>
            </w:tcMar>
            <w:tcW w:w="1408" w:type="dxa"/>
            <w:vMerge w:val="restart"/>
          </w:tcPr>
          <w:p>
            <w:pPr>
              <w:pBdr/>
              <w:spacing/>
              <w:ind/>
              <w:rPr/>
            </w:pPr>
            <w:r>
              <w:t xml:space="preserve">28/09/2026</w:t>
            </w:r>
          </w:p>
        </w:tc>
        <w:tc>
          <w:tcPr>
            <w:tcBorders/>
            <w:tcMar>
              <w:left w:w="108" w:type="dxa"/>
              <w:top w:w="100" w:type="dxa"/>
              <w:right w:w="108" w:type="dxa"/>
              <w:bottom w:w="100" w:type="dxa"/>
            </w:tcMar>
            <w:tcW w:w="1144" w:type="dxa"/>
            <w:vMerge w:val="restart"/>
          </w:tcPr>
          <w:p>
            <w:pPr>
              <w:pBdr/>
              <w:spacing/>
              <w:ind/>
              <w:rPr/>
            </w:pPr>
            <w:r>
              <w:t xml:space="preserve">1.16</w:t>
            </w:r>
          </w:p>
        </w:tc>
        <w:tc>
          <w:tcPr>
            <w:tcBorders/>
            <w:tcMar>
              <w:left w:w="108" w:type="dxa"/>
              <w:top w:w="100" w:type="dxa"/>
              <w:right w:w="108" w:type="dxa"/>
              <w:bottom w:w="100" w:type="dxa"/>
            </w:tcMar>
            <w:tcW w:w="2977" w:type="dxa"/>
            <w:vMerge w:val="restart"/>
          </w:tcPr>
          <w:p>
            <w:pPr>
              <w:pBdr/>
              <w:spacing/>
              <w:ind/>
              <w:rPr/>
            </w:pPr>
            <w:r>
              <w:t xml:space="preserve">Rodrigo Pereira Romano</w:t>
            </w:r>
          </w:p>
        </w:tc>
        <w:tc>
          <w:tcPr>
            <w:tcBorders/>
            <w:tcMar>
              <w:left w:w="108" w:type="dxa"/>
              <w:top w:w="100" w:type="dxa"/>
              <w:right w:w="108" w:type="dxa"/>
              <w:bottom w:w="100" w:type="dxa"/>
            </w:tcMar>
            <w:tcW w:w="3683" w:type="dxa"/>
            <w:vMerge w:val="restart"/>
          </w:tcPr>
          <w:p>
            <w:pPr>
              <w:pBdr/>
              <w:spacing/>
              <w:ind/>
              <w:rPr/>
            </w:pPr>
            <w:r>
              <w:t xml:space="preserve">Verificação em duas etapas por SMS, cadastro do cidadão em etapas, unicidade do celular por conta, encerramento da sessão de conta excluída ou desativada e atualização dos resultados dos testes.</w:t>
            </w:r>
          </w:p>
        </w:tc>
      </w:tr>
      <w:tr>
        <w:trPr>
          <w:trHeight w:val="1170"/>
        </w:trPr>
        <w:tc>
          <w:tcPr>
            <w:tcBorders/>
            <w:tcMar>
              <w:left w:w="108" w:type="dxa"/>
              <w:top w:w="100" w:type="dxa"/>
              <w:right w:w="108" w:type="dxa"/>
              <w:bottom w:w="100" w:type="dxa"/>
            </w:tcMar>
            <w:tcW w:w="1408" w:type="dxa"/>
            <w:vMerge w:val="restart"/>
          </w:tcPr>
          <w:p w14:paraId="4196BCD5">
            <w:pPr>
              <w:pBdr/>
              <w:spacing/>
              <w:ind/>
              <w:rPr/>
            </w:pPr>
            <w:r>
              <w:t xml:space="preserve">19/09/2026</w:t>
            </w:r>
          </w:p>
        </w:tc>
        <w:tc>
          <w:tcPr>
            <w:tcBorders/>
            <w:tcMar>
              <w:left w:w="108" w:type="dxa"/>
              <w:top w:w="100" w:type="dxa"/>
              <w:right w:w="108" w:type="dxa"/>
              <w:bottom w:w="100" w:type="dxa"/>
            </w:tcMar>
            <w:tcW w:w="1144" w:type="dxa"/>
            <w:vMerge w:val="restart"/>
          </w:tcPr>
          <w:p w14:paraId="162E7724">
            <w:pPr>
              <w:pBdr/>
              <w:spacing/>
              <w:ind/>
              <w:rPr/>
            </w:pPr>
            <w:r>
              <w:t xml:space="preserve">1.15</w:t>
            </w:r>
          </w:p>
        </w:tc>
        <w:tc>
          <w:tcPr>
            <w:tcBorders/>
            <w:tcMar>
              <w:left w:w="108" w:type="dxa"/>
              <w:top w:w="100" w:type="dxa"/>
              <w:right w:w="108" w:type="dxa"/>
              <w:bottom w:w="100" w:type="dxa"/>
            </w:tcMar>
            <w:tcW w:w="2977" w:type="dxa"/>
            <w:vMerge w:val="restart"/>
          </w:tcPr>
          <w:p w14:paraId="62FF436A">
            <w:pPr>
              <w:pBdr/>
              <w:spacing/>
              <w:ind/>
              <w:rPr/>
            </w:pPr>
            <w:r>
              <w:t xml:space="preserve">Rodrigo Pereira Romano</w:t>
            </w:r>
          </w:p>
        </w:tc>
        <w:tc>
          <w:tcPr>
            <w:tcBorders/>
            <w:tcMar>
              <w:left w:w="108" w:type="dxa"/>
              <w:top w:w="100" w:type="dxa"/>
              <w:right w:w="108" w:type="dxa"/>
              <w:bottom w:w="100" w:type="dxa"/>
            </w:tcMar>
            <w:tcW w:w="3683" w:type="dxa"/>
            <w:vMerge w:val="restart"/>
          </w:tcPr>
          <w:p w14:paraId="10A357C8">
            <w:pPr>
              <w:pBdr/>
              <w:spacing/>
              <w:ind/>
              <w:rPr/>
            </w:pPr>
            <w:r>
              <w:t xml:space="preserve">Evolução funcional e correções dos novos apontamentos da Fase 3;</w:t>
            </w:r>
          </w:p>
        </w:tc>
      </w:tr>
      <w:tr>
        <w:trPr>
          <w:trHeight w:val="1170"/>
        </w:trPr>
        <w:tc>
          <w:tcPr>
            <w:tcBorders/>
            <w:tcMar>
              <w:left w:w="108" w:type="dxa"/>
              <w:top w:w="100" w:type="dxa"/>
              <w:right w:w="108" w:type="dxa"/>
              <w:bottom w:w="100" w:type="dxa"/>
            </w:tcMar>
            <w:tcW w:w="1408" w:type="dxa"/>
            <w:vMerge w:val="restart"/>
          </w:tcPr>
          <w:p w14:paraId="4196BCD5">
            <w:pPr>
              <w:pBdr/>
              <w:spacing/>
              <w:ind/>
              <w:rPr/>
            </w:pPr>
            <w:r>
              <w:t xml:space="preserve">18/09/2026</w:t>
            </w:r>
          </w:p>
        </w:tc>
        <w:tc>
          <w:tcPr>
            <w:tcBorders/>
            <w:tcMar>
              <w:left w:w="108" w:type="dxa"/>
              <w:top w:w="100" w:type="dxa"/>
              <w:right w:w="108" w:type="dxa"/>
              <w:bottom w:w="100" w:type="dxa"/>
            </w:tcMar>
            <w:tcW w:w="1144" w:type="dxa"/>
            <w:vMerge w:val="restart"/>
          </w:tcPr>
          <w:p w14:paraId="162E7724">
            <w:pPr>
              <w:pBdr/>
              <w:spacing/>
              <w:ind/>
              <w:rPr/>
            </w:pPr>
            <w:r>
              <w:t xml:space="preserve">1.14</w:t>
            </w:r>
          </w:p>
        </w:tc>
        <w:tc>
          <w:tcPr>
            <w:tcBorders/>
            <w:tcMar>
              <w:left w:w="108" w:type="dxa"/>
              <w:top w:w="100" w:type="dxa"/>
              <w:right w:w="108" w:type="dxa"/>
              <w:bottom w:w="100" w:type="dxa"/>
            </w:tcMar>
            <w:tcW w:w="2977" w:type="dxa"/>
            <w:vMerge w:val="restart"/>
          </w:tcPr>
          <w:p w14:paraId="62FF436A">
            <w:pPr>
              <w:pBdr/>
              <w:spacing/>
              <w:ind/>
              <w:rPr/>
            </w:pPr>
            <w:r>
              <w:t xml:space="preserve">Rodrigo Pereira Romano</w:t>
            </w:r>
          </w:p>
        </w:tc>
        <w:tc>
          <w:tcPr>
            <w:tcBorders/>
            <w:tcMar>
              <w:left w:w="108" w:type="dxa"/>
              <w:top w:w="100" w:type="dxa"/>
              <w:right w:w="108" w:type="dxa"/>
              <w:bottom w:w="100" w:type="dxa"/>
            </w:tcMar>
            <w:tcW w:w="3683" w:type="dxa"/>
            <w:vMerge w:val="restart"/>
          </w:tcPr>
          <w:p w14:paraId="10A357C8">
            <w:pPr>
              <w:pBdr/>
              <w:spacing/>
              <w:ind/>
              <w:rPr/>
            </w:pPr>
            <w:r>
              <w:t xml:space="preserve">Atendimento dos apontamentos da Fase 3.</w:t>
            </w:r>
          </w:p>
        </w:tc>
      </w:tr>
      <w:tr>
        <w:trPr>
          <w:trHeight w:val="1170"/>
        </w:trPr>
        <w:tc>
          <w:tcPr>
            <w:tcBorders/>
            <w:tcMar>
              <w:left w:w="108" w:type="dxa"/>
              <w:top w:w="100" w:type="dxa"/>
              <w:right w:w="108" w:type="dxa"/>
              <w:bottom w:w="100" w:type="dxa"/>
            </w:tcMar>
            <w:tcW w:w="1408" w:type="dxa"/>
            <w:vMerge w:val="restart"/>
          </w:tcPr>
          <w:p w14:paraId="4196BCD5">
            <w:pPr>
              <w:pBdr/>
              <w:spacing/>
              <w:ind/>
              <w:rPr/>
            </w:pPr>
            <w:r>
              <w:t xml:space="preserve">05/09/2026</w:t>
            </w:r>
          </w:p>
        </w:tc>
        <w:tc>
          <w:tcPr>
            <w:tcBorders/>
            <w:tcMar>
              <w:left w:w="108" w:type="dxa"/>
              <w:top w:w="100" w:type="dxa"/>
              <w:right w:w="108" w:type="dxa"/>
              <w:bottom w:w="100" w:type="dxa"/>
            </w:tcMar>
            <w:tcW w:w="1144" w:type="dxa"/>
            <w:vMerge w:val="restart"/>
          </w:tcPr>
          <w:p w14:paraId="162E7724">
            <w:pPr>
              <w:pBdr/>
              <w:spacing/>
              <w:ind/>
              <w:rPr/>
            </w:pPr>
            <w:r>
              <w:t xml:space="preserve">1.13</w:t>
            </w:r>
          </w:p>
        </w:tc>
        <w:tc>
          <w:tcPr>
            <w:tcBorders/>
            <w:tcMar>
              <w:left w:w="108" w:type="dxa"/>
              <w:top w:w="100" w:type="dxa"/>
              <w:right w:w="108" w:type="dxa"/>
              <w:bottom w:w="100" w:type="dxa"/>
            </w:tcMar>
            <w:tcW w:w="2977" w:type="dxa"/>
            <w:vMerge w:val="restart"/>
          </w:tcPr>
          <w:p w14:paraId="62FF436A">
            <w:pPr>
              <w:pBdr/>
              <w:spacing/>
              <w:ind/>
              <w:rPr/>
            </w:pPr>
            <w:r>
              <w:t xml:space="preserve">Rodrigo Pereira Romano</w:t>
            </w:r>
          </w:p>
        </w:tc>
        <w:tc>
          <w:tcPr>
            <w:tcBorders/>
            <w:tcMar>
              <w:left w:w="108" w:type="dxa"/>
              <w:top w:w="100" w:type="dxa"/>
              <w:right w:w="108" w:type="dxa"/>
              <w:bottom w:w="100" w:type="dxa"/>
            </w:tcMar>
            <w:tcW w:w="3683" w:type="dxa"/>
            <w:vMerge w:val="restart"/>
          </w:tcPr>
          <w:p w14:paraId="10A357C8">
            <w:pPr>
              <w:pBdr/>
              <w:spacing/>
              <w:ind/>
              <w:rPr/>
            </w:pPr>
            <w:r>
              <w:t xml:space="preserve">Correções anteriores e Entrega da Fase 3.</w:t>
            </w:r>
          </w:p>
        </w:tc>
      </w:tr>
      <w:tr>
        <w:trPr/>
        <w:tc>
          <w:tcPr>
            <w:tcBorders/>
            <w:tcMar>
              <w:left w:w="108" w:type="dxa"/>
              <w:top w:w="100" w:type="dxa"/>
              <w:right w:w="108" w:type="dxa"/>
              <w:bottom w:w="100" w:type="dxa"/>
            </w:tcMar>
            <w:tcW w:w="1408" w:type="dxa"/>
            <w:vMerge w:val="restart"/>
          </w:tcPr>
          <w:p w14:paraId="4196BCD5">
            <w:pPr>
              <w:pBdr/>
              <w:spacing/>
              <w:ind/>
              <w:rPr/>
            </w:pPr>
            <w:r>
              <w:t xml:space="preserve">02/07/2026</w:t>
            </w:r>
          </w:p>
        </w:tc>
        <w:tc>
          <w:tcPr>
            <w:tcBorders/>
            <w:tcMar>
              <w:left w:w="108" w:type="dxa"/>
              <w:top w:w="100" w:type="dxa"/>
              <w:right w:w="108" w:type="dxa"/>
              <w:bottom w:w="100" w:type="dxa"/>
            </w:tcMar>
            <w:tcW w:w="1144" w:type="dxa"/>
            <w:vMerge w:val="restart"/>
          </w:tcPr>
          <w:p w14:paraId="162E7724">
            <w:pPr>
              <w:pBdr/>
              <w:spacing/>
              <w:ind/>
              <w:rPr/>
            </w:pPr>
            <w:r>
              <w:t xml:space="preserve">1.12</w:t>
            </w:r>
          </w:p>
        </w:tc>
        <w:tc>
          <w:tcPr>
            <w:tcBorders/>
            <w:tcMar>
              <w:left w:w="108" w:type="dxa"/>
              <w:top w:w="100" w:type="dxa"/>
              <w:right w:w="108" w:type="dxa"/>
              <w:bottom w:w="100" w:type="dxa"/>
            </w:tcMar>
            <w:tcW w:w="2977" w:type="dxa"/>
            <w:vMerge w:val="restart"/>
          </w:tcPr>
          <w:p w14:paraId="62FF436A">
            <w:pPr>
              <w:pBdr/>
              <w:spacing/>
              <w:ind/>
              <w:rPr/>
            </w:pPr>
            <w:r>
              <w:t xml:space="preserve">Rodrigo Pereira Romano</w:t>
            </w:r>
          </w:p>
        </w:tc>
        <w:tc>
          <w:tcPr>
            <w:tcBorders/>
            <w:tcMar>
              <w:left w:w="108" w:type="dxa"/>
              <w:top w:w="100" w:type="dxa"/>
              <w:right w:w="108" w:type="dxa"/>
              <w:bottom w:w="100" w:type="dxa"/>
            </w:tcMar>
            <w:tcW w:w="3683" w:type="dxa"/>
            <w:vMerge w:val="restart"/>
          </w:tcPr>
          <w:p w14:paraId="10A357C8">
            <w:pPr>
              <w:pBdr/>
              <w:spacing/>
              <w:ind/>
              <w:rPr/>
            </w:pPr>
            <w:r>
              <w:t xml:space="preserve">Alinhamento da especificação ao código-fonte: correção de versões de tecnologias, padronização da nomenclatura de status e atualização de requisitos, regras de negócio e arquitetura.</w:t>
            </w:r>
          </w:p>
        </w:tc>
      </w:tr>
      <w:tr>
        <w:trPr/>
        <w:tc>
          <w:tcPr>
            <w:tcBorders/>
            <w:tcMar>
              <w:left w:w="108" w:type="dxa"/>
              <w:top w:w="100" w:type="dxa"/>
              <w:right w:w="108" w:type="dxa"/>
              <w:bottom w:w="100" w:type="dxa"/>
            </w:tcMar>
            <w:tcW w:w="1408" w:type="dxa"/>
            <w:vMerge w:val="restart"/>
          </w:tcPr>
          <w:p w14:paraId="4196BCD5">
            <w:pPr>
              <w:pBdr/>
              <w:spacing/>
              <w:ind/>
              <w:rPr/>
            </w:pPr>
            <w:r>
              <w:t xml:space="preserve">28/06/2026</w:t>
            </w:r>
          </w:p>
        </w:tc>
        <w:tc>
          <w:tcPr>
            <w:tcBorders/>
            <w:tcMar>
              <w:left w:w="108" w:type="dxa"/>
              <w:top w:w="100" w:type="dxa"/>
              <w:right w:w="108" w:type="dxa"/>
              <w:bottom w:w="100" w:type="dxa"/>
            </w:tcMar>
            <w:tcW w:w="1144" w:type="dxa"/>
            <w:vMerge w:val="restart"/>
          </w:tcPr>
          <w:p w14:paraId="162E7724">
            <w:pPr>
              <w:pBdr/>
              <w:spacing/>
              <w:ind/>
              <w:rPr/>
            </w:pPr>
            <w:r>
              <w:t xml:space="preserve">1.11</w:t>
            </w:r>
          </w:p>
        </w:tc>
        <w:tc>
          <w:tcPr>
            <w:tcBorders/>
            <w:tcMar>
              <w:left w:w="108" w:type="dxa"/>
              <w:top w:w="100" w:type="dxa"/>
              <w:right w:w="108" w:type="dxa"/>
              <w:bottom w:w="100" w:type="dxa"/>
            </w:tcMar>
            <w:tcW w:w="2977" w:type="dxa"/>
            <w:vMerge w:val="restart"/>
          </w:tcPr>
          <w:p w14:paraId="62FF436A">
            <w:pPr>
              <w:pBdr/>
              <w:spacing/>
              <w:ind/>
              <w:rPr/>
            </w:pPr>
            <w:r>
              <w:t xml:space="preserve">Rodrigo Pereira Romano</w:t>
            </w:r>
          </w:p>
        </w:tc>
        <w:tc>
          <w:tcPr>
            <w:tcBorders/>
            <w:tcMar>
              <w:left w:w="108" w:type="dxa"/>
              <w:top w:w="100" w:type="dxa"/>
              <w:right w:w="108" w:type="dxa"/>
              <w:bottom w:w="100" w:type="dxa"/>
            </w:tcMar>
            <w:tcW w:w="3683" w:type="dxa"/>
            <w:vMerge w:val="restart"/>
          </w:tcPr>
          <w:p w14:paraId="10A357C8">
            <w:pPr>
              <w:pBdr/>
              <w:spacing/>
              <w:ind/>
              <w:rPr/>
            </w:pPr>
            <w:r>
              <w:t xml:space="preserve">Correções dos apontamentos da banca de qualificação.</w:t>
            </w:r>
          </w:p>
        </w:tc>
      </w:tr>
      <w:tr>
        <w:trPr/>
        <w:tc>
          <w:tcPr>
            <w:tcBorders/>
            <w:tcMar>
              <w:left w:w="108" w:type="dxa"/>
              <w:top w:w="100" w:type="dxa"/>
              <w:right w:w="108" w:type="dxa"/>
              <w:bottom w:w="100" w:type="dxa"/>
            </w:tcMar>
            <w:tcW w:w="1408" w:type="dxa"/>
          </w:tcPr>
          <w:p w14:paraId="300FEF4A" w14:textId="77777777">
            <w:pPr>
              <w:pBdr/>
              <w:spacing/>
              <w:ind/>
              <w:rPr/>
            </w:pPr>
            <w:r>
              <w:t xml:space="preserve">16/06/2026</w:t>
            </w:r>
          </w:p>
        </w:tc>
        <w:tc>
          <w:tcPr>
            <w:tcBorders/>
            <w:tcMar>
              <w:left w:w="108" w:type="dxa"/>
              <w:top w:w="100" w:type="dxa"/>
              <w:right w:w="108" w:type="dxa"/>
              <w:bottom w:w="100" w:type="dxa"/>
            </w:tcMar>
            <w:tcW w:w="1144" w:type="dxa"/>
          </w:tcPr>
          <w:p w14:paraId="6E5BC884" w14:textId="77777777">
            <w:pPr>
              <w:pBdr/>
              <w:spacing/>
              <w:ind/>
              <w:rPr/>
            </w:pPr>
            <w:r>
              <w:t xml:space="preserve">1.10</w:t>
            </w:r>
          </w:p>
        </w:tc>
        <w:tc>
          <w:tcPr>
            <w:tcBorders/>
            <w:tcMar>
              <w:left w:w="108" w:type="dxa"/>
              <w:top w:w="100" w:type="dxa"/>
              <w:right w:w="108" w:type="dxa"/>
              <w:bottom w:w="100" w:type="dxa"/>
            </w:tcMar>
            <w:tcW w:w="2977" w:type="dxa"/>
          </w:tcPr>
          <w:p w14:paraId="5228599A" w14:textId="77777777">
            <w:pPr>
              <w:pBdr/>
              <w:spacing/>
              <w:ind/>
              <w:rPr/>
            </w:pPr>
            <w:r>
              <w:t xml:space="preserve">Andrey Pereira, Luciane Santos e Eunice Gomes.</w:t>
            </w:r>
          </w:p>
        </w:tc>
        <w:tc>
          <w:tcPr>
            <w:tcBorders/>
            <w:tcMar>
              <w:left w:w="108" w:type="dxa"/>
              <w:top w:w="100" w:type="dxa"/>
              <w:right w:w="108" w:type="dxa"/>
              <w:bottom w:w="100" w:type="dxa"/>
            </w:tcMar>
            <w:tcW w:w="3683" w:type="dxa"/>
          </w:tcPr>
          <w:p w14:paraId="71024747" w14:textId="77777777">
            <w:pPr>
              <w:pBdr/>
              <w:spacing/>
              <w:ind/>
              <w:rPr/>
            </w:pPr>
            <w:r>
              <w:t xml:space="preserve">Apontamentos da banca de qualificação.</w:t>
            </w:r>
          </w:p>
        </w:tc>
      </w:tr>
      <w:tr>
        <w:trPr/>
        <w:tc>
          <w:tcPr>
            <w:tcBorders/>
            <w:tcMar>
              <w:left w:w="108" w:type="dxa"/>
              <w:top w:w="100" w:type="dxa"/>
              <w:right w:w="108" w:type="dxa"/>
              <w:bottom w:w="100" w:type="dxa"/>
            </w:tcMar>
            <w:tcW w:w="1408" w:type="dxa"/>
          </w:tcPr>
          <w:p w14:paraId="55613347" w14:textId="77777777">
            <w:pPr>
              <w:pBdr/>
              <w:spacing/>
              <w:ind/>
              <w:rPr/>
            </w:pPr>
            <w:r>
              <w:t xml:space="preserve">05/06/2026</w:t>
            </w:r>
          </w:p>
        </w:tc>
        <w:tc>
          <w:tcPr>
            <w:tcBorders/>
            <w:tcMar>
              <w:left w:w="108" w:type="dxa"/>
              <w:top w:w="100" w:type="dxa"/>
              <w:right w:w="108" w:type="dxa"/>
              <w:bottom w:w="100" w:type="dxa"/>
            </w:tcMar>
            <w:tcW w:w="1144" w:type="dxa"/>
          </w:tcPr>
          <w:p w14:paraId="0CF91D83" w14:textId="77777777">
            <w:pPr>
              <w:pBdr/>
              <w:spacing/>
              <w:ind/>
              <w:rPr/>
            </w:pPr>
            <w:r>
              <w:t xml:space="preserve">1.9.1</w:t>
            </w:r>
          </w:p>
        </w:tc>
        <w:tc>
          <w:tcPr>
            <w:tcBorders/>
            <w:tcMar>
              <w:left w:w="108" w:type="dxa"/>
              <w:top w:w="100" w:type="dxa"/>
              <w:right w:w="108" w:type="dxa"/>
              <w:bottom w:w="100" w:type="dxa"/>
            </w:tcMar>
            <w:tcW w:w="2977" w:type="dxa"/>
          </w:tcPr>
          <w:p w14:paraId="4BEDE196" w14:textId="77777777">
            <w:pPr>
              <w:pBdr/>
              <w:spacing/>
              <w:ind/>
              <w:rPr/>
            </w:pPr>
            <w:r>
              <w:t xml:space="preserve">Lucas Fiorrigi Furlan</w:t>
            </w:r>
          </w:p>
        </w:tc>
        <w:tc>
          <w:tcPr>
            <w:tcBorders/>
            <w:tcMar>
              <w:left w:w="108" w:type="dxa"/>
              <w:top w:w="100" w:type="dxa"/>
              <w:right w:w="108" w:type="dxa"/>
              <w:bottom w:w="100" w:type="dxa"/>
            </w:tcMar>
            <w:tcW w:w="3683" w:type="dxa"/>
          </w:tcPr>
          <w:p w14:paraId="7FF41DC4" w14:textId="77777777">
            <w:pPr>
              <w:pBdr/>
              <w:spacing/>
              <w:ind/>
              <w:rPr/>
            </w:pPr>
            <w:r>
              <w:t xml:space="preserve">Correção dos diagramas dos Apêndices A, C e F.</w:t>
            </w:r>
          </w:p>
        </w:tc>
      </w:tr>
      <w:tr>
        <w:trPr/>
        <w:tc>
          <w:tcPr>
            <w:tcBorders/>
            <w:tcMar>
              <w:left w:w="108" w:type="dxa"/>
              <w:top w:w="100" w:type="dxa"/>
              <w:right w:w="108" w:type="dxa"/>
              <w:bottom w:w="100" w:type="dxa"/>
            </w:tcMar>
            <w:tcW w:w="1408" w:type="dxa"/>
          </w:tcPr>
          <w:p w14:paraId="16559377" w14:textId="77777777">
            <w:pPr>
              <w:pBdr/>
              <w:spacing/>
              <w:ind/>
              <w:rPr/>
            </w:pPr>
            <w:r>
              <w:t xml:space="preserve">27/05/2026</w:t>
            </w:r>
          </w:p>
        </w:tc>
        <w:tc>
          <w:tcPr>
            <w:tcBorders/>
            <w:tcMar>
              <w:left w:w="108" w:type="dxa"/>
              <w:top w:w="100" w:type="dxa"/>
              <w:right w:w="108" w:type="dxa"/>
              <w:bottom w:w="100" w:type="dxa"/>
            </w:tcMar>
            <w:tcW w:w="1144" w:type="dxa"/>
          </w:tcPr>
          <w:p w14:paraId="6C06FBEB" w14:textId="77777777">
            <w:pPr>
              <w:pBdr/>
              <w:spacing/>
              <w:ind/>
              <w:rPr/>
            </w:pPr>
            <w:r>
              <w:t xml:space="preserve">1.9</w:t>
            </w:r>
          </w:p>
        </w:tc>
        <w:tc>
          <w:tcPr>
            <w:tcBorders/>
            <w:tcMar>
              <w:left w:w="108" w:type="dxa"/>
              <w:top w:w="100" w:type="dxa"/>
              <w:right w:w="108" w:type="dxa"/>
              <w:bottom w:w="100" w:type="dxa"/>
            </w:tcMar>
            <w:tcW w:w="2977" w:type="dxa"/>
          </w:tcPr>
          <w:p w14:paraId="62FB4F58" w14:textId="77777777">
            <w:pPr>
              <w:pBdr/>
              <w:spacing/>
              <w:ind/>
              <w:rPr/>
            </w:pPr>
            <w:r>
              <w:t xml:space="preserve">Rodrigo Pereira Romano</w:t>
            </w:r>
          </w:p>
        </w:tc>
        <w:tc>
          <w:tcPr>
            <w:tcBorders/>
            <w:tcMar>
              <w:left w:w="108" w:type="dxa"/>
              <w:top w:w="100" w:type="dxa"/>
              <w:right w:w="108" w:type="dxa"/>
              <w:bottom w:w="100" w:type="dxa"/>
            </w:tcMar>
            <w:tcW w:w="3683" w:type="dxa"/>
          </w:tcPr>
          <w:p w14:paraId="5E1FCF3D" w14:textId="77777777">
            <w:pPr>
              <w:pBdr/>
              <w:spacing/>
              <w:ind/>
              <w:rPr/>
            </w:pPr>
            <w:r>
              <w:t xml:space="preserve">Início das correções dos novos apontamentos das Fases 1 e 2.</w:t>
            </w:r>
          </w:p>
        </w:tc>
      </w:tr>
      <w:tr>
        <w:trPr>
          <w:trHeight w:val="776"/>
        </w:trPr>
        <w:tc>
          <w:tcPr>
            <w:tcBorders/>
            <w:tcMar>
              <w:left w:w="108" w:type="dxa"/>
              <w:top w:w="100" w:type="dxa"/>
              <w:right w:w="108" w:type="dxa"/>
              <w:bottom w:w="100" w:type="dxa"/>
            </w:tcMar>
            <w:tcW w:w="1408" w:type="dxa"/>
          </w:tcPr>
          <w:p w14:paraId="0C3F5F82" w14:textId="77777777">
            <w:pPr>
              <w:pBdr/>
              <w:spacing w:after="0"/>
              <w:ind/>
              <w:rPr/>
            </w:pPr>
            <w:r>
              <w:t xml:space="preserve">26/05/2026</w:t>
            </w:r>
          </w:p>
        </w:tc>
        <w:tc>
          <w:tcPr>
            <w:tcBorders/>
            <w:tcMar>
              <w:left w:w="108" w:type="dxa"/>
              <w:top w:w="100" w:type="dxa"/>
              <w:right w:w="108" w:type="dxa"/>
              <w:bottom w:w="100" w:type="dxa"/>
            </w:tcMar>
            <w:tcW w:w="1144" w:type="dxa"/>
          </w:tcPr>
          <w:p w14:paraId="763FB585" w14:textId="77777777">
            <w:pPr>
              <w:pBdr/>
              <w:spacing w:after="0"/>
              <w:ind/>
              <w:rPr/>
            </w:pPr>
            <w:r>
              <w:t xml:space="preserve">1.8</w:t>
            </w:r>
          </w:p>
        </w:tc>
        <w:tc>
          <w:tcPr>
            <w:tcBorders/>
            <w:tcMar>
              <w:left w:w="108" w:type="dxa"/>
              <w:top w:w="100" w:type="dxa"/>
              <w:right w:w="108" w:type="dxa"/>
              <w:bottom w:w="100" w:type="dxa"/>
            </w:tcMar>
            <w:tcW w:w="2977" w:type="dxa"/>
          </w:tcPr>
          <w:p w14:paraId="0523B179" w14:textId="77777777">
            <w:pPr>
              <w:pBdr/>
              <w:spacing w:after="0"/>
              <w:ind/>
              <w:rPr/>
            </w:pPr>
            <w:r>
              <w:t xml:space="preserve">Eunice Gomes de Siqueira</w:t>
            </w:r>
          </w:p>
        </w:tc>
        <w:tc>
          <w:tcPr>
            <w:tcBorders/>
            <w:tcMar>
              <w:left w:w="108" w:type="dxa"/>
              <w:top w:w="100" w:type="dxa"/>
              <w:right w:w="108" w:type="dxa"/>
              <w:bottom w:w="100" w:type="dxa"/>
            </w:tcMar>
            <w:tcW w:w="3683" w:type="dxa"/>
          </w:tcPr>
          <w:p w14:paraId="455C0FB3" w14:textId="77777777">
            <w:pPr>
              <w:pBdr/>
              <w:spacing w:after="0"/>
              <w:ind/>
              <w:rPr/>
            </w:pPr>
            <w:r>
              <w:t xml:space="preserve">Correções dos apontamentos das Fases 1 e 2.</w:t>
            </w:r>
          </w:p>
        </w:tc>
      </w:tr>
      <w:tr>
        <w:trPr>
          <w:trHeight w:val="654"/>
        </w:trPr>
        <w:tc>
          <w:tcPr>
            <w:tcBorders/>
            <w:tcMar>
              <w:left w:w="108" w:type="dxa"/>
              <w:top w:w="100" w:type="dxa"/>
              <w:right w:w="108" w:type="dxa"/>
              <w:bottom w:w="100" w:type="dxa"/>
            </w:tcMar>
            <w:tcW w:w="1408" w:type="dxa"/>
          </w:tcPr>
          <w:p w14:paraId="7BA5205B" w14:textId="77777777">
            <w:pPr>
              <w:pBdr/>
              <w:spacing/>
              <w:ind/>
              <w:rPr/>
            </w:pPr>
            <w:r>
              <w:t xml:space="preserve">23/05/2026</w:t>
            </w:r>
          </w:p>
        </w:tc>
        <w:tc>
          <w:tcPr>
            <w:tcBorders/>
            <w:tcMar>
              <w:left w:w="108" w:type="dxa"/>
              <w:top w:w="100" w:type="dxa"/>
              <w:right w:w="108" w:type="dxa"/>
              <w:bottom w:w="100" w:type="dxa"/>
            </w:tcMar>
            <w:tcW w:w="1144" w:type="dxa"/>
          </w:tcPr>
          <w:p w14:paraId="08D74D28" w14:textId="77777777">
            <w:pPr>
              <w:pBdr/>
              <w:spacing/>
              <w:ind/>
              <w:rPr/>
            </w:pPr>
            <w:r>
              <w:t xml:space="preserve">1.7</w:t>
            </w:r>
          </w:p>
        </w:tc>
        <w:tc>
          <w:tcPr>
            <w:tcBorders/>
            <w:tcMar>
              <w:left w:w="108" w:type="dxa"/>
              <w:top w:w="100" w:type="dxa"/>
              <w:right w:w="108" w:type="dxa"/>
              <w:bottom w:w="100" w:type="dxa"/>
            </w:tcMar>
            <w:tcW w:w="2977" w:type="dxa"/>
          </w:tcPr>
          <w:p w14:paraId="46B7A204" w14:textId="77777777">
            <w:pPr>
              <w:pBdr/>
              <w:spacing/>
              <w:ind/>
              <w:rPr/>
            </w:pPr>
            <w:r>
              <w:t xml:space="preserve">Miguel Martins Lima</w:t>
            </w:r>
          </w:p>
        </w:tc>
        <w:tc>
          <w:tcPr>
            <w:tcBorders/>
            <w:tcMar>
              <w:left w:w="108" w:type="dxa"/>
              <w:top w:w="100" w:type="dxa"/>
              <w:right w:w="108" w:type="dxa"/>
              <w:bottom w:w="100" w:type="dxa"/>
            </w:tcMar>
            <w:tcW w:w="3683" w:type="dxa"/>
          </w:tcPr>
          <w:p w14:paraId="0DCF4CEC" w14:textId="77777777">
            <w:pPr>
              <w:pBdr/>
              <w:spacing/>
              <w:ind/>
              <w:rPr/>
            </w:pPr>
            <w:r>
              <w:t xml:space="preserve">Adição da análise do perfil de utilizadores e formatação dos gráficos no relatório.</w:t>
            </w:r>
          </w:p>
        </w:tc>
      </w:tr>
      <w:tr>
        <w:trPr>
          <w:trHeight w:val="654"/>
        </w:trPr>
        <w:tc>
          <w:tcPr>
            <w:tcBorders/>
            <w:tcMar>
              <w:left w:w="108" w:type="dxa"/>
              <w:top w:w="100" w:type="dxa"/>
              <w:right w:w="108" w:type="dxa"/>
              <w:bottom w:w="100" w:type="dxa"/>
            </w:tcMar>
            <w:tcW w:w="1408" w:type="dxa"/>
            <w:vMerge w:val="restart"/>
          </w:tcPr>
          <w:p w14:paraId="343D8A4F" w14:textId="77777777">
            <w:pPr>
              <w:pBdr/>
              <w:spacing/>
              <w:ind/>
              <w:rPr/>
            </w:pPr>
            <w:r>
              <w:t xml:space="preserve">20/05/2026</w:t>
            </w:r>
          </w:p>
        </w:tc>
        <w:tc>
          <w:tcPr>
            <w:tcBorders/>
            <w:tcMar>
              <w:left w:w="108" w:type="dxa"/>
              <w:top w:w="100" w:type="dxa"/>
              <w:right w:w="108" w:type="dxa"/>
              <w:bottom w:w="100" w:type="dxa"/>
            </w:tcMar>
            <w:tcW w:w="1144" w:type="dxa"/>
            <w:vMerge w:val="restart"/>
          </w:tcPr>
          <w:p w14:paraId="37EFC50D" w14:textId="77777777">
            <w:pPr>
              <w:pBdr/>
              <w:spacing/>
              <w:ind/>
              <w:rPr/>
            </w:pPr>
            <w:r>
              <w:t xml:space="preserve">1.6</w:t>
            </w:r>
          </w:p>
        </w:tc>
        <w:tc>
          <w:tcPr>
            <w:tcBorders/>
            <w:tcMar>
              <w:left w:w="108" w:type="dxa"/>
              <w:top w:w="100" w:type="dxa"/>
              <w:right w:w="108" w:type="dxa"/>
              <w:bottom w:w="100" w:type="dxa"/>
            </w:tcMar>
            <w:tcW w:w="2977" w:type="dxa"/>
            <w:vMerge w:val="restart"/>
          </w:tcPr>
          <w:p w14:paraId="04676116" w14:textId="77777777">
            <w:pPr>
              <w:pBdr/>
              <w:spacing/>
              <w:ind/>
              <w:rPr/>
            </w:pPr>
            <w:r>
              <w:t xml:space="preserve">Rodrigo Pereira Romano</w:t>
            </w:r>
          </w:p>
        </w:tc>
        <w:tc>
          <w:tcPr>
            <w:tcBorders/>
            <w:tcMar>
              <w:left w:w="108" w:type="dxa"/>
              <w:top w:w="100" w:type="dxa"/>
              <w:right w:w="108" w:type="dxa"/>
              <w:bottom w:w="100" w:type="dxa"/>
            </w:tcMar>
            <w:tcW w:w="3683" w:type="dxa"/>
            <w:vMerge w:val="restart"/>
          </w:tcPr>
          <w:p w14:paraId="0D0448E9" w14:textId="77777777">
            <w:pPr>
              <w:pBdr/>
              <w:spacing/>
              <w:ind/>
              <w:rPr/>
            </w:pPr>
            <w:r>
              <w:t xml:space="preserve">Correções dos apontamentos das Fases 1 e 2.</w:t>
            </w:r>
          </w:p>
        </w:tc>
      </w:tr>
      <w:tr>
        <w:trPr>
          <w:trHeight w:val="776"/>
        </w:trPr>
        <w:tc>
          <w:tcPr>
            <w:tcBorders/>
            <w:tcMar>
              <w:left w:w="108" w:type="dxa"/>
              <w:top w:w="100" w:type="dxa"/>
              <w:right w:w="108" w:type="dxa"/>
              <w:bottom w:w="100" w:type="dxa"/>
            </w:tcMar>
            <w:tcW w:w="1408" w:type="dxa"/>
          </w:tcPr>
          <w:p w14:paraId="25FD48F2" w14:textId="77777777">
            <w:pPr>
              <w:pBdr/>
              <w:spacing w:after="0"/>
              <w:ind/>
              <w:rPr/>
            </w:pPr>
            <w:r>
              <w:t xml:space="preserve">08/05/2026</w:t>
            </w:r>
          </w:p>
        </w:tc>
        <w:tc>
          <w:tcPr>
            <w:tcBorders/>
            <w:tcMar>
              <w:left w:w="108" w:type="dxa"/>
              <w:top w:w="100" w:type="dxa"/>
              <w:right w:w="108" w:type="dxa"/>
              <w:bottom w:w="100" w:type="dxa"/>
            </w:tcMar>
            <w:tcW w:w="1144" w:type="dxa"/>
          </w:tcPr>
          <w:p w14:paraId="00E42BAF" w14:textId="77777777">
            <w:pPr>
              <w:pBdr/>
              <w:spacing w:after="0"/>
              <w:ind/>
              <w:rPr/>
            </w:pPr>
            <w:r>
              <w:t xml:space="preserve">1.5</w:t>
            </w:r>
          </w:p>
        </w:tc>
        <w:tc>
          <w:tcPr>
            <w:tcBorders/>
            <w:tcMar>
              <w:left w:w="108" w:type="dxa"/>
              <w:top w:w="100" w:type="dxa"/>
              <w:right w:w="108" w:type="dxa"/>
              <w:bottom w:w="100" w:type="dxa"/>
            </w:tcMar>
            <w:tcW w:w="2977" w:type="dxa"/>
          </w:tcPr>
          <w:p w14:paraId="4C6C7BCA" w14:textId="77777777">
            <w:pPr>
              <w:pBdr/>
              <w:spacing w:after="0"/>
              <w:ind/>
              <w:rPr/>
            </w:pPr>
            <w:r>
              <w:t xml:space="preserve">Eunice Gomes de Siqueira</w:t>
            </w:r>
          </w:p>
        </w:tc>
        <w:tc>
          <w:tcPr>
            <w:tcBorders/>
            <w:tcMar>
              <w:left w:w="108" w:type="dxa"/>
              <w:top w:w="100" w:type="dxa"/>
              <w:right w:w="108" w:type="dxa"/>
              <w:bottom w:w="100" w:type="dxa"/>
            </w:tcMar>
            <w:tcW w:w="3683" w:type="dxa"/>
          </w:tcPr>
          <w:p w14:paraId="78D5DC75" w14:textId="77777777">
            <w:pPr>
              <w:pBdr/>
              <w:spacing w:after="0"/>
              <w:ind/>
              <w:rPr/>
            </w:pPr>
            <w:r>
              <w:t xml:space="preserve">Apontamentos parciais das Fases 1 e 2.</w:t>
            </w:r>
          </w:p>
        </w:tc>
      </w:tr>
      <w:tr>
        <w:trPr>
          <w:trHeight w:val="654"/>
        </w:trPr>
        <w:tc>
          <w:tcPr>
            <w:tcBorders/>
            <w:tcMar>
              <w:left w:w="108" w:type="dxa"/>
              <w:top w:w="100" w:type="dxa"/>
              <w:right w:w="108" w:type="dxa"/>
              <w:bottom w:w="100" w:type="dxa"/>
            </w:tcMar>
            <w:tcW w:w="1408" w:type="dxa"/>
            <w:vMerge w:val="restart"/>
          </w:tcPr>
          <w:p w14:paraId="6274F024" w14:textId="77777777">
            <w:pPr>
              <w:pBdr/>
              <w:spacing w:after="0"/>
              <w:ind/>
              <w:rPr/>
            </w:pPr>
            <w:r>
              <w:t xml:space="preserve">02/05/2026</w:t>
            </w:r>
          </w:p>
        </w:tc>
        <w:tc>
          <w:tcPr>
            <w:tcBorders/>
            <w:tcMar>
              <w:left w:w="108" w:type="dxa"/>
              <w:top w:w="100" w:type="dxa"/>
              <w:right w:w="108" w:type="dxa"/>
              <w:bottom w:w="100" w:type="dxa"/>
            </w:tcMar>
            <w:tcW w:w="1144" w:type="dxa"/>
            <w:vMerge w:val="restart"/>
          </w:tcPr>
          <w:p w14:paraId="3B2D7A62" w14:textId="77777777">
            <w:pPr>
              <w:pBdr/>
              <w:spacing w:after="0"/>
              <w:ind/>
              <w:rPr/>
            </w:pPr>
            <w:r>
              <w:t xml:space="preserve">1.4.3</w:t>
            </w:r>
          </w:p>
        </w:tc>
        <w:tc>
          <w:tcPr>
            <w:tcBorders/>
            <w:tcMar>
              <w:left w:w="108" w:type="dxa"/>
              <w:top w:w="100" w:type="dxa"/>
              <w:right w:w="108" w:type="dxa"/>
              <w:bottom w:w="100" w:type="dxa"/>
            </w:tcMar>
            <w:tcW w:w="2977" w:type="dxa"/>
            <w:vMerge w:val="restart"/>
          </w:tcPr>
          <w:p w14:paraId="5ABCCB41" w14:textId="77777777">
            <w:pPr>
              <w:pBdr/>
              <w:spacing w:after="0"/>
              <w:ind/>
              <w:rPr/>
            </w:pPr>
            <w:r>
              <w:t xml:space="preserve">Lucas Fiorrigi Furlan</w:t>
            </w:r>
          </w:p>
        </w:tc>
        <w:tc>
          <w:tcPr>
            <w:tcBorders/>
            <w:tcMar>
              <w:left w:w="108" w:type="dxa"/>
              <w:top w:w="100" w:type="dxa"/>
              <w:right w:w="108" w:type="dxa"/>
              <w:bottom w:w="100" w:type="dxa"/>
            </w:tcMar>
            <w:tcW w:w="3683" w:type="dxa"/>
            <w:vMerge w:val="restart"/>
          </w:tcPr>
          <w:p w14:paraId="17CE6BA9" w14:textId="77777777">
            <w:pPr>
              <w:pBdr/>
              <w:spacing w:after="0"/>
              <w:ind/>
              <w:rPr/>
            </w:pPr>
            <w:r>
              <w:t xml:space="preserve">Correção do Apêndice C e adição da Seção 6.4.</w:t>
            </w:r>
          </w:p>
        </w:tc>
      </w:tr>
      <w:tr>
        <w:trPr>
          <w:trHeight w:val="654"/>
        </w:trPr>
        <w:tc>
          <w:tcPr>
            <w:tcBorders/>
            <w:tcMar>
              <w:left w:w="108" w:type="dxa"/>
              <w:top w:w="100" w:type="dxa"/>
              <w:right w:w="108" w:type="dxa"/>
              <w:bottom w:w="100" w:type="dxa"/>
            </w:tcMar>
            <w:tcW w:w="1408" w:type="dxa"/>
            <w:vMerge w:val="restart"/>
          </w:tcPr>
          <w:p w14:paraId="090D2103" w14:textId="77777777">
            <w:pPr>
              <w:pBdr/>
              <w:spacing w:after="0"/>
              <w:ind/>
              <w:rPr/>
            </w:pPr>
            <w:r>
              <w:t xml:space="preserve">29/04/2026</w:t>
            </w:r>
          </w:p>
        </w:tc>
        <w:tc>
          <w:tcPr>
            <w:tcBorders/>
            <w:tcMar>
              <w:left w:w="108" w:type="dxa"/>
              <w:top w:w="100" w:type="dxa"/>
              <w:right w:w="108" w:type="dxa"/>
              <w:bottom w:w="100" w:type="dxa"/>
            </w:tcMar>
            <w:tcW w:w="1144" w:type="dxa"/>
            <w:vMerge w:val="restart"/>
          </w:tcPr>
          <w:p w14:paraId="57B8353F" w14:textId="77777777">
            <w:pPr>
              <w:pBdr/>
              <w:spacing w:after="0"/>
              <w:ind/>
              <w:rPr/>
            </w:pPr>
            <w:r>
              <w:t xml:space="preserve">1.4.2</w:t>
            </w:r>
          </w:p>
        </w:tc>
        <w:tc>
          <w:tcPr>
            <w:tcBorders/>
            <w:tcMar>
              <w:left w:w="108" w:type="dxa"/>
              <w:top w:w="100" w:type="dxa"/>
              <w:right w:w="108" w:type="dxa"/>
              <w:bottom w:w="100" w:type="dxa"/>
            </w:tcMar>
            <w:tcW w:w="2977" w:type="dxa"/>
            <w:vMerge w:val="restart"/>
          </w:tcPr>
          <w:p w14:paraId="50DFA4D3" w14:textId="77777777">
            <w:pPr>
              <w:pBdr/>
              <w:spacing w:after="0"/>
              <w:ind/>
              <w:rPr/>
            </w:pPr>
            <w:r>
              <w:t xml:space="preserve">Rodrigo Pereira Romano</w:t>
            </w:r>
          </w:p>
        </w:tc>
        <w:tc>
          <w:tcPr>
            <w:tcBorders/>
            <w:tcMar>
              <w:left w:w="108" w:type="dxa"/>
              <w:top w:w="100" w:type="dxa"/>
              <w:right w:w="108" w:type="dxa"/>
              <w:bottom w:w="100" w:type="dxa"/>
            </w:tcMar>
            <w:tcW w:w="3683" w:type="dxa"/>
            <w:vMerge w:val="restart"/>
          </w:tcPr>
          <w:p w14:paraId="2EC324EB" w14:textId="77777777">
            <w:pPr>
              <w:pBdr/>
              <w:spacing w:after="0"/>
              <w:ind/>
              <w:rPr/>
            </w:pPr>
            <w:r>
              <w:t xml:space="preserve">Adição dos diagramas nos apêndices e preenchimento parcial do Capítulo 6 e Capitulo 7.</w:t>
            </w:r>
          </w:p>
        </w:tc>
      </w:tr>
      <w:tr>
        <w:trPr>
          <w:trHeight w:val="654"/>
        </w:trPr>
        <w:tc>
          <w:tcPr>
            <w:tcBorders/>
            <w:tcMar>
              <w:left w:w="108" w:type="dxa"/>
              <w:top w:w="100" w:type="dxa"/>
              <w:right w:w="108" w:type="dxa"/>
              <w:bottom w:w="100" w:type="dxa"/>
            </w:tcMar>
            <w:tcW w:w="1408" w:type="dxa"/>
            <w:vMerge w:val="restart"/>
          </w:tcPr>
          <w:p w14:paraId="42DF3A29" w14:textId="77777777">
            <w:pPr>
              <w:pBdr/>
              <w:spacing w:after="0"/>
              <w:ind/>
              <w:rPr/>
            </w:pPr>
            <w:r>
              <w:t xml:space="preserve">28/04/2026</w:t>
            </w:r>
          </w:p>
        </w:tc>
        <w:tc>
          <w:tcPr>
            <w:tcBorders/>
            <w:tcMar>
              <w:left w:w="108" w:type="dxa"/>
              <w:top w:w="100" w:type="dxa"/>
              <w:right w:w="108" w:type="dxa"/>
              <w:bottom w:w="100" w:type="dxa"/>
            </w:tcMar>
            <w:tcW w:w="1144" w:type="dxa"/>
            <w:vMerge w:val="restart"/>
          </w:tcPr>
          <w:p w14:paraId="08C70C2B" w14:textId="77777777">
            <w:pPr>
              <w:pBdr/>
              <w:spacing w:after="0"/>
              <w:ind/>
              <w:rPr/>
            </w:pPr>
            <w:r>
              <w:t xml:space="preserve">1.4.1</w:t>
            </w:r>
          </w:p>
        </w:tc>
        <w:tc>
          <w:tcPr>
            <w:tcBorders/>
            <w:tcMar>
              <w:left w:w="108" w:type="dxa"/>
              <w:top w:w="100" w:type="dxa"/>
              <w:right w:w="108" w:type="dxa"/>
              <w:bottom w:w="100" w:type="dxa"/>
            </w:tcMar>
            <w:tcW w:w="2977" w:type="dxa"/>
            <w:vMerge w:val="restart"/>
          </w:tcPr>
          <w:p w14:paraId="572A75DB" w14:textId="77777777">
            <w:pPr>
              <w:pBdr/>
              <w:spacing w:after="0"/>
              <w:ind/>
              <w:rPr/>
            </w:pPr>
            <w:r>
              <w:t xml:space="preserve">Rodrigo Pereira Romano</w:t>
            </w:r>
          </w:p>
        </w:tc>
        <w:tc>
          <w:tcPr>
            <w:tcBorders/>
            <w:tcMar>
              <w:left w:w="108" w:type="dxa"/>
              <w:top w:w="100" w:type="dxa"/>
              <w:right w:w="108" w:type="dxa"/>
              <w:bottom w:w="100" w:type="dxa"/>
            </w:tcMar>
            <w:tcW w:w="3683" w:type="dxa"/>
            <w:vMerge w:val="restart"/>
          </w:tcPr>
          <w:p w14:paraId="12F84128" w14:textId="77777777">
            <w:pPr>
              <w:pBdr/>
              <w:spacing w:after="0"/>
              <w:ind/>
              <w:rPr/>
            </w:pPr>
            <w:r>
              <w:t xml:space="preserve">Correções parciais da Fase 1.</w:t>
            </w:r>
          </w:p>
        </w:tc>
      </w:tr>
      <w:tr>
        <w:trPr>
          <w:trHeight w:val="654"/>
        </w:trPr>
        <w:tc>
          <w:tcPr>
            <w:tcBorders/>
            <w:tcMar>
              <w:left w:w="108" w:type="dxa"/>
              <w:top w:w="100" w:type="dxa"/>
              <w:right w:w="108" w:type="dxa"/>
              <w:bottom w:w="100" w:type="dxa"/>
            </w:tcMar>
            <w:tcW w:w="1408" w:type="dxa"/>
          </w:tcPr>
          <w:p w14:paraId="63C14AAC" w14:textId="77777777">
            <w:pPr>
              <w:pBdr/>
              <w:spacing w:after="0"/>
              <w:ind/>
              <w:rPr/>
            </w:pPr>
            <w:r>
              <w:t xml:space="preserve">23/04/2026</w:t>
            </w:r>
          </w:p>
        </w:tc>
        <w:tc>
          <w:tcPr>
            <w:tcBorders/>
            <w:tcMar>
              <w:left w:w="108" w:type="dxa"/>
              <w:top w:w="100" w:type="dxa"/>
              <w:right w:w="108" w:type="dxa"/>
              <w:bottom w:w="100" w:type="dxa"/>
            </w:tcMar>
            <w:tcW w:w="1144" w:type="dxa"/>
          </w:tcPr>
          <w:p w14:paraId="095A91C3" w14:textId="77777777">
            <w:pPr>
              <w:pBdr/>
              <w:spacing w:after="0"/>
              <w:ind/>
              <w:rPr/>
            </w:pPr>
            <w:r>
              <w:t xml:space="preserve">1.3</w:t>
            </w:r>
          </w:p>
        </w:tc>
        <w:tc>
          <w:tcPr>
            <w:tcBorders/>
            <w:tcMar>
              <w:left w:w="108" w:type="dxa"/>
              <w:top w:w="100" w:type="dxa"/>
              <w:right w:w="108" w:type="dxa"/>
              <w:bottom w:w="100" w:type="dxa"/>
            </w:tcMar>
            <w:tcW w:w="2977" w:type="dxa"/>
          </w:tcPr>
          <w:p w14:paraId="7296A12E" w14:textId="77777777">
            <w:pPr>
              <w:pBdr/>
              <w:spacing w:after="0"/>
              <w:ind/>
              <w:rPr/>
            </w:pPr>
            <w:r>
              <w:t xml:space="preserve">Eunice Gomes de Siqueira</w:t>
            </w:r>
          </w:p>
        </w:tc>
        <w:tc>
          <w:tcPr>
            <w:tcBorders/>
            <w:tcMar>
              <w:left w:w="108" w:type="dxa"/>
              <w:top w:w="100" w:type="dxa"/>
              <w:right w:w="108" w:type="dxa"/>
              <w:bottom w:w="100" w:type="dxa"/>
            </w:tcMar>
            <w:tcW w:w="3683" w:type="dxa"/>
          </w:tcPr>
          <w:p w14:paraId="17B25C85" w14:textId="77777777">
            <w:pPr>
              <w:pBdr/>
              <w:spacing w:after="0"/>
              <w:ind/>
              <w:rPr/>
            </w:pPr>
            <w:r>
              <w:t xml:space="preserve">Apontamentos parciais da Fase 1.</w:t>
            </w:r>
          </w:p>
        </w:tc>
      </w:tr>
      <w:tr>
        <w:trPr>
          <w:trHeight w:val="654"/>
        </w:trPr>
        <w:tc>
          <w:tcPr>
            <w:tcBorders/>
            <w:tcMar>
              <w:left w:w="108" w:type="dxa"/>
              <w:top w:w="100" w:type="dxa"/>
              <w:right w:w="108" w:type="dxa"/>
              <w:bottom w:w="100" w:type="dxa"/>
            </w:tcMar>
            <w:tcW w:w="1408" w:type="dxa"/>
            <w:vMerge w:val="restart"/>
          </w:tcPr>
          <w:p w14:paraId="3EF84758" w14:textId="77777777">
            <w:pPr>
              <w:pBdr/>
              <w:spacing w:after="0"/>
              <w:ind/>
              <w:rPr/>
            </w:pPr>
            <w:r>
              <w:t xml:space="preserve">16/04/2026</w:t>
            </w:r>
          </w:p>
        </w:tc>
        <w:tc>
          <w:tcPr>
            <w:tcBorders/>
            <w:tcMar>
              <w:left w:w="108" w:type="dxa"/>
              <w:top w:w="100" w:type="dxa"/>
              <w:right w:w="108" w:type="dxa"/>
              <w:bottom w:w="100" w:type="dxa"/>
            </w:tcMar>
            <w:tcW w:w="1144" w:type="dxa"/>
            <w:vMerge w:val="restart"/>
          </w:tcPr>
          <w:p w14:paraId="55D5D076" w14:textId="77777777">
            <w:pPr>
              <w:pBdr/>
              <w:spacing w:after="0"/>
              <w:ind/>
              <w:rPr/>
            </w:pPr>
            <w:r>
              <w:t xml:space="preserve">1.2</w:t>
            </w:r>
          </w:p>
        </w:tc>
        <w:tc>
          <w:tcPr>
            <w:tcBorders/>
            <w:tcMar>
              <w:left w:w="108" w:type="dxa"/>
              <w:top w:w="100" w:type="dxa"/>
              <w:right w:w="108" w:type="dxa"/>
              <w:bottom w:w="100" w:type="dxa"/>
            </w:tcMar>
            <w:tcW w:w="2977" w:type="dxa"/>
            <w:vMerge w:val="restart"/>
          </w:tcPr>
          <w:p w14:paraId="06AB2260" w14:textId="77777777">
            <w:pPr>
              <w:pBdr/>
              <w:spacing w:after="0"/>
              <w:ind/>
              <w:rPr/>
            </w:pPr>
            <w:r>
              <w:t xml:space="preserve">Rodrigo Pereira Romano</w:t>
            </w:r>
          </w:p>
        </w:tc>
        <w:tc>
          <w:tcPr>
            <w:tcBorders/>
            <w:tcMar>
              <w:left w:w="108" w:type="dxa"/>
              <w:top w:w="100" w:type="dxa"/>
              <w:right w:w="108" w:type="dxa"/>
              <w:bottom w:w="100" w:type="dxa"/>
            </w:tcMar>
            <w:tcW w:w="3683" w:type="dxa"/>
            <w:vMerge w:val="restart"/>
          </w:tcPr>
          <w:p w14:paraId="6E5278BD" w14:textId="77777777">
            <w:pPr>
              <w:pBdr/>
              <w:spacing w:after="0"/>
              <w:ind/>
              <w:rPr/>
            </w:pPr>
            <w:r>
              <w:t xml:space="preserve">Correções da Fase 1.</w:t>
            </w:r>
          </w:p>
        </w:tc>
      </w:tr>
      <w:tr>
        <w:trPr/>
        <w:tc>
          <w:tcPr>
            <w:tcBorders/>
            <w:tcMar>
              <w:left w:w="108" w:type="dxa"/>
              <w:top w:w="100" w:type="dxa"/>
              <w:right w:w="108" w:type="dxa"/>
              <w:bottom w:w="100" w:type="dxa"/>
            </w:tcMar>
            <w:tcW w:w="1408" w:type="dxa"/>
          </w:tcPr>
          <w:p w14:paraId="25758972" w14:textId="77777777">
            <w:pPr>
              <w:pBdr/>
              <w:spacing w:after="0"/>
              <w:ind/>
              <w:rPr/>
            </w:pPr>
            <w:r>
              <w:t xml:space="preserve">05/04/2026</w:t>
            </w:r>
          </w:p>
        </w:tc>
        <w:tc>
          <w:tcPr>
            <w:tcBorders/>
            <w:tcMar>
              <w:left w:w="108" w:type="dxa"/>
              <w:top w:w="100" w:type="dxa"/>
              <w:right w:w="108" w:type="dxa"/>
              <w:bottom w:w="100" w:type="dxa"/>
            </w:tcMar>
            <w:tcW w:w="1144" w:type="dxa"/>
          </w:tcPr>
          <w:p w14:paraId="292693E3" w14:textId="77777777">
            <w:pPr>
              <w:pBdr/>
              <w:spacing w:after="0"/>
              <w:ind/>
              <w:rPr/>
            </w:pPr>
            <w:r>
              <w:t xml:space="preserve">1.1</w:t>
            </w:r>
          </w:p>
        </w:tc>
        <w:tc>
          <w:tcPr>
            <w:tcBorders/>
            <w:tcMar>
              <w:left w:w="108" w:type="dxa"/>
              <w:top w:w="100" w:type="dxa"/>
              <w:right w:w="108" w:type="dxa"/>
              <w:bottom w:w="100" w:type="dxa"/>
            </w:tcMar>
            <w:tcW w:w="2977" w:type="dxa"/>
          </w:tcPr>
          <w:p w14:paraId="48042B27" w14:textId="77777777">
            <w:pPr>
              <w:pBdr/>
              <w:spacing w:after="0"/>
              <w:ind/>
              <w:rPr/>
            </w:pPr>
            <w:r>
              <w:t xml:space="preserve">Eunice Gomes de Siqueira</w:t>
            </w:r>
          </w:p>
        </w:tc>
        <w:tc>
          <w:tcPr>
            <w:tcBorders/>
            <w:tcMar>
              <w:left w:w="108" w:type="dxa"/>
              <w:top w:w="100" w:type="dxa"/>
              <w:right w:w="108" w:type="dxa"/>
              <w:bottom w:w="100" w:type="dxa"/>
            </w:tcMar>
            <w:tcW w:w="3683" w:type="dxa"/>
          </w:tcPr>
          <w:p w14:paraId="62F86024" w14:textId="77777777">
            <w:pPr>
              <w:pBdr/>
              <w:spacing w:after="0"/>
              <w:ind/>
              <w:rPr/>
            </w:pPr>
            <w:r>
              <w:t xml:space="preserve">Apontamentos parciais da Fase 1.</w:t>
            </w:r>
          </w:p>
        </w:tc>
      </w:tr>
      <w:tr>
        <w:trPr>
          <w:trHeight w:val="855"/>
        </w:trPr>
        <w:tc>
          <w:tcPr>
            <w:tcBorders/>
            <w:tcMar>
              <w:left w:w="108" w:type="dxa"/>
              <w:top w:w="100" w:type="dxa"/>
              <w:right w:w="108" w:type="dxa"/>
              <w:bottom w:w="100" w:type="dxa"/>
            </w:tcMar>
            <w:tcW w:w="1408" w:type="dxa"/>
          </w:tcPr>
          <w:p w14:paraId="5CA82F5B" w14:textId="77777777">
            <w:pPr>
              <w:pBdr/>
              <w:spacing w:after="0"/>
              <w:ind/>
              <w:rPr/>
            </w:pPr>
            <w:r>
              <w:t xml:space="preserve">28/03/2026</w:t>
            </w:r>
          </w:p>
        </w:tc>
        <w:tc>
          <w:tcPr>
            <w:tcBorders/>
            <w:tcMar>
              <w:left w:w="108" w:type="dxa"/>
              <w:top w:w="100" w:type="dxa"/>
              <w:right w:w="108" w:type="dxa"/>
              <w:bottom w:w="100" w:type="dxa"/>
            </w:tcMar>
            <w:tcW w:w="1144" w:type="dxa"/>
          </w:tcPr>
          <w:p w14:paraId="3B2DA9AC" w14:textId="77777777">
            <w:pPr>
              <w:pBdr/>
              <w:spacing w:after="0"/>
              <w:ind/>
              <w:rPr/>
            </w:pPr>
            <w:r>
              <w:t xml:space="preserve">1.0</w:t>
            </w:r>
          </w:p>
        </w:tc>
        <w:tc>
          <w:tcPr>
            <w:tcBorders/>
            <w:tcMar>
              <w:left w:w="108" w:type="dxa"/>
              <w:top w:w="100" w:type="dxa"/>
              <w:right w:w="108" w:type="dxa"/>
              <w:bottom w:w="100" w:type="dxa"/>
            </w:tcMar>
            <w:tcW w:w="2977" w:type="dxa"/>
          </w:tcPr>
          <w:p w14:paraId="61D30FBD" w14:textId="77777777">
            <w:pPr>
              <w:pBdr/>
              <w:spacing w:after="0"/>
              <w:ind/>
              <w:rPr/>
            </w:pPr>
            <w:r>
              <w:t xml:space="preserve">Lucas Fiorrigi Furlan e  Miguel Martins Lima.</w:t>
            </w:r>
          </w:p>
        </w:tc>
        <w:tc>
          <w:tcPr>
            <w:tcBorders/>
            <w:tcMar>
              <w:left w:w="108" w:type="dxa"/>
              <w:top w:w="100" w:type="dxa"/>
              <w:right w:w="108" w:type="dxa"/>
              <w:bottom w:w="100" w:type="dxa"/>
            </w:tcMar>
            <w:tcW w:w="3683" w:type="dxa"/>
          </w:tcPr>
          <w:p w14:paraId="790FA0D8" w14:textId="77777777">
            <w:pPr>
              <w:pBdr/>
              <w:spacing w:after="0"/>
              <w:ind/>
              <w:rPr/>
            </w:pPr>
            <w:r>
              <w:t xml:space="preserve">Entrega da Fase 1.</w:t>
            </w:r>
          </w:p>
        </w:tc>
      </w:tr>
    </w:tbl>
    <w:p w14:paraId="2D4DBA68" w14:textId="77777777">
      <w:pPr>
        <w:pStyle w:val="1830"/>
        <w:pBdr/>
        <w:spacing/>
        <w:ind/>
        <w:jc w:val="left"/>
        <w:rPr/>
      </w:pPr>
      <w:r>
        <w:br w:type="page" w:clear="all"/>
        <w:t xml:space="preserve">AGRADECIMENTOS</w:t>
      </w:r>
    </w:p>
    <w:p w14:paraId="19F4FCC1" w14:textId="77777777">
      <w:pPr>
        <w:pBdr/>
        <w:spacing/>
        <w:ind/>
        <w:rPr/>
      </w:pPr>
      <w:r>
        <w:t xml:space="preserve">A inclusão desta seção é opcional.</w:t>
      </w:r>
    </w:p>
    <w:p w14:paraId="66912AD6" w14:textId="77777777">
      <w:pPr>
        <w:pStyle w:val="1830"/>
        <w:pBdr/>
        <w:spacing/>
        <w:ind/>
        <w:rPr/>
      </w:pPr>
      <w:r>
        <w:br w:type="page" w:clear="all"/>
        <w:t xml:space="preserve">RESUMO</w:t>
      </w:r>
    </w:p>
    <w:p w14:paraId="6A2552D1" w14:textId="77777777">
      <w:pPr>
        <w:pBdr/>
        <w:spacing/>
        <w:ind/>
        <w:rPr/>
      </w:pPr>
      <w:r>
        <w:t xml:space="preserve">O projeto "Fala, Cidade!" visa o desenvolvimento de um sistema de software para o relato de ocorrências pelo cidadão à administração pública e apoio à gestão de zeladoria pública municipal. Por meio desse sistema, será possível aproximar ainda mais a sociedade civil da administração pública, a partir de um canal digital direto e responsivo para a relato de problemas de infraestrutura, como vias danificadas, iluminação pública deficiente, descarte irregular de resíduo ou má conservação de espaço público. A metodologia consiste de pesquisa exploratória explicativa, com a adoção de revisão bibliográfica, práticas ágeis baseadas no </w:t>
      </w:r>
      <w:r>
        <w:rPr>
          <w:i/>
        </w:rPr>
        <w:t xml:space="preserve">framework</w:t>
      </w:r>
      <w:r>
        <w:t xml:space="preserve"> Scrum, especificação e análise de requisitos com modelagem por meio da Linguagem de Modelagem Unificada e arquitetura de software orientada a objetos. A arquitetura técnica inclui em aplicativo para a plataforma </w:t>
      </w:r>
      <w:r>
        <w:rPr>
          <w:i/>
        </w:rPr>
        <w:t xml:space="preserve">Web</w:t>
      </w:r>
      <w:r>
        <w:t xml:space="preserve"> progressivo e integrado com serviços abertos de geolocalização e interfaces de programação de aplicações desenvolvidas para atender às necessidades dos usuários. Os resultados parciais obtidos com este projeto consistem da especificação de um sistema de software com requisitos funcionais e não funcionais, todos eles em conformidade com a legislação de proteção de dados pessoais e artefatos de software codificados com base na arquitetura de sistema proposta. Espera-se que este projeto promova o engajamento comunitário por meio de mecanismos inovadores e que o rigor aplicado na engenharia de requisitos e modelagem de dados estabeleça os alicerces sólidos para a futura codificação e implantação do referido sistema de software.</w:t>
      </w:r>
    </w:p>
    <w:p w14:paraId="34E71E87" w14:textId="77777777">
      <w:pPr>
        <w:pBdr/>
        <w:spacing/>
        <w:ind/>
        <w:rPr>
          <w:b/>
        </w:rPr>
      </w:pPr>
      <w:r>
        <w:rPr>
          <w:b/>
        </w:rPr>
        <w:t xml:space="preserve">Palavras-chave: </w:t>
      </w:r>
      <w:r>
        <w:t xml:space="preserve">cidade inteligente; zeladoria pública; participação cidadã; projeto final de curso; Sistemas de Informação.</w:t>
      </w:r>
      <w:r>
        <w:rPr>
          <w:b/>
        </w:rPr>
      </w:r>
    </w:p>
    <w:p w14:paraId="218AEB86" w14:textId="77777777">
      <w:pPr>
        <w:pBdr/>
        <w:spacing/>
        <w:ind/>
        <w:jc w:val="left"/>
        <w:rPr/>
      </w:pPr>
      <w:r>
        <w:br w:type="page" w:clear="all"/>
      </w:r>
    </w:p>
    <w:p w14:paraId="697A3C48" w14:textId="77777777">
      <w:pPr>
        <w:pStyle w:val="1830"/>
        <w:pBdr/>
        <w:spacing/>
        <w:ind/>
        <w:rPr/>
      </w:pPr>
      <w:r>
        <w:t xml:space="preserve">LISTA DE FIGURAS</w:t>
      </w:r>
    </w:p>
    <w:p w14:paraId="7AF275AC">
      <w:pPr>
        <w:pStyle w:val="1847"/>
        <w:pBdr/>
        <w:tabs>
          <w:tab w:val="right" w:leader="dot" w:pos="9072"/>
        </w:tabs>
        <w:spacing/>
        <w:ind/>
        <w:rPr/>
      </w:pPr>
      <w:r>
        <w:rPr>
          <w:caps w:val="0"/>
        </w:rPr>
        <w:fldChar w:fldCharType="begin"/>
        <w:instrText xml:space="preserve">TOC \h \c "FIGURA"</w:instrText>
        <w:fldChar w:fldCharType="separate"/>
      </w:r>
      <w:r/>
      <w:hyperlink w:tooltip="#_Toc1" w:anchor="_Toc1" w:history="1">
        <w:r>
          <w:rPr>
            <w:rStyle w:val="1828"/>
          </w:rPr>
          <w:t xml:space="preserve">FIGURA 1 – Interface de consulta do aplicativo Colab</w:t>
        </w:r>
        <w:r>
          <w:tab/>
          <w:fldChar w:fldCharType="begin"/>
          <w:instrText xml:space="preserve">PAGEREF _Toc1 \h</w:instrText>
          <w:fldChar w:fldCharType="separate"/>
          <w:t xml:space="preserve">24</w:t>
          <w:fldChar w:fldCharType="end"/>
        </w:r>
      </w:hyperlink>
      <w:r/>
    </w:p>
    <w:p w14:paraId="7BC68541">
      <w:pPr>
        <w:pStyle w:val="1847"/>
        <w:pBdr/>
        <w:tabs>
          <w:tab w:val="right" w:leader="dot" w:pos="9072"/>
        </w:tabs>
        <w:spacing/>
        <w:ind/>
        <w:rPr/>
      </w:pPr>
      <w:hyperlink w:tooltip="#_Toc2" w:anchor="_Toc2" w:history="1">
        <w:r>
          <w:rPr>
            <w:rStyle w:val="1828"/>
          </w:rPr>
          <w:t xml:space="preserve">FIGURA 2 - Interface de</w:t>
        </w:r>
        <w:r>
          <w:rPr>
            <w:rStyle w:val="1828"/>
            <w:i/>
          </w:rPr>
          <w:t xml:space="preserve"> feed</w:t>
        </w:r>
        <w:r>
          <w:rPr>
            <w:rStyle w:val="1828"/>
          </w:rPr>
          <w:t xml:space="preserve"> do aplicativo Colab</w:t>
        </w:r>
        <w:r>
          <w:tab/>
          <w:fldChar w:fldCharType="begin"/>
          <w:instrText xml:space="preserve">PAGEREF _Toc2 \h</w:instrText>
          <w:fldChar w:fldCharType="separate"/>
          <w:t xml:space="preserve">24</w:t>
          <w:fldChar w:fldCharType="end"/>
        </w:r>
      </w:hyperlink>
      <w:r/>
    </w:p>
    <w:p w14:paraId="54FB02AB">
      <w:pPr>
        <w:pStyle w:val="1847"/>
        <w:pBdr/>
        <w:tabs>
          <w:tab w:val="right" w:leader="dot" w:pos="9072"/>
        </w:tabs>
        <w:spacing/>
        <w:ind/>
        <w:rPr/>
      </w:pPr>
      <w:hyperlink w:tooltip="#_Toc3" w:anchor="_Toc3" w:history="1">
        <w:r>
          <w:rPr>
            <w:rStyle w:val="1828"/>
          </w:rPr>
          <w:t xml:space="preserve">FIGURA 3 - Seleção da unidade da federação na plataforma e-Ouve </w:t>
        </w:r>
        <w:r>
          <w:tab/>
          <w:fldChar w:fldCharType="begin"/>
          <w:instrText xml:space="preserve">PAGEREF _Toc3 \h</w:instrText>
          <w:fldChar w:fldCharType="separate"/>
          <w:t xml:space="preserve">25</w:t>
          <w:fldChar w:fldCharType="end"/>
        </w:r>
      </w:hyperlink>
      <w:r/>
    </w:p>
    <w:p w14:paraId="353A1334">
      <w:pPr>
        <w:pStyle w:val="1847"/>
        <w:pBdr/>
        <w:tabs>
          <w:tab w:val="right" w:leader="dot" w:pos="9072"/>
        </w:tabs>
        <w:spacing/>
        <w:ind/>
        <w:rPr/>
      </w:pPr>
      <w:hyperlink w:tooltip="#_Toc4" w:anchor="_Toc4" w:history="1">
        <w:r>
          <w:rPr>
            <w:rStyle w:val="1828"/>
          </w:rPr>
          <w:t xml:space="preserve">FIGURA 4 - Seleção de serviços na plataforma e-Ouve</w:t>
        </w:r>
        <w:r>
          <w:tab/>
          <w:fldChar w:fldCharType="begin"/>
          <w:instrText xml:space="preserve">PAGEREF _Toc4 \h</w:instrText>
          <w:fldChar w:fldCharType="separate"/>
          <w:t xml:space="preserve">26</w:t>
          <w:fldChar w:fldCharType="end"/>
        </w:r>
      </w:hyperlink>
      <w:r/>
    </w:p>
    <w:p w14:paraId="51F8016E">
      <w:pPr>
        <w:pStyle w:val="1847"/>
        <w:pBdr/>
        <w:tabs>
          <w:tab w:val="right" w:leader="dot" w:pos="9072"/>
        </w:tabs>
        <w:spacing/>
        <w:ind/>
        <w:rPr/>
      </w:pPr>
      <w:hyperlink w:tooltip="#_Toc5" w:anchor="_Toc5" w:history="1">
        <w:r>
          <w:rPr>
            <w:rStyle w:val="1828"/>
          </w:rPr>
          <w:t xml:space="preserve">FIGURA 5 - Estrutura do repositório remoto no GitHub</w:t>
        </w:r>
        <w:r>
          <w:tab/>
          <w:fldChar w:fldCharType="begin"/>
          <w:instrText xml:space="preserve">PAGEREF _Toc5 \h</w:instrText>
          <w:fldChar w:fldCharType="separate"/>
          <w:t xml:space="preserve">44</w:t>
          <w:fldChar w:fldCharType="end"/>
        </w:r>
      </w:hyperlink>
      <w:r/>
    </w:p>
    <w:p w14:paraId="760EF096">
      <w:pPr>
        <w:pStyle w:val="1847"/>
        <w:pBdr/>
        <w:tabs>
          <w:tab w:val="right" w:leader="dot" w:pos="9072"/>
        </w:tabs>
        <w:spacing/>
        <w:ind/>
        <w:rPr/>
      </w:pPr>
      <w:hyperlink w:tooltip="#_Toc6" w:anchor="_Toc6" w:history="1">
        <w:r>
          <w:rPr>
            <w:rStyle w:val="1828"/>
          </w:rPr>
          <w:t xml:space="preserve">FIGURA 6 -  Perfil de usuário do respondente</w:t>
        </w:r>
        <w:r>
          <w:tab/>
          <w:fldChar w:fldCharType="begin"/>
          <w:instrText xml:space="preserve">PAGEREF _Toc6 \h</w:instrText>
          <w:fldChar w:fldCharType="separate"/>
          <w:t xml:space="preserve">69</w:t>
          <w:fldChar w:fldCharType="end"/>
        </w:r>
      </w:hyperlink>
      <w:r/>
    </w:p>
    <w:p w14:paraId="7A90C4BA">
      <w:pPr>
        <w:pStyle w:val="1847"/>
        <w:pBdr/>
        <w:tabs>
          <w:tab w:val="right" w:leader="dot" w:pos="9072"/>
        </w:tabs>
        <w:spacing/>
        <w:ind/>
        <w:rPr/>
      </w:pPr>
      <w:hyperlink w:tooltip="#_Toc7" w:anchor="_Toc7" w:history="1">
        <w:r>
          <w:rPr>
            <w:rStyle w:val="1828"/>
          </w:rPr>
          <w:t xml:space="preserve">FIGURA 7 –  Experiência com aplicativos para registro de problemas da cidade</w:t>
        </w:r>
        <w:r>
          <w:tab/>
          <w:fldChar w:fldCharType="begin"/>
          <w:instrText xml:space="preserve">PAGEREF _Toc7 \h</w:instrText>
          <w:fldChar w:fldCharType="separate"/>
          <w:t xml:space="preserve">70</w:t>
          <w:fldChar w:fldCharType="end"/>
        </w:r>
      </w:hyperlink>
      <w:r/>
    </w:p>
    <w:p w14:paraId="2BD4F34E">
      <w:pPr>
        <w:pStyle w:val="1847"/>
        <w:pBdr/>
        <w:tabs>
          <w:tab w:val="right" w:leader="dot" w:pos="9072"/>
        </w:tabs>
        <w:spacing/>
        <w:ind/>
        <w:rPr/>
      </w:pPr>
      <w:hyperlink w:tooltip="#_Toc8" w:anchor="_Toc8" w:history="1">
        <w:r>
          <w:rPr>
            <w:rStyle w:val="1828"/>
          </w:rPr>
          <w:t xml:space="preserve">FIGURA 8 – Possibilidade de uso de um aplicativo para registrar ocorrências da cidade.</w:t>
        </w:r>
        <w:r>
          <w:tab/>
          <w:fldChar w:fldCharType="begin"/>
          <w:instrText xml:space="preserve">PAGEREF _Toc8 \h</w:instrText>
          <w:fldChar w:fldCharType="separate"/>
          <w:t xml:space="preserve">71</w:t>
          <w:fldChar w:fldCharType="end"/>
        </w:r>
      </w:hyperlink>
      <w:r/>
    </w:p>
    <w:p w14:paraId="047571AA">
      <w:pPr>
        <w:pStyle w:val="1847"/>
        <w:pBdr/>
        <w:tabs>
          <w:tab w:val="right" w:leader="dot" w:pos="9072"/>
        </w:tabs>
        <w:spacing/>
        <w:ind/>
        <w:rPr/>
      </w:pPr>
      <w:hyperlink w:tooltip="#_Toc9" w:anchor="_Toc9" w:history="1">
        <w:r>
          <w:rPr>
            <w:rStyle w:val="1828"/>
          </w:rPr>
          <w:t xml:space="preserve">FIGURA 9 – Tela inicial: estado das ocorrências em cor e rótulo, protocolo e categorias em linguagem corrente</w:t>
        </w:r>
        <w:r>
          <w:tab/>
          <w:fldChar w:fldCharType="begin"/>
          <w:instrText xml:space="preserve">PAGEREF _Toc9 \h</w:instrText>
          <w:fldChar w:fldCharType="separate"/>
          <w:t xml:space="preserve">75</w:t>
          <w:fldChar w:fldCharType="end"/>
        </w:r>
      </w:hyperlink>
      <w:r/>
    </w:p>
    <w:p w14:paraId="7D6091A5">
      <w:pPr>
        <w:pStyle w:val="1847"/>
        <w:pBdr/>
        <w:tabs>
          <w:tab w:val="right" w:leader="dot" w:pos="9072"/>
        </w:tabs>
        <w:spacing/>
        <w:ind/>
        <w:rPr/>
      </w:pPr>
      <w:hyperlink w:tooltip="#_Toc10" w:anchor="_Toc10" w:history="1">
        <w:r>
          <w:rPr>
            <w:rStyle w:val="1828"/>
          </w:rPr>
          <w:t xml:space="preserve">FIGURA 10 – Registro de ocorrência: campos obrigatórios, exemplos de preenchimento e marcação do local no mapa</w:t>
        </w:r>
        <w:r>
          <w:tab/>
          <w:fldChar w:fldCharType="begin"/>
          <w:instrText xml:space="preserve">PAGEREF _Toc10 \h</w:instrText>
          <w:fldChar w:fldCharType="separate"/>
          <w:t xml:space="preserve">76</w:t>
          <w:fldChar w:fldCharType="end"/>
        </w:r>
      </w:hyperlink>
      <w:r/>
    </w:p>
    <w:p w14:paraId="4390C275">
      <w:pPr>
        <w:pStyle w:val="1847"/>
        <w:pBdr/>
        <w:tabs>
          <w:tab w:val="right" w:leader="dot" w:pos="9072"/>
        </w:tabs>
        <w:spacing/>
        <w:ind/>
        <w:rPr/>
      </w:pPr>
      <w:hyperlink w:tooltip="#_Toc11" w:anchor="_Toc11" w:history="1">
        <w:r>
          <w:rPr>
            <w:rStyle w:val="1828"/>
          </w:rPr>
          <w:t xml:space="preserve">FIGURA 11 – Administração de contas: busca, filtros combináveis e alteração de perfil na própria linha</w:t>
        </w:r>
        <w:r>
          <w:tab/>
          <w:fldChar w:fldCharType="begin"/>
          <w:instrText xml:space="preserve">PAGEREF _Toc11 \h</w:instrText>
          <w:fldChar w:fldCharType="separate"/>
          <w:t xml:space="preserve">77</w:t>
          <w:fldChar w:fldCharType="end"/>
        </w:r>
      </w:hyperlink>
      <w:r/>
    </w:p>
    <w:p w14:paraId="7723A893">
      <w:pPr>
        <w:pStyle w:val="1847"/>
        <w:pBdr/>
        <w:tabs>
          <w:tab w:val="right" w:leader="dot" w:pos="9072"/>
        </w:tabs>
        <w:spacing/>
        <w:ind/>
        <w:rPr/>
      </w:pPr>
      <w:hyperlink w:tooltip="#_Toc12" w:anchor="_Toc12" w:history="1">
        <w:r>
          <w:rPr>
            <w:rStyle w:val="1828"/>
          </w:rPr>
          <w:t xml:space="preserve">FIGURA 12 – Tela inicial do visitante: seletor de município, mapa e indicadores do território em exibição</w:t>
        </w:r>
        <w:r>
          <w:tab/>
          <w:fldChar w:fldCharType="begin"/>
          <w:instrText xml:space="preserve">PAGEREF _Toc12 \h</w:instrText>
          <w:fldChar w:fldCharType="separate"/>
          <w:t xml:space="preserve">78</w:t>
          <w:fldChar w:fldCharType="end"/>
        </w:r>
      </w:hyperlink>
      <w:r/>
    </w:p>
    <w:p w14:paraId="55149FC3">
      <w:pPr>
        <w:pStyle w:val="1847"/>
        <w:pBdr/>
        <w:tabs>
          <w:tab w:val="right" w:leader="dot" w:pos="9072"/>
        </w:tabs>
        <w:spacing/>
        <w:ind/>
        <w:rPr/>
      </w:pPr>
      <w:hyperlink w:tooltip="#_Toc13" w:anchor="_Toc13" w:history="1">
        <w:r>
          <w:rPr>
            <w:rStyle w:val="1828"/>
          </w:rPr>
          <w:t xml:space="preserve">FIGURA 13 – Registro de ocorrência: endereço a partir do mapa, desfoque das fotografias e registro anônimo</w:t>
        </w:r>
        <w:r>
          <w:tab/>
          <w:fldChar w:fldCharType="begin"/>
          <w:instrText xml:space="preserve">PAGEREF _Toc13 \h</w:instrText>
          <w:fldChar w:fldCharType="separate"/>
          <w:t xml:space="preserve">79</w:t>
          <w:fldChar w:fldCharType="end"/>
        </w:r>
      </w:hyperlink>
      <w:r/>
    </w:p>
    <w:p w14:paraId="03E2A143">
      <w:pPr>
        <w:pStyle w:val="1847"/>
        <w:pBdr/>
        <w:tabs>
          <w:tab w:val="right" w:leader="dot" w:pos="9072"/>
        </w:tabs>
        <w:spacing/>
        <w:ind/>
        <w:rPr/>
      </w:pPr>
      <w:hyperlink w:tooltip="#_Toc14" w:anchor="_Toc14" w:history="1">
        <w:r>
          <w:rPr>
            <w:rStyle w:val="1828"/>
          </w:rPr>
          <w:t xml:space="preserve">FIGURA 14 – Detalhe da ocorrência: histórico dos trâmites, resposta ao cidadão e ações de tratamento</w:t>
        </w:r>
        <w:r>
          <w:tab/>
          <w:fldChar w:fldCharType="begin"/>
          <w:instrText xml:space="preserve">PAGEREF _Toc14 \h</w:instrText>
          <w:fldChar w:fldCharType="separate"/>
          <w:t xml:space="preserve">80</w:t>
          <w:fldChar w:fldCharType="end"/>
        </w:r>
      </w:hyperlink>
      <w:r/>
    </w:p>
    <w:p w14:paraId="7396DF4A">
      <w:pPr>
        <w:pStyle w:val="1847"/>
        <w:pBdr/>
        <w:tabs>
          <w:tab w:val="right" w:leader="dot" w:pos="9072"/>
        </w:tabs>
        <w:spacing/>
        <w:ind/>
        <w:rPr/>
      </w:pPr>
      <w:hyperlink w:tooltip="#_Toc15" w:anchor="_Toc15" w:history="1">
        <w:r>
          <w:rPr>
            <w:rStyle w:val="1828"/>
          </w:rPr>
          <w:t xml:space="preserve">FIGURA 15 – Cadastro de contas: município condicionado à unidade da federação e perfis conforme quem cadastra</w:t>
        </w:r>
        <w:r>
          <w:tab/>
          <w:fldChar w:fldCharType="begin"/>
          <w:instrText xml:space="preserve">PAGEREF _Toc15 \h</w:instrText>
          <w:fldChar w:fldCharType="separate"/>
          <w:t xml:space="preserve">81</w:t>
          <w:fldChar w:fldCharType="end"/>
        </w:r>
      </w:hyperlink>
      <w:r/>
    </w:p>
    <w:p w14:paraId="20AA53A1">
      <w:pPr>
        <w:pStyle w:val="1847"/>
        <w:pBdr/>
        <w:tabs>
          <w:tab w:val="right" w:leader="dot" w:pos="9072"/>
        </w:tabs>
        <w:spacing/>
        <w:ind/>
        <w:rPr>
          <w:highlight w:val="none"/>
        </w:rPr>
      </w:pPr>
      <w:hyperlink w:tooltip="#_Toc16" w:anchor="_Toc16" w:history="1">
        <w:r>
          <w:rPr>
            <w:rStyle w:val="1828"/>
          </w:rPr>
          <w:t xml:space="preserve">FIGURA 16 – Central de Ajuda: perguntas frequentes e canal de contato com a administração</w:t>
        </w:r>
        <w:r>
          <w:rPr>
            <w:rStyle w:val="1828"/>
            <w:highlight w:val="none"/>
          </w:rPr>
        </w:r>
        <w:r>
          <w:tab/>
          <w:fldChar w:fldCharType="begin"/>
          <w:instrText xml:space="preserve">PAGEREF _Toc16 \h</w:instrText>
          <w:fldChar w:fldCharType="separate"/>
          <w:t xml:space="preserve">82</w:t>
          <w:fldChar w:fldCharType="end"/>
        </w:r>
      </w:hyperlink>
      <w:r>
        <w:rPr>
          <w:highlight w:val="none"/>
        </w:rPr>
      </w:r>
    </w:p>
    <w:p w14:paraId="78F6A757">
      <w:pPr>
        <w:pStyle w:val="1847"/>
        <w:pBdr/>
        <w:tabs>
          <w:tab w:val="right" w:leader="dot" w:pos="9072"/>
        </w:tabs>
        <w:spacing/>
        <w:ind/>
        <w:rPr/>
      </w:pPr>
      <w:hyperlink w:tooltip="#_Toc17" w:anchor="_Toc17" w:history="1">
        <w:r>
          <w:rPr>
            <w:rStyle w:val="1828"/>
          </w:rPr>
          <w:t xml:space="preserve">FIGURA 17 – Recuperar senha: envio do código por correio eletrônico e retorno à tela de entrada</w:t>
        </w:r>
        <w:r>
          <w:tab/>
          <w:fldChar w:fldCharType="begin"/>
          <w:instrText xml:space="preserve">PAGEREF _Toc17 \h</w:instrText>
          <w:fldChar w:fldCharType="separate"/>
          <w:t xml:space="preserve">82</w:t>
          <w:fldChar w:fldCharType="end"/>
        </w:r>
      </w:hyperlink>
      <w:r/>
    </w:p>
    <w:p w14:paraId="43672236">
      <w:pPr>
        <w:pStyle w:val="1847"/>
        <w:pBdr/>
        <w:tabs>
          <w:tab w:val="right" w:leader="dot" w:pos="9072"/>
        </w:tabs>
        <w:spacing/>
        <w:ind/>
        <w:rPr/>
      </w:pPr>
      <w:hyperlink w:tooltip="#_Toc18" w:anchor="_Toc18" w:history="1">
        <w:r>
          <w:rPr>
            <w:rStyle w:val="1828"/>
          </w:rPr>
          <w:t xml:space="preserve">FIGURA 18 – Estatísticas: carga do período, fila de espera e hierarquia sem ornamento</w:t>
        </w:r>
        <w:r>
          <w:tab/>
          <w:fldChar w:fldCharType="begin"/>
          <w:instrText xml:space="preserve">PAGEREF _Toc18 \h</w:instrText>
          <w:fldChar w:fldCharType="separate"/>
          <w:t xml:space="preserve">83</w:t>
          <w:fldChar w:fldCharType="end"/>
        </w:r>
      </w:hyperlink>
      <w:r/>
    </w:p>
    <w:p w14:paraId="139EEA50">
      <w:pPr>
        <w:pStyle w:val="1847"/>
        <w:pBdr/>
        <w:tabs>
          <w:tab w:val="right" w:leader="dot" w:pos="9072"/>
        </w:tabs>
        <w:spacing/>
        <w:ind/>
        <w:rPr/>
      </w:pPr>
      <w:hyperlink w:tooltip="#_Toc19" w:anchor="_Toc19" w:history="1">
        <w:r>
          <w:rPr>
            <w:rStyle w:val="1828"/>
          </w:rPr>
          <w:t xml:space="preserve">FIGURA 19 – Minha Conta: dados pessoais, troca de senha, verificação em duas etapas e exclusão da conta</w:t>
        </w:r>
        <w:r>
          <w:tab/>
          <w:fldChar w:fldCharType="begin"/>
          <w:instrText xml:space="preserve">PAGEREF _Toc19 \h</w:instrText>
          <w:fldChar w:fldCharType="separate"/>
          <w:t xml:space="preserve">84</w:t>
          <w:fldChar w:fldCharType="end"/>
        </w:r>
      </w:hyperlink>
      <w:r/>
    </w:p>
    <w:p w14:paraId="3DF2FADA">
      <w:pPr>
        <w:pStyle w:val="1847"/>
        <w:pBdr/>
        <w:tabs>
          <w:tab w:val="right" w:leader="dot" w:pos="9072"/>
        </w:tabs>
        <w:spacing/>
        <w:ind/>
        <w:rPr/>
      </w:pPr>
      <w:r>
        <w:rPr>
          <w:caps w:val="0"/>
        </w:rPr>
      </w:r>
      <w:r>
        <w:fldChar w:fldCharType="end"/>
      </w:r>
    </w:p>
    <w:p w14:paraId="227A079B" w14:textId="77777777">
      <w:pPr>
        <w:pStyle w:val="1830"/>
        <w:pBdr/>
        <w:spacing/>
        <w:ind/>
        <w:jc w:val="center"/>
        <w:rPr/>
      </w:pPr>
      <w:r>
        <w:br w:type="page" w:clear="all"/>
        <w:t xml:space="preserve">LISTA DE QUADROS</w:t>
      </w:r>
    </w:p>
    <w:p w14:paraId="408BC2EB">
      <w:pPr>
        <w:pStyle w:val="1847"/>
        <w:pBdr/>
        <w:tabs>
          <w:tab w:val="right" w:leader="dot" w:pos="9062"/>
        </w:tabs>
        <w:spacing/>
        <w:ind/>
        <w:rPr/>
      </w:pPr>
      <w:r>
        <w:fldChar w:fldCharType="begin"/>
        <w:instrText xml:space="preserve">TOC \h \c "QUADRO"</w:instrText>
        <w:fldChar w:fldCharType="separate"/>
      </w:r>
      <w:hyperlink w:tooltip="#_Toc1" w:anchor="_Toc1" w:history="1">
        <w:r>
          <w:rPr>
            <w:rStyle w:val="1828"/>
          </w:rPr>
          <w:t xml:space="preserve">QUADRO 1 – Documentos relevantes para testes</w:t>
        </w:r>
        <w:r>
          <w:tab/>
          <w:fldChar w:fldCharType="begin"/>
          <w:instrText xml:space="preserve">PAGEREF _Toc1 \h</w:instrText>
          <w:fldChar w:fldCharType="separate"/>
          <w:t xml:space="preserve">100</w:t>
          <w:fldChar w:fldCharType="end"/>
        </w:r>
      </w:hyperlink>
      <w:r/>
    </w:p>
    <w:p w14:paraId="64580E93">
      <w:pPr>
        <w:pStyle w:val="1847"/>
        <w:pBdr/>
        <w:tabs>
          <w:tab w:val="right" w:leader="dot" w:pos="9062"/>
        </w:tabs>
        <w:spacing/>
        <w:ind/>
        <w:rPr/>
      </w:pPr>
      <w:hyperlink w:tooltip="#_Toc2" w:anchor="_Toc2" w:history="1">
        <w:r>
          <w:rPr>
            <w:rStyle w:val="1828"/>
          </w:rPr>
          <w:t xml:space="preserve">QUADRO 2 – Equipamentos para a realização dos testes</w:t>
        </w:r>
        <w:r>
          <w:tab/>
          <w:fldChar w:fldCharType="begin"/>
          <w:instrText xml:space="preserve">PAGEREF _Toc2 \h</w:instrText>
          <w:fldChar w:fldCharType="separate"/>
          <w:t xml:space="preserve">100</w:t>
          <w:fldChar w:fldCharType="end"/>
        </w:r>
      </w:hyperlink>
      <w:r/>
    </w:p>
    <w:p w14:paraId="6591D582">
      <w:pPr>
        <w:pStyle w:val="1847"/>
        <w:pBdr/>
        <w:tabs>
          <w:tab w:val="right" w:leader="dot" w:pos="9062"/>
        </w:tabs>
        <w:spacing/>
        <w:ind/>
        <w:rPr/>
      </w:pPr>
      <w:hyperlink w:tooltip="#_Toc3" w:anchor="_Toc3" w:history="1">
        <w:r>
          <w:rPr>
            <w:rStyle w:val="1828"/>
          </w:rPr>
          <w:t xml:space="preserve">QUADRO 3 – Softwares para a realização dos testes</w:t>
        </w:r>
        <w:r>
          <w:tab/>
          <w:fldChar w:fldCharType="begin"/>
          <w:instrText xml:space="preserve">PAGEREF _Toc3 \h</w:instrText>
          <w:fldChar w:fldCharType="separate"/>
          <w:t xml:space="preserve">101</w:t>
          <w:fldChar w:fldCharType="end"/>
        </w:r>
      </w:hyperlink>
      <w:r/>
    </w:p>
    <w:p w14:paraId="3DF26178">
      <w:pPr>
        <w:pStyle w:val="1847"/>
        <w:pBdr/>
        <w:tabs>
          <w:tab w:val="right" w:leader="dot" w:pos="9062"/>
        </w:tabs>
        <w:spacing/>
        <w:ind/>
        <w:rPr/>
      </w:pPr>
      <w:r>
        <w:fldChar w:fldCharType="end"/>
      </w:r>
    </w:p>
    <w:p w14:paraId="2E71C7EB" w14:textId="77777777">
      <w:pPr>
        <w:pStyle w:val="1830"/>
        <w:pBdr/>
        <w:spacing/>
        <w:ind/>
        <w:rPr/>
      </w:pPr>
      <w:r/>
    </w:p>
    <w:p w14:paraId="5E0F4308" w14:textId="77777777">
      <w:pPr>
        <w:pStyle w:val="1830"/>
        <w:pBdr/>
        <w:spacing/>
        <w:ind/>
        <w:rPr/>
      </w:pPr>
      <w:r>
        <w:br w:type="page" w:clear="all"/>
        <w:t xml:space="preserve">LISTA DE ABREVIATURAS E SIGLAS</w:t>
      </w:r>
    </w:p>
    <w:tbl>
      <w:tblPr>
        <w:tblStyle w:val="183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425"/>
        <w:gridCol w:w="6945"/>
      </w:tblGrid>
      <w:tr>
        <w:trPr/>
        <w:tc>
          <w:tcPr>
            <w:tcBorders/>
            <w:tcMar>
              <w:left w:w="0" w:type="dxa"/>
              <w:top w:w="240" w:type="dxa"/>
              <w:right w:w="180" w:type="dxa"/>
              <w:bottom w:w="240" w:type="dxa"/>
            </w:tcMar>
            <w:tcW w:w="1425" w:type="dxa"/>
            <w:vAlign w:val="center"/>
          </w:tcPr>
          <w:p w14:paraId="0A8B80BF" w14:textId="77777777">
            <w:pPr>
              <w:pBdr/>
              <w:spacing w:after="0" w:line="240" w:lineRule="auto"/>
              <w:ind/>
              <w:rPr/>
            </w:pPr>
            <w:r>
              <w:rPr>
                <w:rFonts w:eastAsia="Arial"/>
                <w:color w:val="1f1f1f"/>
              </w:rPr>
              <w:t xml:space="preserve">ABNT - </w:t>
            </w:r>
            <w:r/>
          </w:p>
        </w:tc>
        <w:tc>
          <w:tcPr>
            <w:tcBorders/>
            <w:tcMar>
              <w:left w:w="0" w:type="dxa"/>
              <w:top w:w="240" w:type="dxa"/>
              <w:right w:w="0" w:type="dxa"/>
              <w:bottom w:w="240" w:type="dxa"/>
            </w:tcMar>
            <w:tcW w:w="6945" w:type="dxa"/>
            <w:vAlign w:val="center"/>
          </w:tcPr>
          <w:p w14:paraId="24D6D603" w14:textId="77777777">
            <w:pPr>
              <w:pBdr>
                <w:top w:val="none" w:color="000000" w:sz="4" w:space="0"/>
                <w:left w:val="none" w:color="000000" w:sz="4" w:space="0"/>
                <w:bottom w:val="none" w:color="000000" w:sz="4" w:space="0"/>
                <w:right w:val="none" w:color="000000" w:sz="4" w:space="0"/>
              </w:pBdr>
              <w:spacing w:after="0" w:line="276" w:lineRule="auto"/>
              <w:ind/>
              <w:rPr/>
            </w:pPr>
            <w:r>
              <w:t xml:space="preserve">Associação Brasileira de Normas Técnicas</w:t>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ACID</w:t>
            </w:r>
            <w:r>
              <w:rPr>
                <w:rFonts w:eastAsia="Arial"/>
                <w:color w:val="1f1f1f"/>
              </w:rPr>
              <w:t xml:space="preserve"> - </w:t>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Atomicity, Consistency, Isolation, Durability</w:t>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0B1471AD" w14:textId="77777777">
            <w:pPr>
              <w:pBdr/>
              <w:spacing w:after="0" w:line="240" w:lineRule="auto"/>
              <w:ind/>
              <w:rPr/>
            </w:pPr>
            <w:r>
              <w:rPr>
                <w:rFonts w:eastAsia="Arial"/>
                <w:color w:val="1f1f1f"/>
              </w:rPr>
              <w:t xml:space="preserve">API -</w:t>
            </w:r>
            <w:r/>
          </w:p>
        </w:tc>
        <w:tc>
          <w:tcPr>
            <w:tcBorders/>
            <w:tcMar>
              <w:left w:w="0" w:type="dxa"/>
              <w:top w:w="240" w:type="dxa"/>
              <w:right w:w="0" w:type="dxa"/>
              <w:bottom w:w="240" w:type="dxa"/>
            </w:tcMar>
            <w:tcW w:w="6945" w:type="dxa"/>
            <w:vAlign w:val="center"/>
            <w:vMerge w:val="restart"/>
          </w:tcPr>
          <w:p w14:paraId="2A59B651"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rFonts w:eastAsia="Arial"/>
                <w:i/>
                <w:color w:val="1f1f1f"/>
              </w:rPr>
              <w:t xml:space="preserve">Application Programming Interface</w:t>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CSS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Cascading Style Sheets</w:t>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DAO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Data Access Object</w:t>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DDL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Data Definition Language</w:t>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DER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Diagrama Entidade-Relacionamento</w:t>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DTO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Data Transfer Object</w:t>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EAP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Estrutura Analítica do Projeto</w:t>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eMAG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Modelo de Acessibilidade em Governo Eletrônico</w:t>
            </w:r>
            <w:r>
              <w:rPr>
                <w:rFonts w:eastAsia="Arial"/>
                <w:i/>
                <w:color w:val="1f1f1f"/>
              </w:rPr>
            </w:r>
          </w:p>
        </w:tc>
      </w:tr>
      <w:tr>
        <w:trPr/>
        <w:tc>
          <w:tcPr>
            <w:tcBorders/>
            <w:tcMar>
              <w:left w:w="0" w:type="dxa"/>
              <w:top w:w="240" w:type="dxa"/>
              <w:right w:w="180" w:type="dxa"/>
              <w:bottom w:w="240" w:type="dxa"/>
            </w:tcMar>
            <w:tcW w:w="1425" w:type="dxa"/>
            <w:vAlign w:val="center"/>
          </w:tcPr>
          <w:p w14:paraId="6C228CEB" w14:textId="77777777">
            <w:pPr>
              <w:pBdr/>
              <w:spacing w:after="0" w:line="240" w:lineRule="auto"/>
              <w:ind/>
              <w:rPr/>
            </w:pPr>
            <w:r>
              <w:rPr>
                <w:rFonts w:eastAsia="Arial"/>
                <w:color w:val="1f1f1f"/>
              </w:rPr>
              <w:t xml:space="preserve">FAI -</w:t>
            </w:r>
            <w:r/>
          </w:p>
        </w:tc>
        <w:tc>
          <w:tcPr>
            <w:tcBorders/>
            <w:tcMar>
              <w:left w:w="0" w:type="dxa"/>
              <w:top w:w="240" w:type="dxa"/>
              <w:right w:w="0" w:type="dxa"/>
              <w:bottom w:w="240" w:type="dxa"/>
            </w:tcMar>
            <w:tcW w:w="6945" w:type="dxa"/>
            <w:vAlign w:val="center"/>
          </w:tcPr>
          <w:p w14:paraId="04850E8F"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FAI - Centro de Ensino Superior em Gestão, Tecnologia e Educação </w:t>
            </w:r>
            <w:r/>
          </w:p>
        </w:tc>
      </w:tr>
      <w:tr>
        <w:trPr/>
        <w:tc>
          <w:tcPr>
            <w:tcBorders/>
            <w:tcMar>
              <w:left w:w="0" w:type="dxa"/>
              <w:top w:w="240" w:type="dxa"/>
              <w:right w:w="180" w:type="dxa"/>
              <w:bottom w:w="240" w:type="dxa"/>
            </w:tcMar>
            <w:tcW w:w="1425" w:type="dxa"/>
            <w:vAlign w:val="center"/>
          </w:tcPr>
          <w:p w14:paraId="3F03BB9E" w14:textId="77777777">
            <w:pPr>
              <w:pBdr/>
              <w:spacing w:after="0" w:line="240" w:lineRule="auto"/>
              <w:ind/>
              <w:rPr/>
            </w:pPr>
            <w:r>
              <w:rPr>
                <w:rFonts w:eastAsia="Arial"/>
                <w:color w:val="1f1f1f"/>
              </w:rPr>
              <w:t xml:space="preserve">FAITEC -</w:t>
            </w:r>
            <w:r/>
          </w:p>
        </w:tc>
        <w:tc>
          <w:tcPr>
            <w:tcBorders/>
            <w:tcMar>
              <w:left w:w="0" w:type="dxa"/>
              <w:top w:w="240" w:type="dxa"/>
              <w:right w:w="0" w:type="dxa"/>
              <w:bottom w:w="240" w:type="dxa"/>
            </w:tcMar>
            <w:tcW w:w="6945" w:type="dxa"/>
            <w:vAlign w:val="center"/>
          </w:tcPr>
          <w:p w14:paraId="0D41780A"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Feira de Tecnologia e Empreendedorismo da FAI </w:t>
            </w: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HMAC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Hash-based Message Authentication Code</w:t>
            </w:r>
            <w:r>
              <w:rPr>
                <w:rFonts w:eastAsia="Arial"/>
                <w:i/>
                <w:color w:val="1f1f1f"/>
              </w:rPr>
            </w:r>
          </w:p>
        </w:tc>
      </w:tr>
      <w:tr>
        <w:trPr/>
        <w:tc>
          <w:tcPr>
            <w:tcBorders/>
            <w:tcMar>
              <w:left w:w="0" w:type="dxa"/>
              <w:top w:w="240" w:type="dxa"/>
              <w:right w:w="180" w:type="dxa"/>
              <w:bottom w:w="240" w:type="dxa"/>
            </w:tcMar>
            <w:tcW w:w="1425" w:type="dxa"/>
            <w:vAlign w:val="center"/>
          </w:tcPr>
          <w:p w14:paraId="51A25925" w14:textId="77777777">
            <w:pPr>
              <w:pBdr/>
              <w:spacing w:after="0" w:line="240" w:lineRule="auto"/>
              <w:ind/>
              <w:rPr/>
            </w:pPr>
            <w:r>
              <w:rPr>
                <w:rFonts w:eastAsia="Arial"/>
                <w:color w:val="1f1f1f"/>
              </w:rPr>
              <w:t xml:space="preserve">HTTP -</w:t>
            </w:r>
            <w:r/>
          </w:p>
        </w:tc>
        <w:tc>
          <w:tcPr>
            <w:tcBorders/>
            <w:tcMar>
              <w:left w:w="0" w:type="dxa"/>
              <w:top w:w="240" w:type="dxa"/>
              <w:right w:w="0" w:type="dxa"/>
              <w:bottom w:w="240" w:type="dxa"/>
            </w:tcMar>
            <w:tcW w:w="6945" w:type="dxa"/>
            <w:vAlign w:val="center"/>
          </w:tcPr>
          <w:p w14:paraId="5C42B7A8"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Hypertext Transfer Protocol</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59D77D3B" w14:textId="77777777">
            <w:pPr>
              <w:pBdr/>
              <w:spacing w:after="0" w:line="240" w:lineRule="auto"/>
              <w:ind/>
              <w:rPr/>
            </w:pPr>
            <w:r>
              <w:rPr>
                <w:rFonts w:eastAsia="Arial"/>
                <w:color w:val="1f1f1f"/>
              </w:rPr>
              <w:t xml:space="preserve">HTTPS -</w:t>
            </w:r>
            <w:r/>
          </w:p>
        </w:tc>
        <w:tc>
          <w:tcPr>
            <w:tcBorders/>
            <w:tcMar>
              <w:left w:w="0" w:type="dxa"/>
              <w:top w:w="240" w:type="dxa"/>
              <w:right w:w="0" w:type="dxa"/>
              <w:bottom w:w="240" w:type="dxa"/>
            </w:tcMar>
            <w:tcW w:w="6945" w:type="dxa"/>
            <w:vAlign w:val="center"/>
          </w:tcPr>
          <w:p w14:paraId="3AEC27E9"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Hypertext Transfer Protocol Secure</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IDE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Integrated Development Environment</w:t>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46E423EF" w14:textId="77777777">
            <w:pPr>
              <w:pBdr/>
              <w:spacing w:after="0" w:line="240" w:lineRule="auto"/>
              <w:ind/>
              <w:rPr>
                <w:rFonts w:eastAsia="Arial"/>
                <w:color w:val="1f1f1f"/>
              </w:rPr>
            </w:pPr>
            <w:r>
              <w:t xml:space="preserve">IHC -</w:t>
            </w:r>
            <w:r>
              <w:rPr>
                <w:rFonts w:eastAsia="Arial"/>
                <w:color w:val="1f1f1f"/>
              </w:rPr>
            </w:r>
          </w:p>
        </w:tc>
        <w:tc>
          <w:tcPr>
            <w:tcBorders/>
            <w:tcMar>
              <w:left w:w="0" w:type="dxa"/>
              <w:top w:w="240" w:type="dxa"/>
              <w:right w:w="0" w:type="dxa"/>
              <w:bottom w:w="240" w:type="dxa"/>
            </w:tcMar>
            <w:tcW w:w="6945" w:type="dxa"/>
            <w:vAlign w:val="center"/>
            <w:vMerge w:val="restart"/>
          </w:tcPr>
          <w:p w14:paraId="394373DF"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t xml:space="preserve">Interação Humano-Computador</w:t>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JDBC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Java Database Connectivity</w:t>
            </w:r>
            <w:r>
              <w:rPr>
                <w:rFonts w:eastAsia="Arial"/>
                <w:i/>
                <w:color w:val="1f1f1f"/>
              </w:rPr>
            </w:r>
          </w:p>
        </w:tc>
      </w:tr>
      <w:tr>
        <w:trPr/>
        <w:tc>
          <w:tcPr>
            <w:tcBorders/>
            <w:tcMar>
              <w:left w:w="0" w:type="dxa"/>
              <w:top w:w="240" w:type="dxa"/>
              <w:right w:w="180" w:type="dxa"/>
              <w:bottom w:w="240" w:type="dxa"/>
            </w:tcMar>
            <w:tcW w:w="1425" w:type="dxa"/>
            <w:vAlign w:val="center"/>
          </w:tcPr>
          <w:p w14:paraId="678340C8" w14:textId="77777777">
            <w:pPr>
              <w:pBdr/>
              <w:spacing w:after="0" w:line="240" w:lineRule="auto"/>
              <w:ind/>
              <w:rPr/>
            </w:pPr>
            <w:r>
              <w:rPr>
                <w:rFonts w:eastAsia="Arial"/>
                <w:color w:val="1f1f1f"/>
              </w:rPr>
              <w:t xml:space="preserve">JRE -</w:t>
            </w:r>
            <w:r/>
          </w:p>
        </w:tc>
        <w:tc>
          <w:tcPr>
            <w:tcBorders/>
            <w:tcMar>
              <w:left w:w="0" w:type="dxa"/>
              <w:top w:w="240" w:type="dxa"/>
              <w:right w:w="0" w:type="dxa"/>
              <w:bottom w:w="240" w:type="dxa"/>
            </w:tcMar>
            <w:tcW w:w="6945" w:type="dxa"/>
            <w:vAlign w:val="center"/>
          </w:tcPr>
          <w:p w14:paraId="31591532"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Java Standard Runtime Environment</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2113B9A8" w14:textId="77777777">
            <w:pPr>
              <w:pBdr/>
              <w:spacing w:after="0" w:line="240" w:lineRule="auto"/>
              <w:ind/>
              <w:rPr>
                <w:rFonts w:eastAsia="Arial"/>
                <w:color w:val="1f1f1f"/>
                <w:highlight w:val="white"/>
              </w:rPr>
            </w:pPr>
            <w:r>
              <w:rPr>
                <w:rFonts w:eastAsia="Arial"/>
                <w:color w:val="1f1f1f"/>
                <w:highlight w:val="white"/>
              </w:rPr>
              <w:t xml:space="preserve">JSON -</w:t>
            </w:r>
          </w:p>
        </w:tc>
        <w:tc>
          <w:tcPr>
            <w:tcBorders/>
            <w:tcMar>
              <w:left w:w="0" w:type="dxa"/>
              <w:top w:w="240" w:type="dxa"/>
              <w:right w:w="0" w:type="dxa"/>
              <w:bottom w:w="240" w:type="dxa"/>
            </w:tcMar>
            <w:tcW w:w="6945" w:type="dxa"/>
            <w:vAlign w:val="center"/>
          </w:tcPr>
          <w:p w14:paraId="0CC61762"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rFonts w:eastAsia="Arial"/>
                <w:i/>
                <w:color w:val="1f1f1f"/>
              </w:rPr>
              <w:t xml:space="preserve">JavaScript Object Notation</w:t>
            </w:r>
          </w:p>
        </w:tc>
      </w:tr>
      <w:tr>
        <w:trPr/>
        <w:tc>
          <w:tcPr>
            <w:tcBorders/>
            <w:tcMar>
              <w:left w:w="0" w:type="dxa"/>
              <w:top w:w="240" w:type="dxa"/>
              <w:right w:w="180" w:type="dxa"/>
              <w:bottom w:w="240" w:type="dxa"/>
            </w:tcMar>
            <w:tcW w:w="1425" w:type="dxa"/>
            <w:vAlign w:val="center"/>
          </w:tcPr>
          <w:p w14:paraId="761AC135" w14:textId="77777777">
            <w:pPr>
              <w:pBdr/>
              <w:spacing w:after="0" w:line="240" w:lineRule="auto"/>
              <w:ind/>
              <w:rPr/>
            </w:pPr>
            <w:r>
              <w:rPr>
                <w:rFonts w:eastAsia="Arial"/>
                <w:color w:val="1f1f1f"/>
              </w:rPr>
              <w:t xml:space="preserve">JWT -</w:t>
            </w:r>
            <w:r/>
          </w:p>
        </w:tc>
        <w:tc>
          <w:tcPr>
            <w:tcBorders/>
            <w:tcMar>
              <w:left w:w="0" w:type="dxa"/>
              <w:top w:w="240" w:type="dxa"/>
              <w:right w:w="0" w:type="dxa"/>
              <w:bottom w:w="240" w:type="dxa"/>
            </w:tcMar>
            <w:tcW w:w="6945" w:type="dxa"/>
            <w:vAlign w:val="center"/>
          </w:tcPr>
          <w:p w14:paraId="7B730C34"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JSON Web Token</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14:paraId="5AE4BEF6" w14:textId="77777777">
            <w:pPr>
              <w:pBdr/>
              <w:spacing w:after="0" w:line="240" w:lineRule="auto"/>
              <w:ind/>
              <w:rPr/>
            </w:pPr>
            <w:r>
              <w:rPr>
                <w:rFonts w:eastAsia="Arial"/>
                <w:color w:val="1f1f1f"/>
              </w:rPr>
              <w:t xml:space="preserve">LGPD -</w:t>
            </w:r>
            <w:r/>
          </w:p>
        </w:tc>
        <w:tc>
          <w:tcPr>
            <w:tcBorders/>
            <w:tcMar>
              <w:left w:w="0" w:type="dxa"/>
              <w:top w:w="240" w:type="dxa"/>
              <w:right w:w="0" w:type="dxa"/>
              <w:bottom w:w="240" w:type="dxa"/>
            </w:tcMar>
            <w:tcW w:w="6945" w:type="dxa"/>
            <w:vAlign w:val="center"/>
            <w:vMerge w:val="restart"/>
          </w:tcPr>
          <w:p w14:paraId="147ECF91"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Lei Geral de Proteção de Dados Pessoais </w:t>
            </w:r>
            <w:r/>
          </w:p>
        </w:tc>
      </w:tr>
      <w:tr>
        <w:trPr/>
        <w:tc>
          <w:tcPr>
            <w:tcBorders/>
            <w:tcMar>
              <w:left w:w="0" w:type="dxa"/>
              <w:top w:w="240" w:type="dxa"/>
              <w:right w:w="180" w:type="dxa"/>
              <w:bottom w:w="240" w:type="dxa"/>
            </w:tcMar>
            <w:tcW w:w="1425" w:type="dxa"/>
            <w:vAlign w:val="center"/>
          </w:tcPr>
          <w:p w14:paraId="3BF593B3" w14:textId="77777777">
            <w:pPr>
              <w:pBdr/>
              <w:spacing w:after="0" w:line="240" w:lineRule="auto"/>
              <w:ind/>
              <w:rPr/>
            </w:pPr>
            <w:r>
              <w:rPr>
                <w:rFonts w:eastAsia="Arial"/>
                <w:color w:val="1f1f1f"/>
              </w:rPr>
              <w:t xml:space="preserve">LLM -</w:t>
            </w:r>
            <w:r/>
          </w:p>
        </w:tc>
        <w:tc>
          <w:tcPr>
            <w:tcBorders/>
            <w:tcMar>
              <w:left w:w="0" w:type="dxa"/>
              <w:top w:w="240" w:type="dxa"/>
              <w:right w:w="0" w:type="dxa"/>
              <w:bottom w:w="240" w:type="dxa"/>
            </w:tcMar>
            <w:tcW w:w="6945" w:type="dxa"/>
            <w:vAlign w:val="center"/>
          </w:tcPr>
          <w:p w14:paraId="57301750" w14:textId="77777777">
            <w:pPr>
              <w:pBdr>
                <w:top w:val="none" w:color="000000" w:sz="4" w:space="0"/>
                <w:left w:val="none" w:color="000000" w:sz="4" w:space="0"/>
                <w:bottom w:val="none" w:color="000000" w:sz="4" w:space="0"/>
                <w:right w:val="none" w:color="000000" w:sz="4" w:space="0"/>
              </w:pBdr>
              <w:spacing w:after="0" w:line="276" w:lineRule="auto"/>
              <w:ind/>
              <w:rPr>
                <w:rFonts w:eastAsia="Arial"/>
                <w:bCs/>
                <w:i/>
                <w:color w:val="1f1f1f"/>
              </w:rPr>
            </w:pPr>
            <w:r>
              <w:rPr>
                <w:rFonts w:eastAsia="Arial"/>
                <w:i/>
                <w:iCs/>
                <w:color w:val="1f1f1f"/>
              </w:rPr>
              <w:t xml:space="preserve">Large Language Model</w:t>
            </w:r>
            <w:r>
              <w:rPr>
                <w:rFonts w:eastAsia="Arial"/>
                <w:bCs/>
                <w:i/>
                <w:color w:val="1f1f1f"/>
              </w:rPr>
            </w:r>
          </w:p>
        </w:tc>
      </w:tr>
      <w:tr>
        <w:trPr>
          <w:trHeight w:val="276"/>
        </w:trPr>
        <w:tc>
          <w:tcPr>
            <w:tcBorders/>
            <w:tcMar>
              <w:left w:w="0" w:type="dxa"/>
              <w:top w:w="240" w:type="dxa"/>
              <w:right w:w="180" w:type="dxa"/>
              <w:bottom w:w="240" w:type="dxa"/>
            </w:tcMar>
            <w:tcW w:w="1425" w:type="dxa"/>
            <w:vAlign w:val="center"/>
            <w:vMerge w:val="restart"/>
          </w:tcPr>
          <w:p w14:paraId="42881326" w14:textId="77777777">
            <w:pPr>
              <w:pBdr/>
              <w:spacing w:after="0" w:line="240" w:lineRule="auto"/>
              <w:ind/>
              <w:rPr>
                <w:rFonts w:eastAsia="Arial"/>
                <w:color w:val="1f1f1f"/>
              </w:rPr>
            </w:pPr>
            <w:r>
              <w:rPr>
                <w:rFonts w:eastAsia="Arial"/>
                <w:color w:val="1f1f1f"/>
              </w:rPr>
              <w:t xml:space="preserve">LTS - </w:t>
            </w:r>
          </w:p>
        </w:tc>
        <w:tc>
          <w:tcPr>
            <w:tcBorders/>
            <w:tcMar>
              <w:left w:w="0" w:type="dxa"/>
              <w:top w:w="240" w:type="dxa"/>
              <w:right w:w="0" w:type="dxa"/>
              <w:bottom w:w="240" w:type="dxa"/>
            </w:tcMar>
            <w:tcW w:w="6945" w:type="dxa"/>
            <w:vAlign w:val="center"/>
            <w:vMerge w:val="restart"/>
          </w:tcPr>
          <w:p w14:paraId="79537856" w14:textId="77777777">
            <w:pPr>
              <w:pBdr>
                <w:top w:val="none" w:color="000000" w:sz="4" w:space="0"/>
                <w:left w:val="none" w:color="000000" w:sz="4" w:space="0"/>
                <w:bottom w:val="none" w:color="000000" w:sz="4" w:space="0"/>
                <w:right w:val="none" w:color="000000" w:sz="4" w:space="0"/>
              </w:pBdr>
              <w:spacing w:after="0" w:line="276" w:lineRule="auto"/>
              <w:ind/>
              <w:rPr>
                <w:rFonts w:eastAsia="Arial"/>
                <w:bCs/>
                <w:i/>
                <w:color w:val="1f1f1f"/>
              </w:rPr>
            </w:pPr>
            <w:r>
              <w:rPr>
                <w:rFonts w:eastAsia="Arial"/>
                <w:i/>
                <w:iCs/>
                <w:color w:val="1f1f1f"/>
              </w:rPr>
              <w:t xml:space="preserve">Long-Term Support</w:t>
            </w:r>
            <w:r>
              <w:rPr>
                <w:rFonts w:eastAsia="Arial"/>
                <w:bCs/>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MER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Modelo Entidade-Relacionamento</w:t>
            </w:r>
            <w:r>
              <w:rPr>
                <w:rFonts w:eastAsia="Arial"/>
                <w:i/>
                <w:color w:val="1f1f1f"/>
              </w:rPr>
            </w:r>
          </w:p>
        </w:tc>
      </w:tr>
      <w:tr>
        <w:trPr/>
        <w:tc>
          <w:tcPr>
            <w:tcBorders/>
            <w:tcMar>
              <w:left w:w="0" w:type="dxa"/>
              <w:top w:w="240" w:type="dxa"/>
              <w:right w:w="180" w:type="dxa"/>
              <w:bottom w:w="240" w:type="dxa"/>
            </w:tcMar>
            <w:tcW w:w="1425" w:type="dxa"/>
            <w:vAlign w:val="center"/>
          </w:tcPr>
          <w:p w14:paraId="32FFD144" w14:textId="77777777">
            <w:pPr>
              <w:pBdr/>
              <w:spacing w:after="0" w:line="240" w:lineRule="auto"/>
              <w:ind/>
              <w:rPr/>
            </w:pPr>
            <w:r>
              <w:rPr>
                <w:rFonts w:eastAsia="Arial"/>
                <w:color w:val="1f1f1f"/>
              </w:rPr>
              <w:t xml:space="preserve">MFA -</w:t>
            </w:r>
            <w:r/>
          </w:p>
        </w:tc>
        <w:tc>
          <w:tcPr>
            <w:tcBorders/>
            <w:tcMar>
              <w:left w:w="0" w:type="dxa"/>
              <w:top w:w="240" w:type="dxa"/>
              <w:right w:w="0" w:type="dxa"/>
              <w:bottom w:w="240" w:type="dxa"/>
            </w:tcMar>
            <w:tcW w:w="6945" w:type="dxa"/>
            <w:vAlign w:val="center"/>
          </w:tcPr>
          <w:p w14:paraId="1B0BEFFA"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Multi-Factor Authentication</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ODS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Objetivos de Desenvolvimento Sustentável</w:t>
            </w:r>
            <w:r>
              <w:rPr>
                <w:rFonts w:eastAsia="Arial"/>
                <w:i/>
                <w:color w:val="1f1f1f"/>
              </w:rPr>
            </w:r>
          </w:p>
        </w:tc>
      </w:tr>
      <w:tr>
        <w:trPr/>
        <w:tc>
          <w:tcPr>
            <w:tcBorders/>
            <w:tcMar>
              <w:left w:w="0" w:type="dxa"/>
              <w:top w:w="240" w:type="dxa"/>
              <w:right w:w="180" w:type="dxa"/>
              <w:bottom w:w="240" w:type="dxa"/>
            </w:tcMar>
            <w:tcW w:w="1425" w:type="dxa"/>
            <w:vAlign w:val="center"/>
          </w:tcPr>
          <w:p w14:paraId="4DE8C10E" w14:textId="77777777">
            <w:pPr>
              <w:pBdr/>
              <w:spacing w:after="0" w:line="240" w:lineRule="auto"/>
              <w:ind/>
              <w:rPr>
                <w:rFonts w:eastAsia="Arial"/>
                <w:color w:val="1f1f1f"/>
                <w:highlight w:val="white"/>
              </w:rPr>
            </w:pPr>
            <w:r>
              <w:rPr>
                <w:rFonts w:eastAsia="Arial"/>
                <w:color w:val="1f1f1f"/>
                <w:highlight w:val="white"/>
              </w:rPr>
              <w:t xml:space="preserve">ONU -</w:t>
            </w:r>
          </w:p>
        </w:tc>
        <w:tc>
          <w:tcPr>
            <w:tcBorders/>
            <w:tcMar>
              <w:left w:w="0" w:type="dxa"/>
              <w:top w:w="240" w:type="dxa"/>
              <w:right w:w="0" w:type="dxa"/>
              <w:bottom w:w="240" w:type="dxa"/>
            </w:tcMar>
            <w:tcW w:w="6945" w:type="dxa"/>
            <w:vAlign w:val="center"/>
          </w:tcPr>
          <w:p w14:paraId="754304D5"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rFonts w:eastAsia="Arial"/>
                <w:i/>
                <w:color w:val="1f1f1f"/>
              </w:rPr>
              <w:t xml:space="preserve">Organização das Nações Unidas</w:t>
            </w:r>
          </w:p>
        </w:tc>
      </w:tr>
      <w:tr>
        <w:trPr/>
        <w:tc>
          <w:tcPr>
            <w:tcBorders/>
            <w:tcMar>
              <w:left w:w="0" w:type="dxa"/>
              <w:top w:w="240" w:type="dxa"/>
              <w:right w:w="180" w:type="dxa"/>
              <w:bottom w:w="240" w:type="dxa"/>
            </w:tcMar>
            <w:tcW w:w="1425" w:type="dxa"/>
            <w:vAlign w:val="center"/>
          </w:tcPr>
          <w:p w14:paraId="2C5BCF4A" w14:textId="77777777">
            <w:pPr>
              <w:pBdr/>
              <w:spacing w:after="0" w:line="240" w:lineRule="auto"/>
              <w:ind/>
              <w:rPr/>
            </w:pPr>
            <w:r>
              <w:rPr>
                <w:rFonts w:eastAsia="Arial"/>
                <w:color w:val="1f1f1f"/>
              </w:rPr>
              <w:t xml:space="preserve">PWA -</w:t>
            </w:r>
            <w:r/>
          </w:p>
        </w:tc>
        <w:tc>
          <w:tcPr>
            <w:tcBorders/>
            <w:tcMar>
              <w:left w:w="0" w:type="dxa"/>
              <w:top w:w="240" w:type="dxa"/>
              <w:right w:w="0" w:type="dxa"/>
              <w:bottom w:w="240" w:type="dxa"/>
            </w:tcMar>
            <w:tcW w:w="6945" w:type="dxa"/>
            <w:vAlign w:val="center"/>
          </w:tcPr>
          <w:p w14:paraId="592C14F6"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Progressive Web App</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57B3B1AA" w14:textId="77777777">
            <w:pPr>
              <w:pBdr/>
              <w:spacing w:after="0" w:line="240" w:lineRule="auto"/>
              <w:ind/>
              <w:rPr/>
            </w:pPr>
            <w:r>
              <w:rPr>
                <w:rFonts w:eastAsia="Arial"/>
                <w:color w:val="1f1f1f"/>
              </w:rPr>
              <w:t xml:space="preserve">RAM -</w:t>
            </w:r>
            <w:r/>
          </w:p>
        </w:tc>
        <w:tc>
          <w:tcPr>
            <w:tcBorders/>
            <w:tcMar>
              <w:left w:w="0" w:type="dxa"/>
              <w:top w:w="240" w:type="dxa"/>
              <w:right w:w="0" w:type="dxa"/>
              <w:bottom w:w="240" w:type="dxa"/>
            </w:tcMar>
            <w:tcW w:w="6945" w:type="dxa"/>
            <w:vAlign w:val="center"/>
          </w:tcPr>
          <w:p w14:paraId="23B3BE45"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Random Access Memory</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5F8166B4" w14:textId="77777777">
            <w:pPr>
              <w:pBdr/>
              <w:spacing w:after="0" w:line="240" w:lineRule="auto"/>
              <w:ind/>
              <w:rPr/>
            </w:pPr>
            <w:r>
              <w:rPr>
                <w:rFonts w:eastAsia="Arial"/>
                <w:color w:val="1f1f1f"/>
              </w:rPr>
              <w:t xml:space="preserve">REST -</w:t>
            </w:r>
            <w:r/>
          </w:p>
        </w:tc>
        <w:tc>
          <w:tcPr>
            <w:tcBorders/>
            <w:tcMar>
              <w:left w:w="0" w:type="dxa"/>
              <w:top w:w="240" w:type="dxa"/>
              <w:right w:w="0" w:type="dxa"/>
              <w:bottom w:w="240" w:type="dxa"/>
            </w:tcMar>
            <w:tcW w:w="6945" w:type="dxa"/>
            <w:vAlign w:val="center"/>
          </w:tcPr>
          <w:p w14:paraId="024DF6E3"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Representational State Transfer</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RFC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Request for Comments</w:t>
            </w:r>
            <w:r>
              <w:rPr>
                <w:rFonts w:eastAsia="Arial"/>
                <w:i/>
                <w:color w:val="1f1f1f"/>
              </w:rPr>
            </w:r>
          </w:p>
        </w:tc>
      </w:tr>
      <w:tr>
        <w:trPr/>
        <w:tc>
          <w:tcPr>
            <w:tcBorders/>
            <w:tcMar>
              <w:left w:w="0" w:type="dxa"/>
              <w:top w:w="240" w:type="dxa"/>
              <w:right w:w="180" w:type="dxa"/>
              <w:bottom w:w="240" w:type="dxa"/>
            </w:tcMar>
            <w:tcW w:w="1425" w:type="dxa"/>
            <w:vAlign w:val="center"/>
          </w:tcPr>
          <w:p w14:paraId="53C57D9A" w14:textId="77777777">
            <w:pPr>
              <w:pBdr/>
              <w:spacing w:after="0" w:line="240" w:lineRule="auto"/>
              <w:ind/>
              <w:rPr/>
            </w:pPr>
            <w:r>
              <w:rPr>
                <w:rFonts w:eastAsia="Arial"/>
                <w:color w:val="1f1f1f"/>
              </w:rPr>
              <w:t xml:space="preserve">RH -</w:t>
            </w:r>
            <w:r/>
          </w:p>
        </w:tc>
        <w:tc>
          <w:tcPr>
            <w:tcBorders/>
            <w:tcMar>
              <w:left w:w="0" w:type="dxa"/>
              <w:top w:w="240" w:type="dxa"/>
              <w:right w:w="0" w:type="dxa"/>
              <w:bottom w:w="240" w:type="dxa"/>
            </w:tcMar>
            <w:tcW w:w="6945" w:type="dxa"/>
            <w:vAlign w:val="center"/>
          </w:tcPr>
          <w:p w14:paraId="5A705B58"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Recurso de Hardware </w:t>
            </w:r>
            <w:r/>
          </w:p>
        </w:tc>
      </w:tr>
      <w:tr>
        <w:trPr/>
        <w:tc>
          <w:tcPr>
            <w:tcBorders/>
            <w:tcMar>
              <w:left w:w="0" w:type="dxa"/>
              <w:top w:w="240" w:type="dxa"/>
              <w:right w:w="180" w:type="dxa"/>
              <w:bottom w:w="240" w:type="dxa"/>
            </w:tcMar>
            <w:tcW w:w="1425" w:type="dxa"/>
            <w:vAlign w:val="center"/>
          </w:tcPr>
          <w:p w14:paraId="2E0F6FD6" w14:textId="77777777">
            <w:pPr>
              <w:pBdr/>
              <w:spacing w:after="0" w:line="240" w:lineRule="auto"/>
              <w:ind/>
              <w:rPr/>
            </w:pPr>
            <w:r>
              <w:rPr>
                <w:rFonts w:eastAsia="Arial"/>
                <w:color w:val="1f1f1f"/>
              </w:rPr>
              <w:t xml:space="preserve">RS -</w:t>
            </w:r>
            <w:r/>
          </w:p>
        </w:tc>
        <w:tc>
          <w:tcPr>
            <w:tcBorders/>
            <w:tcMar>
              <w:left w:w="0" w:type="dxa"/>
              <w:top w:w="240" w:type="dxa"/>
              <w:right w:w="0" w:type="dxa"/>
              <w:bottom w:w="240" w:type="dxa"/>
            </w:tcMar>
            <w:tcW w:w="6945" w:type="dxa"/>
            <w:vAlign w:val="center"/>
          </w:tcPr>
          <w:p w14:paraId="2142202A"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Recurso de Software </w:t>
            </w:r>
            <w:r/>
          </w:p>
        </w:tc>
      </w:tr>
      <w:tr>
        <w:trPr/>
        <w:tc>
          <w:tcPr>
            <w:tcBorders/>
            <w:tcMar>
              <w:left w:w="0" w:type="dxa"/>
              <w:top w:w="240" w:type="dxa"/>
              <w:right w:w="180" w:type="dxa"/>
              <w:bottom w:w="240" w:type="dxa"/>
            </w:tcMar>
            <w:tcW w:w="1425" w:type="dxa"/>
            <w:vAlign w:val="center"/>
          </w:tcPr>
          <w:p w14:paraId="118AC142" w14:textId="77777777">
            <w:pPr>
              <w:pBdr/>
              <w:spacing w:after="0" w:line="240" w:lineRule="auto"/>
              <w:ind/>
              <w:rPr/>
            </w:pPr>
            <w:r>
              <w:rPr>
                <w:rFonts w:eastAsia="Arial"/>
                <w:color w:val="1f1f1f"/>
              </w:rPr>
              <w:t xml:space="preserve">SGBD -</w:t>
            </w:r>
            <w:r/>
          </w:p>
        </w:tc>
        <w:tc>
          <w:tcPr>
            <w:tcBorders/>
            <w:tcMar>
              <w:left w:w="0" w:type="dxa"/>
              <w:top w:w="240" w:type="dxa"/>
              <w:right w:w="0" w:type="dxa"/>
              <w:bottom w:w="240" w:type="dxa"/>
            </w:tcMar>
            <w:tcW w:w="6945" w:type="dxa"/>
            <w:vAlign w:val="center"/>
          </w:tcPr>
          <w:p w14:paraId="1324AA31"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Sistema Gerenciador de Banco de Dados </w:t>
            </w: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SHA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Secure Hash Algorithm</w:t>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pPr>
              <w:pBdr/>
              <w:spacing w:after="0" w:line="240" w:lineRule="auto"/>
              <w:ind/>
              <w:rPr/>
            </w:pPr>
            <w:r>
              <w:t xml:space="preserve">SMS -</w:t>
            </w:r>
            <w:r>
              <w:rPr>
                <w:rFonts w:eastAsia="Arial"/>
                <w:color w:val="1f1f1f"/>
              </w:rPr>
            </w:r>
            <w:r/>
          </w:p>
        </w:tc>
        <w:tc>
          <w:tcPr>
            <w:tcBorders/>
            <w:tcMar>
              <w:left w:w="0" w:type="dxa"/>
              <w:top w:w="240" w:type="dxa"/>
              <w:right w:w="0" w:type="dxa"/>
              <w:bottom w:w="240" w:type="dxa"/>
            </w:tcMar>
            <w:tcW w:w="6945" w:type="dxa"/>
            <w:vAlign w:val="center"/>
            <w:vMerge w:val="restart"/>
          </w:tcPr>
          <w:p>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Short Message Service</w:t>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SMTP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Simple Mail Transfer Protocol</w:t>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SQL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Structured Query Language</w:t>
            </w:r>
            <w:r>
              <w:rPr>
                <w:rFonts w:eastAsia="Arial"/>
                <w:i/>
                <w:color w:val="1f1f1f"/>
              </w:rPr>
            </w:r>
          </w:p>
        </w:tc>
      </w:tr>
      <w:tr>
        <w:trPr/>
        <w:tc>
          <w:tcPr>
            <w:tcBorders/>
            <w:tcMar>
              <w:left w:w="0" w:type="dxa"/>
              <w:top w:w="240" w:type="dxa"/>
              <w:right w:w="180" w:type="dxa"/>
              <w:bottom w:w="240" w:type="dxa"/>
            </w:tcMar>
            <w:tcW w:w="1425" w:type="dxa"/>
            <w:vAlign w:val="center"/>
          </w:tcPr>
          <w:p w14:paraId="5B767114" w14:textId="77777777">
            <w:pPr>
              <w:pBdr/>
              <w:spacing w:after="0" w:line="240" w:lineRule="auto"/>
              <w:ind/>
              <w:rPr/>
            </w:pPr>
            <w:r>
              <w:rPr>
                <w:rFonts w:eastAsia="Arial"/>
                <w:color w:val="1f1f1f"/>
              </w:rPr>
              <w:t xml:space="preserve">SSL -</w:t>
            </w:r>
            <w:r/>
          </w:p>
        </w:tc>
        <w:tc>
          <w:tcPr>
            <w:tcBorders/>
            <w:tcMar>
              <w:left w:w="0" w:type="dxa"/>
              <w:top w:w="240" w:type="dxa"/>
              <w:right w:w="0" w:type="dxa"/>
              <w:bottom w:w="240" w:type="dxa"/>
            </w:tcMar>
            <w:tcW w:w="6945" w:type="dxa"/>
            <w:vAlign w:val="center"/>
          </w:tcPr>
          <w:p w14:paraId="69DCF44D"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Secure Sockets Layer</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SVG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Scalable Vector Graphics</w:t>
            </w:r>
            <w:r>
              <w:rPr>
                <w:rFonts w:eastAsia="Arial"/>
                <w:i/>
                <w:color w:val="1f1f1f"/>
              </w:rPr>
            </w:r>
          </w:p>
        </w:tc>
      </w:tr>
      <w:tr>
        <w:trPr/>
        <w:tc>
          <w:tcPr>
            <w:tcBorders/>
            <w:tcMar>
              <w:left w:w="0" w:type="dxa"/>
              <w:top w:w="240" w:type="dxa"/>
              <w:right w:w="180" w:type="dxa"/>
              <w:bottom w:w="240" w:type="dxa"/>
            </w:tcMar>
            <w:tcW w:w="1425" w:type="dxa"/>
            <w:vAlign w:val="center"/>
          </w:tcPr>
          <w:p w14:paraId="6224C580" w14:textId="77777777">
            <w:pPr>
              <w:pBdr/>
              <w:spacing w:after="0" w:line="240" w:lineRule="auto"/>
              <w:ind/>
              <w:rPr/>
            </w:pPr>
            <w:r>
              <w:rPr>
                <w:rFonts w:eastAsia="Arial"/>
                <w:color w:val="1f1f1f"/>
              </w:rPr>
              <w:t xml:space="preserve">TIC -</w:t>
            </w:r>
            <w:r/>
          </w:p>
        </w:tc>
        <w:tc>
          <w:tcPr>
            <w:tcBorders/>
            <w:tcMar>
              <w:left w:w="0" w:type="dxa"/>
              <w:top w:w="240" w:type="dxa"/>
              <w:right w:w="0" w:type="dxa"/>
              <w:bottom w:w="240" w:type="dxa"/>
            </w:tcMar>
            <w:tcW w:w="6945" w:type="dxa"/>
            <w:vAlign w:val="center"/>
          </w:tcPr>
          <w:p w14:paraId="37B9AEC5"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Tecnologia da Informação e Comunicação </w:t>
            </w:r>
            <w:r/>
          </w:p>
        </w:tc>
      </w:tr>
      <w:tr>
        <w:trPr/>
        <w:tc>
          <w:tcPr>
            <w:tcBorders/>
            <w:tcMar>
              <w:left w:w="0" w:type="dxa"/>
              <w:top w:w="240" w:type="dxa"/>
              <w:right w:w="180" w:type="dxa"/>
              <w:bottom w:w="240" w:type="dxa"/>
            </w:tcMar>
            <w:tcW w:w="1425" w:type="dxa"/>
            <w:vAlign w:val="center"/>
          </w:tcPr>
          <w:p w14:paraId="6A5679E9" w14:textId="77777777">
            <w:pPr>
              <w:pBdr/>
              <w:spacing w:after="0" w:line="240" w:lineRule="auto"/>
              <w:ind/>
              <w:rPr/>
            </w:pPr>
            <w:r>
              <w:rPr>
                <w:rFonts w:eastAsia="Arial"/>
                <w:color w:val="1f1f1f"/>
              </w:rPr>
              <w:t xml:space="preserve">TLS -</w:t>
            </w:r>
            <w:r/>
          </w:p>
        </w:tc>
        <w:tc>
          <w:tcPr>
            <w:tcBorders/>
            <w:tcMar>
              <w:left w:w="0" w:type="dxa"/>
              <w:top w:w="240" w:type="dxa"/>
              <w:right w:w="0" w:type="dxa"/>
              <w:bottom w:w="240" w:type="dxa"/>
            </w:tcMar>
            <w:tcW w:w="6945" w:type="dxa"/>
            <w:vAlign w:val="center"/>
          </w:tcPr>
          <w:p w14:paraId="128FCC4B"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Transport Layer Security</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TOTP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Time-based One-Time Password</w:t>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UI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User Interface</w:t>
            </w:r>
            <w:r>
              <w:rPr>
                <w:rFonts w:eastAsia="Arial"/>
                <w:i/>
                <w:color w:val="1f1f1f"/>
              </w:rPr>
            </w:r>
          </w:p>
        </w:tc>
      </w:tr>
      <w:tr>
        <w:trPr/>
        <w:tc>
          <w:tcPr>
            <w:tcBorders/>
            <w:tcMar>
              <w:left w:w="0" w:type="dxa"/>
              <w:top w:w="240" w:type="dxa"/>
              <w:right w:w="180" w:type="dxa"/>
              <w:bottom w:w="240" w:type="dxa"/>
            </w:tcMar>
            <w:tcW w:w="1425" w:type="dxa"/>
            <w:vAlign w:val="center"/>
          </w:tcPr>
          <w:p w14:paraId="732B8DC9" w14:textId="77777777">
            <w:pPr>
              <w:pBdr/>
              <w:spacing w:after="0" w:line="240" w:lineRule="auto"/>
              <w:ind/>
              <w:rPr/>
            </w:pPr>
            <w:r>
              <w:rPr>
                <w:rFonts w:eastAsia="Arial"/>
                <w:color w:val="1f1f1f"/>
              </w:rPr>
              <w:t xml:space="preserve">UML -</w:t>
            </w:r>
            <w:r/>
          </w:p>
        </w:tc>
        <w:tc>
          <w:tcPr>
            <w:tcBorders/>
            <w:tcMar>
              <w:left w:w="0" w:type="dxa"/>
              <w:top w:w="240" w:type="dxa"/>
              <w:right w:w="0" w:type="dxa"/>
              <w:bottom w:w="240" w:type="dxa"/>
            </w:tcMar>
            <w:tcW w:w="6945" w:type="dxa"/>
            <w:vAlign w:val="center"/>
          </w:tcPr>
          <w:p w14:paraId="68EB5DEA"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Unified Modeling Language</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23303631" w14:textId="77777777">
            <w:pPr>
              <w:pBdr/>
              <w:spacing w:after="0" w:line="240" w:lineRule="auto"/>
              <w:ind/>
              <w:rPr/>
            </w:pPr>
            <w:r>
              <w:rPr>
                <w:rFonts w:eastAsia="Arial"/>
                <w:color w:val="1f1f1f"/>
              </w:rPr>
              <w:t xml:space="preserve">UX -</w:t>
            </w:r>
            <w:r/>
          </w:p>
        </w:tc>
        <w:tc>
          <w:tcPr>
            <w:tcBorders/>
            <w:tcMar>
              <w:left w:w="0" w:type="dxa"/>
              <w:top w:w="240" w:type="dxa"/>
              <w:right w:w="0" w:type="dxa"/>
              <w:bottom w:w="240" w:type="dxa"/>
            </w:tcMar>
            <w:tcW w:w="6945" w:type="dxa"/>
            <w:vAlign w:val="center"/>
          </w:tcPr>
          <w:p w14:paraId="0B9BB605"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User Experience</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WCAG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Web Content Accessibility Guidelines</w:t>
            </w:r>
            <w:r>
              <w:rPr>
                <w:rFonts w:eastAsia="Arial"/>
                <w:i/>
                <w:color w:val="1f1f1f"/>
              </w:rPr>
            </w:r>
          </w:p>
        </w:tc>
      </w:tr>
      <w:tr>
        <w:trPr>
          <w:trHeight w:val="162"/>
        </w:trPr>
        <w:tc>
          <w:tcPr>
            <w:tcBorders/>
            <w:tcMar>
              <w:left w:w="0" w:type="dxa"/>
              <w:top w:w="240" w:type="dxa"/>
              <w:right w:w="180" w:type="dxa"/>
              <w:bottom w:w="240" w:type="dxa"/>
            </w:tcMar>
            <w:tcW w:w="1425" w:type="dxa"/>
            <w:vAlign w:val="center"/>
          </w:tcPr>
          <w:p w14:paraId="48C13208" w14:textId="77777777">
            <w:pPr>
              <w:pBdr/>
              <w:spacing w:after="0" w:line="240" w:lineRule="auto"/>
              <w:ind/>
              <w:rPr>
                <w:rFonts w:eastAsia="Arial"/>
                <w:color w:val="1f1f1f"/>
                <w:highlight w:val="white"/>
              </w:rPr>
            </w:pPr>
            <w:r>
              <w:rPr>
                <w:rFonts w:eastAsia="Arial"/>
                <w:color w:val="1f1f1f"/>
                <w:highlight w:val="white"/>
              </w:rPr>
              <w:t xml:space="preserve">WWW -</w:t>
            </w:r>
          </w:p>
        </w:tc>
        <w:tc>
          <w:tcPr>
            <w:tcBorders/>
            <w:tcMar>
              <w:left w:w="0" w:type="dxa"/>
              <w:top w:w="240" w:type="dxa"/>
              <w:right w:w="0" w:type="dxa"/>
              <w:bottom w:w="240" w:type="dxa"/>
            </w:tcMar>
            <w:tcW w:w="6945" w:type="dxa"/>
            <w:vAlign w:val="center"/>
          </w:tcPr>
          <w:p w14:paraId="36A94488"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rFonts w:eastAsia="Arial"/>
                <w:i/>
                <w:color w:val="1f1f1f"/>
              </w:rPr>
              <w:t xml:space="preserve">World Wide Web</w:t>
            </w:r>
          </w:p>
        </w:tc>
      </w:tr>
    </w:tbl>
    <w:p w14:paraId="0438A7BA" w14:textId="77777777">
      <w:pPr>
        <w:pStyle w:val="1830"/>
        <w:pBdr/>
        <w:spacing/>
        <w:ind/>
        <w:jc w:val="both"/>
        <w:rPr/>
      </w:pPr>
      <w:r/>
    </w:p>
    <w:p w14:paraId="0C872AA5" w14:textId="77777777">
      <w:pPr>
        <w:pStyle w:val="1830"/>
        <w:pBdr/>
        <w:spacing/>
        <w:ind/>
        <w:jc w:val="both"/>
        <w:rPr/>
      </w:pPr>
      <w:r>
        <w:br w:type="page" w:clear="all"/>
      </w:r>
    </w:p>
    <w:p w14:paraId="387BA587" w14:textId="77777777">
      <w:pPr>
        <w:pStyle w:val="1830"/>
        <w:pBdr/>
        <w:spacing/>
        <w:ind/>
        <w:rPr/>
      </w:pPr>
      <w:r>
        <w:t xml:space="preserve">SUMÁRIO</w:t>
      </w:r>
    </w:p>
    <w:p w14:paraId="2E0DB157">
      <w:pPr>
        <w:pStyle w:val="1825"/>
        <w:pBdr/>
        <w:tabs>
          <w:tab w:val="right" w:leader="dot" w:pos="9062"/>
        </w:tabs>
        <w:spacing/>
        <w:ind/>
        <w:rPr/>
      </w:pPr>
      <w:r>
        <w:rPr>
          <w:bCs/>
        </w:rPr>
        <w:fldChar w:fldCharType="begin"/>
        <w:instrText xml:space="preserve"> TOC \o "1-5" \h \z \u </w:instrText>
        <w:fldChar w:fldCharType="separate"/>
      </w:r>
      <w:r/>
      <w:hyperlink w:tooltip="#_Toc1" w:anchor="_Toc1" w:history="1">
        <w:r>
          <w:rPr>
            <w:rStyle w:val="1828"/>
          </w:rPr>
          <w:t xml:space="preserve">1 INTRODUÇÃO</w:t>
        </w:r>
        <w:r>
          <w:tab/>
          <w:fldChar w:fldCharType="begin"/>
          <w:instrText xml:space="preserve">PAGEREF _Toc1 \h</w:instrText>
          <w:fldChar w:fldCharType="separate"/>
          <w:t xml:space="preserve">0</w:t>
          <w:fldChar w:fldCharType="end"/>
        </w:r>
      </w:hyperlink>
      <w:r/>
    </w:p>
    <w:p w14:paraId="09A48964">
      <w:pPr>
        <w:pStyle w:val="1825"/>
        <w:pBdr/>
        <w:tabs>
          <w:tab w:val="right" w:leader="dot" w:pos="9062"/>
        </w:tabs>
        <w:spacing/>
        <w:ind/>
        <w:rPr/>
      </w:pPr>
      <w:hyperlink w:tooltip="#_Toc2" w:anchor="_Toc2" w:history="1">
        <w:r>
          <w:rPr>
            <w:rStyle w:val="1828"/>
          </w:rPr>
          <w:t xml:space="preserve">2 REVISÃO BIBLIOGRÁFICA</w:t>
        </w:r>
        <w:r>
          <w:tab/>
          <w:fldChar w:fldCharType="begin"/>
          <w:instrText xml:space="preserve">PAGEREF _Toc2 \h</w:instrText>
          <w:fldChar w:fldCharType="separate"/>
          <w:t xml:space="preserve">0</w:t>
          <w:fldChar w:fldCharType="end"/>
        </w:r>
      </w:hyperlink>
      <w:r/>
    </w:p>
    <w:p w14:paraId="79392DBD">
      <w:pPr>
        <w:pStyle w:val="1826"/>
        <w:pBdr/>
        <w:tabs>
          <w:tab w:val="right" w:leader="dot" w:pos="9062"/>
        </w:tabs>
        <w:spacing/>
        <w:ind/>
        <w:rPr/>
      </w:pPr>
      <w:hyperlink w:tooltip="#_Toc3" w:anchor="_Toc3" w:history="1">
        <w:r>
          <w:rPr>
            <w:rStyle w:val="1828"/>
          </w:rPr>
          <w:t xml:space="preserve">2.1 CIDADES INTELIGENTES E RESILIENTES </w:t>
        </w:r>
        <w:r>
          <w:tab/>
          <w:fldChar w:fldCharType="begin"/>
          <w:instrText xml:space="preserve">PAGEREF _Toc3 \h</w:instrText>
          <w:fldChar w:fldCharType="separate"/>
          <w:t xml:space="preserve">0</w:t>
          <w:fldChar w:fldCharType="end"/>
        </w:r>
      </w:hyperlink>
      <w:r/>
    </w:p>
    <w:p w14:paraId="23A24BA6">
      <w:pPr>
        <w:pStyle w:val="1827"/>
        <w:pBdr/>
        <w:tabs>
          <w:tab w:val="right" w:leader="dot" w:pos="9062"/>
        </w:tabs>
        <w:spacing/>
        <w:ind/>
        <w:rPr/>
      </w:pPr>
      <w:hyperlink w:tooltip="#_Toc4" w:anchor="_Toc4" w:history="1">
        <w:r>
          <w:rPr>
            <w:rStyle w:val="1828"/>
          </w:rPr>
          <w:t xml:space="preserve">2.1.1 Fundamentos de Cidade Resiliente</w:t>
        </w:r>
        <w:r>
          <w:tab/>
          <w:fldChar w:fldCharType="begin"/>
          <w:instrText xml:space="preserve">PAGEREF _Toc4 \h</w:instrText>
          <w:fldChar w:fldCharType="separate"/>
          <w:t xml:space="preserve">0</w:t>
          <w:fldChar w:fldCharType="end"/>
        </w:r>
      </w:hyperlink>
      <w:r/>
    </w:p>
    <w:p w14:paraId="223E0CF1">
      <w:pPr>
        <w:pStyle w:val="1827"/>
        <w:pBdr/>
        <w:tabs>
          <w:tab w:val="right" w:leader="dot" w:pos="9062"/>
        </w:tabs>
        <w:spacing/>
        <w:ind/>
        <w:rPr/>
      </w:pPr>
      <w:hyperlink w:tooltip="#_Toc5" w:anchor="_Toc5" w:history="1">
        <w:r>
          <w:rPr>
            <w:rStyle w:val="1828"/>
          </w:rPr>
          <w:t xml:space="preserve">2.1.2 Zeladoria Pública e Gestão de Serviços</w:t>
        </w:r>
        <w:r>
          <w:tab/>
          <w:fldChar w:fldCharType="begin"/>
          <w:instrText xml:space="preserve">PAGEREF _Toc5 \h</w:instrText>
          <w:fldChar w:fldCharType="separate"/>
          <w:t xml:space="preserve">0</w:t>
          <w:fldChar w:fldCharType="end"/>
        </w:r>
      </w:hyperlink>
      <w:r/>
    </w:p>
    <w:p w14:paraId="75247AE9">
      <w:pPr>
        <w:pStyle w:val="1827"/>
        <w:pBdr/>
        <w:tabs>
          <w:tab w:val="right" w:leader="dot" w:pos="9062"/>
        </w:tabs>
        <w:spacing/>
        <w:ind/>
        <w:rPr/>
      </w:pPr>
      <w:hyperlink w:tooltip="#_Toc6" w:anchor="_Toc6" w:history="1">
        <w:r>
          <w:rPr>
            <w:rStyle w:val="1828"/>
          </w:rPr>
          <w:t xml:space="preserve">2.1.3 Participação Cidadã por meio de Sistemas de Informação Automatizados</w:t>
        </w:r>
        <w:r>
          <w:tab/>
          <w:fldChar w:fldCharType="begin"/>
          <w:instrText xml:space="preserve">PAGEREF _Toc6 \h</w:instrText>
          <w:fldChar w:fldCharType="separate"/>
          <w:t xml:space="preserve">0</w:t>
          <w:fldChar w:fldCharType="end"/>
        </w:r>
      </w:hyperlink>
      <w:r/>
    </w:p>
    <w:p w14:paraId="59CECA1D">
      <w:pPr>
        <w:pStyle w:val="1826"/>
        <w:pBdr/>
        <w:tabs>
          <w:tab w:val="right" w:leader="dot" w:pos="9062"/>
        </w:tabs>
        <w:spacing/>
        <w:ind/>
        <w:rPr/>
      </w:pPr>
      <w:hyperlink w:tooltip="#_Toc7" w:anchor="_Toc7" w:history="1">
        <w:r>
          <w:rPr>
            <w:rStyle w:val="1828"/>
          </w:rPr>
        </w:r>
        <w:r>
          <w:rPr>
            <w:rStyle w:val="1828"/>
            <w:caps w:val="0"/>
          </w:rPr>
          <w:t xml:space="preserve">2.2 TRABALHOS RELACIONADOS</w:t>
        </w:r>
        <w:r>
          <w:rPr>
            <w:rStyle w:val="1828"/>
          </w:rPr>
        </w:r>
        <w:r>
          <w:tab/>
          <w:fldChar w:fldCharType="begin"/>
          <w:instrText xml:space="preserve">PAGEREF _Toc7 \h</w:instrText>
          <w:fldChar w:fldCharType="separate"/>
          <w:t xml:space="preserve">0</w:t>
          <w:fldChar w:fldCharType="end"/>
        </w:r>
      </w:hyperlink>
      <w:r/>
    </w:p>
    <w:p w14:paraId="4B65B8CF">
      <w:pPr>
        <w:pStyle w:val="1825"/>
        <w:pBdr/>
        <w:tabs>
          <w:tab w:val="right" w:leader="dot" w:pos="9062"/>
        </w:tabs>
        <w:spacing/>
        <w:ind/>
        <w:rPr/>
      </w:pPr>
      <w:hyperlink w:tooltip="#_Toc8" w:anchor="_Toc8" w:history="1">
        <w:r>
          <w:rPr>
            <w:rStyle w:val="1828"/>
          </w:rPr>
          <w:t xml:space="preserve">3 OBJETIVO DO PROJETO</w:t>
        </w:r>
        <w:r>
          <w:tab/>
          <w:fldChar w:fldCharType="begin"/>
          <w:instrText xml:space="preserve">PAGEREF _Toc8 \h</w:instrText>
          <w:fldChar w:fldCharType="separate"/>
          <w:t xml:space="preserve">0</w:t>
          <w:fldChar w:fldCharType="end"/>
        </w:r>
      </w:hyperlink>
      <w:r/>
    </w:p>
    <w:p w14:paraId="084E6835">
      <w:pPr>
        <w:pStyle w:val="1826"/>
        <w:pBdr/>
        <w:tabs>
          <w:tab w:val="right" w:leader="dot" w:pos="9062"/>
        </w:tabs>
        <w:spacing/>
        <w:ind/>
        <w:rPr/>
      </w:pPr>
      <w:hyperlink w:tooltip="#_Toc9" w:anchor="_Toc9" w:history="1">
        <w:r>
          <w:rPr>
            <w:rStyle w:val="1828"/>
          </w:rPr>
          <w:t xml:space="preserve">3.1 FORMULAÇÃO DO PROBLEMA</w:t>
        </w:r>
        <w:r>
          <w:tab/>
          <w:fldChar w:fldCharType="begin"/>
          <w:instrText xml:space="preserve">PAGEREF _Toc9 \h</w:instrText>
          <w:fldChar w:fldCharType="separate"/>
          <w:t xml:space="preserve">0</w:t>
          <w:fldChar w:fldCharType="end"/>
        </w:r>
      </w:hyperlink>
      <w:r/>
    </w:p>
    <w:p w14:paraId="29612AD4">
      <w:pPr>
        <w:pStyle w:val="1826"/>
        <w:pBdr/>
        <w:tabs>
          <w:tab w:val="right" w:leader="dot" w:pos="9062"/>
        </w:tabs>
        <w:spacing/>
        <w:ind/>
        <w:rPr/>
      </w:pPr>
      <w:hyperlink w:tooltip="#_Toc10" w:anchor="_Toc10" w:history="1">
        <w:r>
          <w:rPr>
            <w:rStyle w:val="1828"/>
          </w:rPr>
          <w:t xml:space="preserve">3.2 OBJETIVOS </w:t>
        </w:r>
        <w:r>
          <w:tab/>
          <w:fldChar w:fldCharType="begin"/>
          <w:instrText xml:space="preserve">PAGEREF _Toc10 \h</w:instrText>
          <w:fldChar w:fldCharType="separate"/>
          <w:t xml:space="preserve">0</w:t>
          <w:fldChar w:fldCharType="end"/>
        </w:r>
      </w:hyperlink>
      <w:r/>
    </w:p>
    <w:p w14:paraId="2F26681C">
      <w:pPr>
        <w:pStyle w:val="1826"/>
        <w:pBdr/>
        <w:tabs>
          <w:tab w:val="right" w:leader="dot" w:pos="9062"/>
        </w:tabs>
        <w:spacing/>
        <w:ind/>
        <w:rPr/>
      </w:pPr>
      <w:hyperlink w:tooltip="#_Toc11" w:anchor="_Toc11" w:history="1">
        <w:r>
          <w:rPr>
            <w:rStyle w:val="1828"/>
          </w:rPr>
          <w:t xml:space="preserve">3.3 JUSTIFICATIVA </w:t>
        </w:r>
        <w:r>
          <w:tab/>
          <w:fldChar w:fldCharType="begin"/>
          <w:instrText xml:space="preserve">PAGEREF _Toc11 \h</w:instrText>
          <w:fldChar w:fldCharType="separate"/>
          <w:t xml:space="preserve">0</w:t>
          <w:fldChar w:fldCharType="end"/>
        </w:r>
      </w:hyperlink>
      <w:r/>
    </w:p>
    <w:p w14:paraId="06AD1D01">
      <w:pPr>
        <w:pStyle w:val="1826"/>
        <w:pBdr/>
        <w:tabs>
          <w:tab w:val="right" w:leader="dot" w:pos="9062"/>
        </w:tabs>
        <w:spacing/>
        <w:ind/>
        <w:rPr/>
      </w:pPr>
      <w:hyperlink w:tooltip="#_Toc12" w:anchor="_Toc12" w:history="1">
        <w:r>
          <w:rPr>
            <w:rStyle w:val="1828"/>
          </w:rPr>
          <w:t xml:space="preserve">3.4 NÍVEIS DE DECISÃO E GRUPOS FUNCIONAIS ATENDIDOS</w:t>
        </w:r>
        <w:r>
          <w:tab/>
          <w:fldChar w:fldCharType="begin"/>
          <w:instrText xml:space="preserve">PAGEREF _Toc12 \h</w:instrText>
          <w:fldChar w:fldCharType="separate"/>
          <w:t xml:space="preserve">0</w:t>
          <w:fldChar w:fldCharType="end"/>
        </w:r>
      </w:hyperlink>
      <w:r/>
    </w:p>
    <w:p w14:paraId="7E155AAF">
      <w:pPr>
        <w:pStyle w:val="1826"/>
        <w:pBdr/>
        <w:tabs>
          <w:tab w:val="right" w:leader="dot" w:pos="9062"/>
        </w:tabs>
        <w:spacing/>
        <w:ind/>
        <w:rPr/>
      </w:pPr>
      <w:hyperlink w:tooltip="#_Toc13" w:anchor="_Toc13" w:history="1">
        <w:r>
          <w:rPr>
            <w:rStyle w:val="1828"/>
          </w:rPr>
          <w:t xml:space="preserve">3.5 ADERÊNCIA AOS OBJETIVOS DO DESENVOLVIMENTO SUSTENTÁVEL (ODS)</w:t>
        </w:r>
        <w:r>
          <w:tab/>
          <w:fldChar w:fldCharType="begin"/>
          <w:instrText xml:space="preserve">PAGEREF _Toc13 \h</w:instrText>
          <w:fldChar w:fldCharType="separate"/>
          <w:t xml:space="preserve">0</w:t>
          <w:fldChar w:fldCharType="end"/>
        </w:r>
      </w:hyperlink>
      <w:r/>
    </w:p>
    <w:p w14:paraId="4113CC73">
      <w:pPr>
        <w:pStyle w:val="1826"/>
        <w:pBdr/>
        <w:tabs>
          <w:tab w:val="right" w:leader="dot" w:pos="9062"/>
        </w:tabs>
        <w:spacing/>
        <w:ind/>
        <w:rPr/>
      </w:pPr>
      <w:hyperlink w:tooltip="#_Toc14" w:anchor="_Toc14" w:history="1">
        <w:r>
          <w:rPr>
            <w:rStyle w:val="1828"/>
          </w:rPr>
          <w:t xml:space="preserve">3.6 MODELO DE NEGÓCIO PROPOSTO</w:t>
        </w:r>
        <w:r>
          <w:tab/>
          <w:fldChar w:fldCharType="begin"/>
          <w:instrText xml:space="preserve">PAGEREF _Toc14 \h</w:instrText>
          <w:fldChar w:fldCharType="separate"/>
          <w:t xml:space="preserve">0</w:t>
          <w:fldChar w:fldCharType="end"/>
        </w:r>
      </w:hyperlink>
      <w:r/>
    </w:p>
    <w:p w14:paraId="428EE7FB">
      <w:pPr>
        <w:pStyle w:val="1825"/>
        <w:pBdr/>
        <w:tabs>
          <w:tab w:val="right" w:leader="dot" w:pos="9062"/>
        </w:tabs>
        <w:spacing/>
        <w:ind/>
        <w:rPr/>
      </w:pPr>
      <w:hyperlink w:tooltip="#_Toc15" w:anchor="_Toc15" w:history="1">
        <w:r>
          <w:rPr>
            <w:rStyle w:val="1828"/>
          </w:rPr>
          <w:t xml:space="preserve">4 MÉTODOS GERENCIAIS</w:t>
        </w:r>
        <w:r>
          <w:tab/>
          <w:fldChar w:fldCharType="begin"/>
          <w:instrText xml:space="preserve">PAGEREF _Toc15 \h</w:instrText>
          <w:fldChar w:fldCharType="separate"/>
          <w:t xml:space="preserve">0</w:t>
          <w:fldChar w:fldCharType="end"/>
        </w:r>
      </w:hyperlink>
      <w:r/>
    </w:p>
    <w:p w14:paraId="181EFA37">
      <w:pPr>
        <w:pStyle w:val="1826"/>
        <w:pBdr/>
        <w:tabs>
          <w:tab w:val="right" w:leader="dot" w:pos="9062"/>
        </w:tabs>
        <w:spacing/>
        <w:ind/>
        <w:rPr/>
      </w:pPr>
      <w:hyperlink w:tooltip="#_Toc16" w:anchor="_Toc16" w:history="1">
        <w:r>
          <w:rPr>
            <w:rStyle w:val="1828"/>
          </w:rPr>
          <w:t xml:space="preserve">4.1 GERENCIAMENTO DO PROJETO</w:t>
        </w:r>
        <w:r>
          <w:tab/>
          <w:fldChar w:fldCharType="begin"/>
          <w:instrText xml:space="preserve">PAGEREF _Toc16 \h</w:instrText>
          <w:fldChar w:fldCharType="separate"/>
          <w:t xml:space="preserve">0</w:t>
          <w:fldChar w:fldCharType="end"/>
        </w:r>
      </w:hyperlink>
      <w:r/>
    </w:p>
    <w:p w14:paraId="1760F99B">
      <w:pPr>
        <w:pStyle w:val="1826"/>
        <w:pBdr/>
        <w:tabs>
          <w:tab w:val="right" w:leader="dot" w:pos="9062"/>
        </w:tabs>
        <w:spacing/>
        <w:ind/>
        <w:rPr/>
      </w:pPr>
      <w:hyperlink w:tooltip="#_Toc17" w:anchor="_Toc17" w:history="1">
        <w:r>
          <w:rPr>
            <w:rStyle w:val="1828"/>
          </w:rPr>
          <w:t xml:space="preserve">4.2 MODELO DE CICLO DE VIDA </w:t>
        </w:r>
        <w:r>
          <w:tab/>
          <w:fldChar w:fldCharType="begin"/>
          <w:instrText xml:space="preserve">PAGEREF _Toc17 \h</w:instrText>
          <w:fldChar w:fldCharType="separate"/>
          <w:t xml:space="preserve">0</w:t>
          <w:fldChar w:fldCharType="end"/>
        </w:r>
      </w:hyperlink>
      <w:r/>
    </w:p>
    <w:p w14:paraId="720147FA">
      <w:pPr>
        <w:pStyle w:val="1826"/>
        <w:pBdr/>
        <w:tabs>
          <w:tab w:val="right" w:leader="dot" w:pos="9062"/>
        </w:tabs>
        <w:spacing/>
        <w:ind/>
        <w:rPr/>
      </w:pPr>
      <w:hyperlink w:tooltip="#_Toc18" w:anchor="_Toc18" w:history="1">
        <w:r>
          <w:rPr>
            <w:rStyle w:val="1828"/>
          </w:rPr>
          <w:t xml:space="preserve">4.3 RECURSOS NECESSÁRIOS</w:t>
        </w:r>
        <w:r>
          <w:tab/>
          <w:fldChar w:fldCharType="begin"/>
          <w:instrText xml:space="preserve">PAGEREF _Toc18 \h</w:instrText>
          <w:fldChar w:fldCharType="separate"/>
          <w:t xml:space="preserve">0</w:t>
          <w:fldChar w:fldCharType="end"/>
        </w:r>
      </w:hyperlink>
      <w:r/>
    </w:p>
    <w:p w14:paraId="3DD35DB1">
      <w:pPr>
        <w:pStyle w:val="1827"/>
        <w:pBdr/>
        <w:tabs>
          <w:tab w:val="right" w:leader="dot" w:pos="9062"/>
        </w:tabs>
        <w:spacing/>
        <w:ind/>
        <w:rPr/>
      </w:pPr>
      <w:hyperlink w:tooltip="#_Toc19" w:anchor="_Toc19" w:history="1">
        <w:r>
          <w:rPr>
            <w:rStyle w:val="1828"/>
          </w:rPr>
          <w:t xml:space="preserve">4.3.1 Recursos Humanos</w:t>
        </w:r>
        <w:r>
          <w:tab/>
          <w:fldChar w:fldCharType="begin"/>
          <w:instrText xml:space="preserve">PAGEREF _Toc19 \h</w:instrText>
          <w:fldChar w:fldCharType="separate"/>
          <w:t xml:space="preserve">0</w:t>
          <w:fldChar w:fldCharType="end"/>
        </w:r>
      </w:hyperlink>
      <w:r/>
    </w:p>
    <w:p w14:paraId="207527DF">
      <w:pPr>
        <w:pStyle w:val="1827"/>
        <w:pBdr/>
        <w:tabs>
          <w:tab w:val="right" w:leader="dot" w:pos="9062"/>
        </w:tabs>
        <w:spacing/>
        <w:ind/>
        <w:rPr/>
      </w:pPr>
      <w:hyperlink w:tooltip="#_Toc20" w:anchor="_Toc20" w:history="1">
        <w:r>
          <w:rPr>
            <w:rStyle w:val="1828"/>
          </w:rPr>
          <w:t xml:space="preserve">4.3.2 Recursos de Hardware</w:t>
        </w:r>
        <w:r>
          <w:tab/>
          <w:fldChar w:fldCharType="begin"/>
          <w:instrText xml:space="preserve">PAGEREF _Toc20 \h</w:instrText>
          <w:fldChar w:fldCharType="separate"/>
          <w:t xml:space="preserve">0</w:t>
          <w:fldChar w:fldCharType="end"/>
        </w:r>
      </w:hyperlink>
      <w:r/>
    </w:p>
    <w:p w14:paraId="0815B62B">
      <w:pPr>
        <w:pStyle w:val="1827"/>
        <w:pBdr/>
        <w:tabs>
          <w:tab w:val="right" w:leader="dot" w:pos="9062"/>
        </w:tabs>
        <w:spacing/>
        <w:ind/>
        <w:rPr/>
      </w:pPr>
      <w:hyperlink w:tooltip="#_Toc21" w:anchor="_Toc21" w:history="1">
        <w:r>
          <w:rPr>
            <w:rStyle w:val="1828"/>
          </w:rPr>
          <w:t xml:space="preserve">4.3.3 Recursos de Software</w:t>
        </w:r>
        <w:r>
          <w:tab/>
          <w:fldChar w:fldCharType="begin"/>
          <w:instrText xml:space="preserve">PAGEREF _Toc21 \h</w:instrText>
          <w:fldChar w:fldCharType="separate"/>
          <w:t xml:space="preserve">0</w:t>
          <w:fldChar w:fldCharType="end"/>
        </w:r>
      </w:hyperlink>
      <w:r/>
    </w:p>
    <w:p w14:paraId="165E527C">
      <w:pPr>
        <w:pStyle w:val="1827"/>
        <w:pBdr/>
        <w:tabs>
          <w:tab w:val="right" w:leader="dot" w:pos="9062"/>
        </w:tabs>
        <w:spacing/>
        <w:ind/>
        <w:rPr/>
      </w:pPr>
      <w:hyperlink w:tooltip="#_Toc22" w:anchor="_Toc22" w:history="1">
        <w:r>
          <w:rPr>
            <w:rStyle w:val="1828"/>
          </w:rPr>
          <w:t xml:space="preserve">4.3.4 Outros Recursos</w:t>
        </w:r>
        <w:r>
          <w:tab/>
          <w:fldChar w:fldCharType="begin"/>
          <w:instrText xml:space="preserve">PAGEREF _Toc22 \h</w:instrText>
          <w:fldChar w:fldCharType="separate"/>
          <w:t xml:space="preserve">0</w:t>
          <w:fldChar w:fldCharType="end"/>
        </w:r>
      </w:hyperlink>
      <w:r/>
    </w:p>
    <w:p w14:paraId="7F0EA1C2">
      <w:pPr>
        <w:pStyle w:val="1826"/>
        <w:pBdr/>
        <w:tabs>
          <w:tab w:val="right" w:leader="dot" w:pos="9062"/>
        </w:tabs>
        <w:spacing/>
        <w:ind/>
        <w:rPr/>
      </w:pPr>
      <w:hyperlink w:tooltip="#_Toc23" w:anchor="_Toc23" w:history="1">
        <w:r>
          <w:rPr>
            <w:rStyle w:val="1828"/>
          </w:rPr>
          <w:t xml:space="preserve">4.4 RELATÓRIO DE DESEMPENHO </w:t>
        </w:r>
        <w:r>
          <w:tab/>
          <w:fldChar w:fldCharType="begin"/>
          <w:instrText xml:space="preserve">PAGEREF _Toc23 \h</w:instrText>
          <w:fldChar w:fldCharType="separate"/>
          <w:t xml:space="preserve">0</w:t>
          <w:fldChar w:fldCharType="end"/>
        </w:r>
      </w:hyperlink>
      <w:r/>
    </w:p>
    <w:p w14:paraId="4CC3844B">
      <w:pPr>
        <w:pStyle w:val="1826"/>
        <w:pBdr/>
        <w:tabs>
          <w:tab w:val="right" w:leader="dot" w:pos="9062"/>
        </w:tabs>
        <w:spacing/>
        <w:ind/>
        <w:rPr/>
      </w:pPr>
      <w:hyperlink w:tooltip="#_Toc24" w:anchor="_Toc24" w:history="1">
        <w:r>
          <w:rPr>
            <w:rStyle w:val="1828"/>
          </w:rPr>
          <w:t xml:space="preserve">4.5 GERENCIAMENTO DE CONFIGURAÇÃO</w:t>
        </w:r>
        <w:r>
          <w:tab/>
          <w:fldChar w:fldCharType="begin"/>
          <w:instrText xml:space="preserve">PAGEREF _Toc24 \h</w:instrText>
          <w:fldChar w:fldCharType="separate"/>
          <w:t xml:space="preserve">0</w:t>
          <w:fldChar w:fldCharType="end"/>
        </w:r>
      </w:hyperlink>
      <w:r/>
    </w:p>
    <w:p w14:paraId="36F61A0A">
      <w:pPr>
        <w:pStyle w:val="1827"/>
        <w:pBdr/>
        <w:tabs>
          <w:tab w:val="left" w:leader="none" w:pos="571"/>
          <w:tab w:val="right" w:leader="dot" w:pos="9062"/>
        </w:tabs>
        <w:spacing/>
        <w:ind/>
        <w:rPr/>
      </w:pPr>
      <w:hyperlink w:tooltip="#_Toc25" w:anchor="_Toc25" w:history="1">
        <w:r>
          <w:rPr>
            <w:rStyle w:val="1828"/>
          </w:rPr>
          <w:t xml:space="preserve">4.5.1 Papéis e Responsabilidades</w:t>
          <w:tab/>
        </w:r>
        <w:r>
          <w:tab/>
          <w:fldChar w:fldCharType="begin"/>
          <w:instrText xml:space="preserve">PAGEREF _Toc25 \h</w:instrText>
          <w:fldChar w:fldCharType="separate"/>
          <w:t xml:space="preserve">0</w:t>
          <w:fldChar w:fldCharType="end"/>
        </w:r>
      </w:hyperlink>
      <w:r/>
    </w:p>
    <w:p w14:paraId="2800D8A4">
      <w:pPr>
        <w:pStyle w:val="1827"/>
        <w:pBdr/>
        <w:tabs>
          <w:tab w:val="right" w:leader="dot" w:pos="9062"/>
        </w:tabs>
        <w:spacing/>
        <w:ind/>
        <w:rPr/>
      </w:pPr>
      <w:hyperlink w:tooltip="#_Toc26" w:anchor="_Toc26" w:history="1">
        <w:r>
          <w:rPr>
            <w:rStyle w:val="1828"/>
          </w:rPr>
          <w:t xml:space="preserve">4.5.2 Identificação e Versionamento de Artefatos</w:t>
        </w:r>
        <w:r>
          <w:tab/>
          <w:fldChar w:fldCharType="begin"/>
          <w:instrText xml:space="preserve">PAGEREF _Toc26 \h</w:instrText>
          <w:fldChar w:fldCharType="separate"/>
          <w:t xml:space="preserve">0</w:t>
          <w:fldChar w:fldCharType="end"/>
        </w:r>
      </w:hyperlink>
      <w:r/>
    </w:p>
    <w:p w14:paraId="798B0630">
      <w:pPr>
        <w:pStyle w:val="1827"/>
        <w:pBdr/>
        <w:tabs>
          <w:tab w:val="right" w:leader="dot" w:pos="9062"/>
        </w:tabs>
        <w:spacing/>
        <w:ind/>
        <w:rPr/>
      </w:pPr>
      <w:hyperlink w:tooltip="#_Toc27" w:anchor="_Toc27" w:history="1">
        <w:r>
          <w:rPr>
            <w:rStyle w:val="1828"/>
          </w:rPr>
          <w:t xml:space="preserve">4.5.3 Organização do Repositório e Ferramentas</w:t>
        </w:r>
        <w:r>
          <w:tab/>
          <w:fldChar w:fldCharType="begin"/>
          <w:instrText xml:space="preserve">PAGEREF _Toc27 \h</w:instrText>
          <w:fldChar w:fldCharType="separate"/>
          <w:t xml:space="preserve">0</w:t>
          <w:fldChar w:fldCharType="end"/>
        </w:r>
      </w:hyperlink>
      <w:r/>
    </w:p>
    <w:p w14:paraId="4D7EE703">
      <w:pPr>
        <w:pStyle w:val="1825"/>
        <w:pBdr/>
        <w:tabs>
          <w:tab w:val="right" w:leader="dot" w:pos="9062"/>
        </w:tabs>
        <w:spacing/>
        <w:ind/>
        <w:rPr/>
      </w:pPr>
      <w:hyperlink w:tooltip="#_Toc28" w:anchor="_Toc28" w:history="1">
        <w:r>
          <w:rPr>
            <w:rStyle w:val="1828"/>
          </w:rPr>
          <w:t xml:space="preserve">5 ESPECIFICAÇÃO E ANÁLISE DOS REQUISITOS</w:t>
        </w:r>
        <w:r>
          <w:tab/>
          <w:fldChar w:fldCharType="begin"/>
          <w:instrText xml:space="preserve">PAGEREF _Toc28 \h</w:instrText>
          <w:fldChar w:fldCharType="separate"/>
          <w:t xml:space="preserve">0</w:t>
          <w:fldChar w:fldCharType="end"/>
        </w:r>
      </w:hyperlink>
      <w:r/>
    </w:p>
    <w:p w14:paraId="2D344233">
      <w:pPr>
        <w:pStyle w:val="1826"/>
        <w:pBdr/>
        <w:tabs>
          <w:tab w:val="right" w:leader="dot" w:pos="9062"/>
        </w:tabs>
        <w:spacing/>
        <w:ind/>
        <w:rPr/>
      </w:pPr>
      <w:hyperlink w:tooltip="#_Toc29" w:anchor="_Toc29" w:history="1">
        <w:r>
          <w:rPr>
            <w:rStyle w:val="1828"/>
          </w:rPr>
          <w:t xml:space="preserve">5.1 REQUISITOS DO SISTEMA DE SOFTWARE</w:t>
        </w:r>
        <w:r>
          <w:tab/>
          <w:fldChar w:fldCharType="begin"/>
          <w:instrText xml:space="preserve">PAGEREF _Toc29 \h</w:instrText>
          <w:fldChar w:fldCharType="separate"/>
          <w:t xml:space="preserve">0</w:t>
          <w:fldChar w:fldCharType="end"/>
        </w:r>
      </w:hyperlink>
      <w:r/>
    </w:p>
    <w:p w14:paraId="1B7D77F6">
      <w:pPr>
        <w:pStyle w:val="1827"/>
        <w:pBdr/>
        <w:tabs>
          <w:tab w:val="right" w:leader="dot" w:pos="9062"/>
        </w:tabs>
        <w:spacing/>
        <w:ind/>
        <w:rPr/>
      </w:pPr>
      <w:hyperlink w:tooltip="#_Toc30" w:anchor="_Toc30" w:history="1">
        <w:r>
          <w:rPr>
            <w:rStyle w:val="1828"/>
          </w:rPr>
          <w:t xml:space="preserve">5.1.1 Requisitos Funcionais</w:t>
        </w:r>
        <w:r>
          <w:tab/>
          <w:fldChar w:fldCharType="begin"/>
          <w:instrText xml:space="preserve">PAGEREF _Toc30 \h</w:instrText>
          <w:fldChar w:fldCharType="separate"/>
          <w:t xml:space="preserve">0</w:t>
          <w:fldChar w:fldCharType="end"/>
        </w:r>
      </w:hyperlink>
      <w:r/>
    </w:p>
    <w:p w14:paraId="1AD3EA59">
      <w:pPr>
        <w:pStyle w:val="1827"/>
        <w:pBdr/>
        <w:tabs>
          <w:tab w:val="right" w:leader="dot" w:pos="9062"/>
        </w:tabs>
        <w:spacing/>
        <w:ind/>
        <w:rPr/>
      </w:pPr>
      <w:hyperlink w:tooltip="#_Toc31" w:anchor="_Toc31" w:history="1">
        <w:r>
          <w:rPr>
            <w:rStyle w:val="1828"/>
          </w:rPr>
          <w:t xml:space="preserve">5.1.2 Requisitos não Funcionais</w:t>
        </w:r>
        <w:r>
          <w:tab/>
          <w:fldChar w:fldCharType="begin"/>
          <w:instrText xml:space="preserve">PAGEREF _Toc31 \h</w:instrText>
          <w:fldChar w:fldCharType="separate"/>
          <w:t xml:space="preserve">0</w:t>
          <w:fldChar w:fldCharType="end"/>
        </w:r>
      </w:hyperlink>
      <w:r/>
    </w:p>
    <w:p w14:paraId="641C51CB">
      <w:pPr>
        <w:pStyle w:val="1827"/>
        <w:pBdr/>
        <w:tabs>
          <w:tab w:val="right" w:leader="dot" w:pos="9062"/>
        </w:tabs>
        <w:spacing/>
        <w:ind/>
        <w:rPr/>
      </w:pPr>
      <w:hyperlink w:tooltip="#_Toc32" w:anchor="_Toc32" w:history="1">
        <w:r>
          <w:rPr>
            <w:rStyle w:val="1828"/>
          </w:rPr>
          <w:t xml:space="preserve">5.1.3 Principais Regras de Negócio</w:t>
        </w:r>
        <w:r>
          <w:tab/>
          <w:fldChar w:fldCharType="begin"/>
          <w:instrText xml:space="preserve">PAGEREF _Toc32 \h</w:instrText>
          <w:fldChar w:fldCharType="separate"/>
          <w:t xml:space="preserve">0</w:t>
          <w:fldChar w:fldCharType="end"/>
        </w:r>
      </w:hyperlink>
      <w:r/>
    </w:p>
    <w:p w14:paraId="133535DB">
      <w:pPr>
        <w:pStyle w:val="1826"/>
        <w:pBdr/>
        <w:tabs>
          <w:tab w:val="right" w:leader="dot" w:pos="9062"/>
        </w:tabs>
        <w:spacing/>
        <w:ind/>
        <w:rPr/>
      </w:pPr>
      <w:hyperlink w:tooltip="#_Toc33" w:anchor="_Toc33" w:history="1">
        <w:r>
          <w:rPr>
            <w:rStyle w:val="1828"/>
          </w:rPr>
          <w:t xml:space="preserve">5.2 ANÁLISE DOS REQUISITOS</w:t>
        </w:r>
        <w:r>
          <w:tab/>
          <w:fldChar w:fldCharType="begin"/>
          <w:instrText xml:space="preserve">PAGEREF _Toc33 \h</w:instrText>
          <w:fldChar w:fldCharType="separate"/>
          <w:t xml:space="preserve">0</w:t>
          <w:fldChar w:fldCharType="end"/>
        </w:r>
      </w:hyperlink>
      <w:r/>
    </w:p>
    <w:p w14:paraId="25F12CA5">
      <w:pPr>
        <w:pStyle w:val="1827"/>
        <w:pBdr/>
        <w:tabs>
          <w:tab w:val="right" w:leader="dot" w:pos="9062"/>
        </w:tabs>
        <w:spacing/>
        <w:ind/>
        <w:rPr/>
      </w:pPr>
      <w:hyperlink w:tooltip="#_Toc34" w:anchor="_Toc34" w:history="1">
        <w:r>
          <w:rPr>
            <w:rStyle w:val="1828"/>
          </w:rPr>
          <w:t xml:space="preserve">5.2.1 Visão Funcional</w:t>
        </w:r>
        <w:r>
          <w:tab/>
          <w:fldChar w:fldCharType="begin"/>
          <w:instrText xml:space="preserve">PAGEREF _Toc34 \h</w:instrText>
          <w:fldChar w:fldCharType="separate"/>
          <w:t xml:space="preserve">0</w:t>
          <w:fldChar w:fldCharType="end"/>
        </w:r>
      </w:hyperlink>
      <w:r/>
    </w:p>
    <w:p w14:paraId="5C1AA0D5">
      <w:pPr>
        <w:pStyle w:val="1827"/>
        <w:pBdr/>
        <w:tabs>
          <w:tab w:val="right" w:leader="dot" w:pos="9062"/>
        </w:tabs>
        <w:spacing/>
        <w:ind/>
        <w:rPr/>
      </w:pPr>
      <w:hyperlink w:tooltip="#_Toc35" w:anchor="_Toc35" w:history="1">
        <w:r>
          <w:rPr>
            <w:rStyle w:val="1828"/>
          </w:rPr>
          <w:t xml:space="preserve">5.2.2 Modelo Conceitual dos Dados</w:t>
        </w:r>
        <w:r>
          <w:tab/>
          <w:fldChar w:fldCharType="begin"/>
          <w:instrText xml:space="preserve">PAGEREF _Toc35 \h</w:instrText>
          <w:fldChar w:fldCharType="separate"/>
          <w:t xml:space="preserve">0</w:t>
          <w:fldChar w:fldCharType="end"/>
        </w:r>
      </w:hyperlink>
      <w:r/>
    </w:p>
    <w:p w14:paraId="114059D1">
      <w:pPr>
        <w:pStyle w:val="1827"/>
        <w:pBdr/>
        <w:tabs>
          <w:tab w:val="right" w:leader="dot" w:pos="9062"/>
        </w:tabs>
        <w:spacing/>
        <w:ind/>
        <w:rPr/>
      </w:pPr>
      <w:hyperlink w:tooltip="#_Toc36" w:anchor="_Toc36" w:history="1">
        <w:r>
          <w:rPr>
            <w:rStyle w:val="1828"/>
          </w:rPr>
          <w:t xml:space="preserve">5.2.3 Modelo Inicial da Interface de Usuário</w:t>
        </w:r>
        <w:r>
          <w:tab/>
          <w:fldChar w:fldCharType="begin"/>
          <w:instrText xml:space="preserve">PAGEREF _Toc36 \h</w:instrText>
          <w:fldChar w:fldCharType="separate"/>
          <w:t xml:space="preserve">0</w:t>
          <w:fldChar w:fldCharType="end"/>
        </w:r>
      </w:hyperlink>
      <w:r/>
    </w:p>
    <w:p w14:paraId="699F7449">
      <w:pPr>
        <w:pStyle w:val="1825"/>
        <w:pBdr/>
        <w:tabs>
          <w:tab w:val="right" w:leader="dot" w:pos="9062"/>
        </w:tabs>
        <w:spacing/>
        <w:ind/>
        <w:rPr/>
      </w:pPr>
      <w:hyperlink w:tooltip="#_Toc37" w:anchor="_Toc37" w:history="1">
        <w:r>
          <w:rPr>
            <w:rStyle w:val="1828"/>
          </w:rPr>
          <w:t xml:space="preserve">6 ARQUITETURA E PROJETO DO SISTEMA DE SOFTWARE</w:t>
        </w:r>
        <w:r>
          <w:tab/>
          <w:fldChar w:fldCharType="begin"/>
          <w:instrText xml:space="preserve">PAGEREF _Toc37 \h</w:instrText>
          <w:fldChar w:fldCharType="separate"/>
          <w:t xml:space="preserve">0</w:t>
          <w:fldChar w:fldCharType="end"/>
        </w:r>
      </w:hyperlink>
      <w:r/>
    </w:p>
    <w:p w14:paraId="3B54CE87">
      <w:pPr>
        <w:pStyle w:val="1826"/>
        <w:pBdr/>
        <w:tabs>
          <w:tab w:val="right" w:leader="dot" w:pos="9062"/>
        </w:tabs>
        <w:spacing/>
        <w:ind/>
        <w:rPr/>
      </w:pPr>
      <w:hyperlink w:tooltip="#_Toc38" w:anchor="_Toc38" w:history="1">
        <w:r>
          <w:rPr>
            <w:rStyle w:val="1828"/>
          </w:rPr>
          <w:t xml:space="preserve">6.1 VISÃO ESTRUTURAL</w:t>
        </w:r>
        <w:r>
          <w:tab/>
          <w:fldChar w:fldCharType="begin"/>
          <w:instrText xml:space="preserve">PAGEREF _Toc38 \h</w:instrText>
          <w:fldChar w:fldCharType="separate"/>
          <w:t xml:space="preserve">0</w:t>
          <w:fldChar w:fldCharType="end"/>
        </w:r>
      </w:hyperlink>
      <w:r/>
    </w:p>
    <w:p w14:paraId="1F44DF9B">
      <w:pPr>
        <w:pStyle w:val="1827"/>
        <w:pBdr/>
        <w:tabs>
          <w:tab w:val="right" w:leader="dot" w:pos="9062"/>
        </w:tabs>
        <w:spacing/>
        <w:ind/>
        <w:rPr/>
      </w:pPr>
      <w:hyperlink w:tooltip="#_Toc39" w:anchor="_Toc39" w:history="1">
        <w:r>
          <w:rPr>
            <w:rStyle w:val="1828"/>
          </w:rPr>
          <w:t xml:space="preserve">6.1.1 Diagrama de Pacotes</w:t>
        </w:r>
        <w:r>
          <w:tab/>
          <w:fldChar w:fldCharType="begin"/>
          <w:instrText xml:space="preserve">PAGEREF _Toc39 \h</w:instrText>
          <w:fldChar w:fldCharType="separate"/>
          <w:t xml:space="preserve">0</w:t>
          <w:fldChar w:fldCharType="end"/>
        </w:r>
      </w:hyperlink>
      <w:r/>
    </w:p>
    <w:p w14:paraId="15214762">
      <w:pPr>
        <w:pStyle w:val="1827"/>
        <w:pBdr/>
        <w:tabs>
          <w:tab w:val="right" w:leader="dot" w:pos="9062"/>
        </w:tabs>
        <w:spacing/>
        <w:ind/>
        <w:rPr/>
      </w:pPr>
      <w:hyperlink w:tooltip="#_Toc40" w:anchor="_Toc40" w:history="1">
        <w:r>
          <w:rPr>
            <w:rStyle w:val="1828"/>
          </w:rPr>
          <w:t xml:space="preserve">6.1.2 Diagramas de Classes</w:t>
        </w:r>
        <w:r>
          <w:tab/>
          <w:fldChar w:fldCharType="begin"/>
          <w:instrText xml:space="preserve">PAGEREF _Toc40 \h</w:instrText>
          <w:fldChar w:fldCharType="separate"/>
          <w:t xml:space="preserve">0</w:t>
          <w:fldChar w:fldCharType="end"/>
        </w:r>
      </w:hyperlink>
      <w:r/>
    </w:p>
    <w:p w14:paraId="73FA86F3">
      <w:pPr>
        <w:pStyle w:val="1826"/>
        <w:pBdr/>
        <w:tabs>
          <w:tab w:val="right" w:leader="dot" w:pos="9062"/>
        </w:tabs>
        <w:spacing/>
        <w:ind/>
        <w:rPr/>
      </w:pPr>
      <w:hyperlink w:tooltip="#_Toc41" w:anchor="_Toc41" w:history="1">
        <w:r>
          <w:rPr>
            <w:rStyle w:val="1828"/>
          </w:rPr>
          <w:t xml:space="preserve">6.2 VISÃO COMPORTAMENTAL</w:t>
        </w:r>
        <w:r>
          <w:tab/>
          <w:fldChar w:fldCharType="begin"/>
          <w:instrText xml:space="preserve">PAGEREF _Toc41 \h</w:instrText>
          <w:fldChar w:fldCharType="separate"/>
          <w:t xml:space="preserve">0</w:t>
          <w:fldChar w:fldCharType="end"/>
        </w:r>
      </w:hyperlink>
      <w:r/>
    </w:p>
    <w:p w14:paraId="5087856C">
      <w:pPr>
        <w:pStyle w:val="1827"/>
        <w:pBdr/>
        <w:tabs>
          <w:tab w:val="right" w:leader="dot" w:pos="9062"/>
        </w:tabs>
        <w:spacing/>
        <w:ind/>
        <w:rPr/>
      </w:pPr>
      <w:hyperlink w:tooltip="#_Toc42" w:anchor="_Toc42" w:history="1">
        <w:r>
          <w:rPr>
            <w:rStyle w:val="1828"/>
          </w:rPr>
          <w:t xml:space="preserve">6.2.1 Projeto das Interações entre Objetos</w:t>
        </w:r>
        <w:r>
          <w:tab/>
          <w:fldChar w:fldCharType="begin"/>
          <w:instrText xml:space="preserve">PAGEREF _Toc42 \h</w:instrText>
          <w:fldChar w:fldCharType="separate"/>
          <w:t xml:space="preserve">0</w:t>
          <w:fldChar w:fldCharType="end"/>
        </w:r>
      </w:hyperlink>
      <w:r/>
    </w:p>
    <w:p w14:paraId="02764342">
      <w:pPr>
        <w:pStyle w:val="1826"/>
        <w:pBdr/>
        <w:tabs>
          <w:tab w:val="right" w:leader="dot" w:pos="9062"/>
        </w:tabs>
        <w:spacing/>
        <w:ind/>
        <w:rPr/>
      </w:pPr>
      <w:hyperlink w:tooltip="#_Toc43" w:anchor="_Toc43" w:history="1">
        <w:r>
          <w:rPr>
            <w:rStyle w:val="1828"/>
          </w:rPr>
          <w:t xml:space="preserve">6.3 VISÃO DOS DADOS</w:t>
        </w:r>
        <w:r>
          <w:tab/>
          <w:fldChar w:fldCharType="begin"/>
          <w:instrText xml:space="preserve">PAGEREF _Toc43 \h</w:instrText>
          <w:fldChar w:fldCharType="separate"/>
          <w:t xml:space="preserve">0</w:t>
          <w:fldChar w:fldCharType="end"/>
        </w:r>
      </w:hyperlink>
      <w:r/>
    </w:p>
    <w:p w14:paraId="7CC3DC5C">
      <w:pPr>
        <w:pStyle w:val="1827"/>
        <w:pBdr/>
        <w:tabs>
          <w:tab w:val="right" w:leader="dot" w:pos="9062"/>
        </w:tabs>
        <w:spacing/>
        <w:ind/>
        <w:rPr/>
      </w:pPr>
      <w:hyperlink w:tooltip="#_Toc44" w:anchor="_Toc44" w:history="1">
        <w:r>
          <w:rPr>
            <w:rStyle w:val="1828"/>
          </w:rPr>
          <w:t xml:space="preserve">6.3.1 Modelo Lógico</w:t>
        </w:r>
        <w:r>
          <w:tab/>
          <w:fldChar w:fldCharType="begin"/>
          <w:instrText xml:space="preserve">PAGEREF _Toc44 \h</w:instrText>
          <w:fldChar w:fldCharType="separate"/>
          <w:t xml:space="preserve">0</w:t>
          <w:fldChar w:fldCharType="end"/>
        </w:r>
      </w:hyperlink>
      <w:r/>
    </w:p>
    <w:p w14:paraId="5A376749">
      <w:pPr>
        <w:pStyle w:val="1827"/>
        <w:pBdr/>
        <w:tabs>
          <w:tab w:val="right" w:leader="dot" w:pos="9062"/>
        </w:tabs>
        <w:spacing/>
        <w:ind/>
        <w:rPr/>
      </w:pPr>
      <w:hyperlink w:tooltip="#_Toc45" w:anchor="_Toc45" w:history="1">
        <w:r>
          <w:rPr>
            <w:rStyle w:val="1828"/>
          </w:rPr>
          <w:t xml:space="preserve">6.3.2 Dicionário de Dados do Modelo Lógico</w:t>
        </w:r>
        <w:r>
          <w:tab/>
          <w:fldChar w:fldCharType="begin"/>
          <w:instrText xml:space="preserve">PAGEREF _Toc45 \h</w:instrText>
          <w:fldChar w:fldCharType="separate"/>
          <w:t xml:space="preserve">0</w:t>
          <w:fldChar w:fldCharType="end"/>
        </w:r>
      </w:hyperlink>
      <w:r/>
    </w:p>
    <w:p w14:paraId="45A0A6C6">
      <w:pPr>
        <w:pStyle w:val="1826"/>
        <w:pBdr/>
        <w:tabs>
          <w:tab w:val="right" w:leader="dot" w:pos="9062"/>
        </w:tabs>
        <w:spacing/>
        <w:ind/>
        <w:rPr/>
      </w:pPr>
      <w:hyperlink w:tooltip="#_Toc46" w:anchor="_Toc46" w:history="1">
        <w:r>
          <w:rPr>
            <w:rStyle w:val="1828"/>
          </w:rPr>
          <w:t xml:space="preserve">6.4 PROJETO DA INTERAÇÃO HUMANO-COMPUTADOR</w:t>
        </w:r>
        <w:r>
          <w:tab/>
          <w:fldChar w:fldCharType="begin"/>
          <w:instrText xml:space="preserve">PAGEREF _Toc46 \h</w:instrText>
          <w:fldChar w:fldCharType="separate"/>
          <w:t xml:space="preserve">0</w:t>
          <w:fldChar w:fldCharType="end"/>
        </w:r>
      </w:hyperlink>
      <w:r/>
    </w:p>
    <w:p w14:paraId="2FED8660">
      <w:pPr>
        <w:pStyle w:val="1827"/>
        <w:pBdr/>
        <w:tabs>
          <w:tab w:val="right" w:leader="dot" w:pos="9062"/>
        </w:tabs>
        <w:spacing/>
        <w:ind/>
        <w:rPr/>
      </w:pPr>
      <w:hyperlink w:tooltip="#_Toc47" w:anchor="_Toc47" w:history="1">
        <w:r>
          <w:rPr>
            <w:rStyle w:val="1828"/>
          </w:rPr>
          <w:t xml:space="preserve">6.4.1 Perfil de Usuário</w:t>
        </w:r>
        <w:r>
          <w:tab/>
          <w:fldChar w:fldCharType="begin"/>
          <w:instrText xml:space="preserve">PAGEREF _Toc47 \h</w:instrText>
          <w:fldChar w:fldCharType="separate"/>
          <w:t xml:space="preserve">0</w:t>
          <w:fldChar w:fldCharType="end"/>
        </w:r>
      </w:hyperlink>
      <w:r/>
    </w:p>
    <w:p w14:paraId="6D00C90E">
      <w:pPr>
        <w:pStyle w:val="1827"/>
        <w:pBdr/>
        <w:tabs>
          <w:tab w:val="right" w:leader="dot" w:pos="9062"/>
        </w:tabs>
        <w:spacing/>
        <w:ind/>
        <w:rPr/>
      </w:pPr>
      <w:hyperlink w:tooltip="#_Toc48" w:anchor="_Toc48" w:history="1">
        <w:r>
          <w:rPr>
            <w:rStyle w:val="1828"/>
          </w:rPr>
          <w:t xml:space="preserve">6.4.2 Projeto da Interface de Usuário</w:t>
        </w:r>
        <w:r>
          <w:tab/>
          <w:fldChar w:fldCharType="begin"/>
          <w:instrText xml:space="preserve">PAGEREF _Toc48 \h</w:instrText>
          <w:fldChar w:fldCharType="separate"/>
          <w:t xml:space="preserve">0</w:t>
          <w:fldChar w:fldCharType="end"/>
        </w:r>
      </w:hyperlink>
      <w:r/>
    </w:p>
    <w:p w14:paraId="6CEBE35C">
      <w:pPr>
        <w:pStyle w:val="1827"/>
        <w:pBdr/>
        <w:tabs>
          <w:tab w:val="right" w:leader="dot" w:pos="9062"/>
        </w:tabs>
        <w:spacing/>
        <w:ind/>
        <w:rPr/>
      </w:pPr>
      <w:hyperlink w:tooltip="#_Toc49" w:anchor="_Toc49" w:history="1">
        <w:r>
          <w:rPr>
            <w:rStyle w:val="1828"/>
          </w:rPr>
          <w:t xml:space="preserve">6.4.3 Heurísticas de Usabilidade</w:t>
        </w:r>
        <w:r>
          <w:tab/>
          <w:fldChar w:fldCharType="begin"/>
          <w:instrText xml:space="preserve">PAGEREF _Toc49 \h</w:instrText>
          <w:fldChar w:fldCharType="separate"/>
          <w:t xml:space="preserve">0</w:t>
          <w:fldChar w:fldCharType="end"/>
        </w:r>
      </w:hyperlink>
      <w:r/>
    </w:p>
    <w:p w14:paraId="10066823">
      <w:pPr>
        <w:pStyle w:val="1827"/>
        <w:pBdr/>
        <w:tabs>
          <w:tab w:val="right" w:leader="dot" w:pos="9062"/>
        </w:tabs>
        <w:spacing/>
        <w:ind/>
        <w:rPr/>
      </w:pPr>
      <w:hyperlink w:tooltip="#_Toc50" w:anchor="_Toc50" w:history="1">
        <w:r>
          <w:rPr>
            <w:rStyle w:val="1828"/>
          </w:rPr>
          <w:t xml:space="preserve">6.4.4 Projeto da Acessibilidade</w:t>
        </w:r>
        <w:r>
          <w:tab/>
          <w:fldChar w:fldCharType="begin"/>
          <w:instrText xml:space="preserve">PAGEREF _Toc50 \h</w:instrText>
          <w:fldChar w:fldCharType="separate"/>
          <w:t xml:space="preserve">0</w:t>
          <w:fldChar w:fldCharType="end"/>
        </w:r>
      </w:hyperlink>
      <w:r/>
    </w:p>
    <w:p w14:paraId="39FD748A">
      <w:pPr>
        <w:pStyle w:val="1826"/>
        <w:pBdr/>
        <w:tabs>
          <w:tab w:val="right" w:leader="dot" w:pos="9062"/>
        </w:tabs>
        <w:spacing/>
        <w:ind/>
        <w:rPr/>
      </w:pPr>
      <w:hyperlink w:tooltip="#_Toc51" w:anchor="_Toc51" w:history="1">
        <w:r>
          <w:rPr>
            <w:rStyle w:val="1828"/>
          </w:rPr>
          <w:t xml:space="preserve">6.5 PROJETO DO SISTEMA DISTRIBUÍDO</w:t>
        </w:r>
        <w:r>
          <w:tab/>
          <w:fldChar w:fldCharType="begin"/>
          <w:instrText xml:space="preserve">PAGEREF _Toc51 \h</w:instrText>
          <w:fldChar w:fldCharType="separate"/>
          <w:t xml:space="preserve">0</w:t>
          <w:fldChar w:fldCharType="end"/>
        </w:r>
      </w:hyperlink>
      <w:r/>
    </w:p>
    <w:p w14:paraId="0030F353">
      <w:pPr>
        <w:pStyle w:val="1825"/>
        <w:pBdr/>
        <w:tabs>
          <w:tab w:val="right" w:leader="dot" w:pos="9062"/>
        </w:tabs>
        <w:spacing/>
        <w:ind/>
        <w:rPr/>
      </w:pPr>
      <w:hyperlink w:tooltip="#_Toc52" w:anchor="_Toc52" w:history="1">
        <w:r>
          <w:rPr>
            <w:rStyle w:val="1828"/>
          </w:rPr>
          <w:t xml:space="preserve">7 IMPLEMENTAÇÃO DO SISTEMA DE SOFTWARE</w:t>
        </w:r>
        <w:r>
          <w:tab/>
          <w:fldChar w:fldCharType="begin"/>
          <w:instrText xml:space="preserve">PAGEREF _Toc52 \h</w:instrText>
          <w:fldChar w:fldCharType="separate"/>
          <w:t xml:space="preserve">0</w:t>
          <w:fldChar w:fldCharType="end"/>
        </w:r>
      </w:hyperlink>
      <w:r/>
    </w:p>
    <w:p w14:paraId="2EFAB82E">
      <w:pPr>
        <w:pStyle w:val="1826"/>
        <w:pBdr/>
        <w:tabs>
          <w:tab w:val="right" w:leader="dot" w:pos="9062"/>
        </w:tabs>
        <w:spacing/>
        <w:ind/>
        <w:rPr/>
      </w:pPr>
      <w:hyperlink w:tooltip="#_Toc53" w:anchor="_Toc53" w:history="1">
        <w:r>
          <w:rPr>
            <w:rStyle w:val="1828"/>
          </w:rPr>
          <w:t xml:space="preserve">7.1 COMPONENTES DO SISTEMA DE SOFTWARE</w:t>
        </w:r>
        <w:r>
          <w:tab/>
          <w:fldChar w:fldCharType="begin"/>
          <w:instrText xml:space="preserve">PAGEREF _Toc53 \h</w:instrText>
          <w:fldChar w:fldCharType="separate"/>
          <w:t xml:space="preserve">0</w:t>
          <w:fldChar w:fldCharType="end"/>
        </w:r>
      </w:hyperlink>
      <w:r/>
    </w:p>
    <w:p w14:paraId="44FFDFD4">
      <w:pPr>
        <w:pStyle w:val="1826"/>
        <w:pBdr/>
        <w:tabs>
          <w:tab w:val="right" w:leader="dot" w:pos="9062"/>
        </w:tabs>
        <w:spacing/>
        <w:ind/>
        <w:rPr/>
      </w:pPr>
      <w:hyperlink w:tooltip="#_Toc54" w:anchor="_Toc54" w:history="1">
        <w:r>
          <w:rPr>
            <w:rStyle w:val="1828"/>
          </w:rPr>
          <w:t xml:space="preserve">7.2 TECNOLOGIAS DE IMPLEMENTAÇÃO</w:t>
        </w:r>
        <w:r>
          <w:tab/>
          <w:fldChar w:fldCharType="begin"/>
          <w:instrText xml:space="preserve">PAGEREF _Toc54 \h</w:instrText>
          <w:fldChar w:fldCharType="separate"/>
          <w:t xml:space="preserve">0</w:t>
          <w:fldChar w:fldCharType="end"/>
        </w:r>
      </w:hyperlink>
      <w:r/>
    </w:p>
    <w:p w14:paraId="2AFDFB81">
      <w:pPr>
        <w:pStyle w:val="1827"/>
        <w:pBdr/>
        <w:tabs>
          <w:tab w:val="right" w:leader="dot" w:pos="9062"/>
        </w:tabs>
        <w:spacing/>
        <w:ind/>
        <w:rPr/>
      </w:pPr>
      <w:hyperlink w:tooltip="#_Toc55" w:anchor="_Toc55" w:history="1">
        <w:r>
          <w:rPr>
            <w:rStyle w:val="1828"/>
          </w:rPr>
          <w:t xml:space="preserve">7.2.1 Linguagens de Programação e Frameworks Adotados</w:t>
        </w:r>
        <w:r>
          <w:tab/>
          <w:fldChar w:fldCharType="begin"/>
          <w:instrText xml:space="preserve">PAGEREF _Toc55 \h</w:instrText>
          <w:fldChar w:fldCharType="separate"/>
          <w:t xml:space="preserve">0</w:t>
          <w:fldChar w:fldCharType="end"/>
        </w:r>
      </w:hyperlink>
      <w:r/>
    </w:p>
    <w:p w14:paraId="7B29992A">
      <w:pPr>
        <w:pStyle w:val="1827"/>
        <w:pBdr/>
        <w:tabs>
          <w:tab w:val="right" w:leader="dot" w:pos="9062"/>
        </w:tabs>
        <w:spacing/>
        <w:ind/>
        <w:rPr/>
      </w:pPr>
      <w:hyperlink w:tooltip="#_Toc56" w:anchor="_Toc56" w:history="1">
        <w:r>
          <w:rPr>
            <w:rStyle w:val="1828"/>
          </w:rPr>
          <w:t xml:space="preserve">7.2.2 Design Patterns Aplicados</w:t>
        </w:r>
        <w:r>
          <w:tab/>
          <w:fldChar w:fldCharType="begin"/>
          <w:instrText xml:space="preserve">PAGEREF _Toc56 \h</w:instrText>
          <w:fldChar w:fldCharType="separate"/>
          <w:t xml:space="preserve">0</w:t>
          <w:fldChar w:fldCharType="end"/>
        </w:r>
      </w:hyperlink>
      <w:r/>
    </w:p>
    <w:p w14:paraId="1BFA8594">
      <w:pPr>
        <w:pStyle w:val="1827"/>
        <w:pBdr/>
        <w:tabs>
          <w:tab w:val="right" w:leader="dot" w:pos="9062"/>
        </w:tabs>
        <w:spacing/>
        <w:ind/>
        <w:rPr/>
      </w:pPr>
      <w:hyperlink w:tooltip="#_Toc57" w:anchor="_Toc57" w:history="1">
        <w:r>
          <w:rPr>
            <w:rStyle w:val="1828"/>
          </w:rPr>
          <w:t xml:space="preserve">7.2.3 Convenções e Guias para Codificação</w:t>
        </w:r>
        <w:r>
          <w:tab/>
          <w:fldChar w:fldCharType="begin"/>
          <w:instrText xml:space="preserve">PAGEREF _Toc57 \h</w:instrText>
          <w:fldChar w:fldCharType="separate"/>
          <w:t xml:space="preserve">0</w:t>
          <w:fldChar w:fldCharType="end"/>
        </w:r>
      </w:hyperlink>
      <w:r/>
    </w:p>
    <w:p w14:paraId="32DA05A4">
      <w:pPr>
        <w:pStyle w:val="1827"/>
        <w:pBdr/>
        <w:tabs>
          <w:tab w:val="right" w:leader="dot" w:pos="9062"/>
        </w:tabs>
        <w:spacing/>
        <w:ind/>
        <w:rPr/>
      </w:pPr>
      <w:hyperlink w:tooltip="#_Toc58" w:anchor="_Toc58" w:history="1">
        <w:r>
          <w:rPr>
            <w:rStyle w:val="1828"/>
          </w:rPr>
          <w:t xml:space="preserve">7.2.4 Estrutura Física do Banco de Dados</w:t>
        </w:r>
        <w:r>
          <w:tab/>
          <w:fldChar w:fldCharType="begin"/>
          <w:instrText xml:space="preserve">PAGEREF _Toc58 \h</w:instrText>
          <w:fldChar w:fldCharType="separate"/>
          <w:t xml:space="preserve">0</w:t>
          <w:fldChar w:fldCharType="end"/>
        </w:r>
      </w:hyperlink>
      <w:r/>
    </w:p>
    <w:p w14:paraId="7C6B11AA">
      <w:pPr>
        <w:pStyle w:val="1826"/>
        <w:pBdr/>
        <w:tabs>
          <w:tab w:val="right" w:leader="dot" w:pos="9062"/>
        </w:tabs>
        <w:spacing/>
        <w:ind/>
        <w:rPr/>
      </w:pPr>
      <w:hyperlink w:tooltip="#_Toc59" w:anchor="_Toc59" w:history="1">
        <w:r>
          <w:rPr>
            <w:rStyle w:val="1828"/>
          </w:rPr>
          <w:t xml:space="preserve">7.3 ANÁLISE DE COMPLEXIDADE ALGORÍTMICA</w:t>
        </w:r>
        <w:r>
          <w:tab/>
          <w:fldChar w:fldCharType="begin"/>
          <w:instrText xml:space="preserve">PAGEREF _Toc59 \h</w:instrText>
          <w:fldChar w:fldCharType="separate"/>
          <w:t xml:space="preserve">0</w:t>
          <w:fldChar w:fldCharType="end"/>
        </w:r>
      </w:hyperlink>
      <w:r/>
    </w:p>
    <w:p w14:paraId="79F4676E">
      <w:pPr>
        <w:pStyle w:val="1825"/>
        <w:pBdr/>
        <w:tabs>
          <w:tab w:val="right" w:leader="dot" w:pos="9062"/>
        </w:tabs>
        <w:spacing/>
        <w:ind/>
        <w:rPr/>
      </w:pPr>
      <w:hyperlink w:tooltip="#_Toc60" w:anchor="_Toc60" w:history="1">
        <w:r>
          <w:rPr>
            <w:rStyle w:val="1828"/>
          </w:rPr>
          <w:t xml:space="preserve">8 PLANO DE TESTES</w:t>
        </w:r>
        <w:r>
          <w:tab/>
          <w:fldChar w:fldCharType="begin"/>
          <w:instrText xml:space="preserve">PAGEREF _Toc60 \h</w:instrText>
          <w:fldChar w:fldCharType="separate"/>
          <w:t xml:space="preserve">0</w:t>
          <w:fldChar w:fldCharType="end"/>
        </w:r>
      </w:hyperlink>
      <w:r/>
    </w:p>
    <w:p w14:paraId="421AE48F">
      <w:pPr>
        <w:pStyle w:val="1826"/>
        <w:pBdr/>
        <w:tabs>
          <w:tab w:val="right" w:leader="dot" w:pos="9062"/>
        </w:tabs>
        <w:spacing/>
        <w:ind/>
        <w:rPr/>
      </w:pPr>
      <w:hyperlink w:tooltip="#_Toc61" w:anchor="_Toc61" w:history="1">
        <w:r>
          <w:rPr>
            <w:rStyle w:val="1828"/>
          </w:rPr>
          <w:t xml:space="preserve">8.1 FINALIDADE</w:t>
        </w:r>
        <w:r>
          <w:tab/>
          <w:fldChar w:fldCharType="begin"/>
          <w:instrText xml:space="preserve">PAGEREF _Toc61 \h</w:instrText>
          <w:fldChar w:fldCharType="separate"/>
          <w:t xml:space="preserve">0</w:t>
          <w:fldChar w:fldCharType="end"/>
        </w:r>
      </w:hyperlink>
      <w:r/>
    </w:p>
    <w:p w14:paraId="638287B0">
      <w:pPr>
        <w:pStyle w:val="1826"/>
        <w:pBdr/>
        <w:tabs>
          <w:tab w:val="right" w:leader="dot" w:pos="9062"/>
        </w:tabs>
        <w:spacing/>
        <w:ind/>
        <w:rPr/>
      </w:pPr>
      <w:hyperlink w:tooltip="#_Toc62" w:anchor="_Toc62" w:history="1">
        <w:r>
          <w:rPr>
            <w:rStyle w:val="1828"/>
          </w:rPr>
          <w:t xml:space="preserve">8.2 ESCOPO</w:t>
        </w:r>
        <w:r>
          <w:tab/>
          <w:fldChar w:fldCharType="begin"/>
          <w:instrText xml:space="preserve">PAGEREF _Toc62 \h</w:instrText>
          <w:fldChar w:fldCharType="separate"/>
          <w:t xml:space="preserve">0</w:t>
          <w:fldChar w:fldCharType="end"/>
        </w:r>
      </w:hyperlink>
      <w:r/>
    </w:p>
    <w:p w14:paraId="4878D0D3">
      <w:pPr>
        <w:pStyle w:val="1827"/>
        <w:pBdr/>
        <w:tabs>
          <w:tab w:val="right" w:leader="dot" w:pos="9062"/>
        </w:tabs>
        <w:spacing/>
        <w:ind/>
        <w:rPr/>
      </w:pPr>
      <w:hyperlink w:tooltip="#_Toc63" w:anchor="_Toc63" w:history="1">
        <w:r>
          <w:rPr>
            <w:rStyle w:val="1828"/>
          </w:rPr>
          <w:t xml:space="preserve">8.2.1 Referências aos Documentos Relevantes</w:t>
        </w:r>
        <w:r>
          <w:tab/>
          <w:fldChar w:fldCharType="begin"/>
          <w:instrText xml:space="preserve">PAGEREF _Toc63 \h</w:instrText>
          <w:fldChar w:fldCharType="separate"/>
          <w:t xml:space="preserve">0</w:t>
          <w:fldChar w:fldCharType="end"/>
        </w:r>
      </w:hyperlink>
      <w:r/>
    </w:p>
    <w:p w14:paraId="23384111">
      <w:pPr>
        <w:pStyle w:val="1827"/>
        <w:pBdr/>
        <w:tabs>
          <w:tab w:val="right" w:leader="dot" w:pos="9062"/>
        </w:tabs>
        <w:spacing/>
        <w:ind/>
        <w:rPr/>
      </w:pPr>
      <w:hyperlink w:tooltip="#_Toc64" w:anchor="_Toc64" w:history="1">
        <w:r>
          <w:rPr>
            <w:rStyle w:val="1828"/>
          </w:rPr>
          <w:t xml:space="preserve">8.2.2 Ambiente para a Realização dos Testes</w:t>
        </w:r>
        <w:r>
          <w:tab/>
          <w:fldChar w:fldCharType="begin"/>
          <w:instrText xml:space="preserve">PAGEREF _Toc64 \h</w:instrText>
          <w:fldChar w:fldCharType="separate"/>
          <w:t xml:space="preserve">0</w:t>
          <w:fldChar w:fldCharType="end"/>
        </w:r>
      </w:hyperlink>
      <w:r/>
    </w:p>
    <w:p w14:paraId="52BE1E73">
      <w:pPr>
        <w:pStyle w:val="1826"/>
        <w:pBdr/>
        <w:tabs>
          <w:tab w:val="right" w:leader="dot" w:pos="9062"/>
        </w:tabs>
        <w:spacing/>
        <w:ind/>
        <w:rPr/>
      </w:pPr>
      <w:hyperlink w:tooltip="#_Toc65" w:anchor="_Toc65" w:history="1">
        <w:r>
          <w:rPr>
            <w:rStyle w:val="1828"/>
          </w:rPr>
          <w:t xml:space="preserve">8.3 ESPECIFICAÇÃO DOS CASOS DE TESTES</w:t>
        </w:r>
        <w:r>
          <w:tab/>
          <w:fldChar w:fldCharType="begin"/>
          <w:instrText xml:space="preserve">PAGEREF _Toc65 \h</w:instrText>
          <w:fldChar w:fldCharType="separate"/>
          <w:t xml:space="preserve">0</w:t>
          <w:fldChar w:fldCharType="end"/>
        </w:r>
      </w:hyperlink>
      <w:r/>
    </w:p>
    <w:p w14:paraId="32AFB886">
      <w:pPr>
        <w:pStyle w:val="1826"/>
        <w:pBdr/>
        <w:tabs>
          <w:tab w:val="right" w:leader="dot" w:pos="9062"/>
        </w:tabs>
        <w:spacing/>
        <w:ind/>
        <w:rPr/>
      </w:pPr>
      <w:hyperlink w:tooltip="#_Toc66" w:anchor="_Toc66" w:history="1">
        <w:r>
          <w:rPr>
            <w:rStyle w:val="1828"/>
          </w:rPr>
          <w:t xml:space="preserve">8.4 RESULTADOS DOS TESTES</w:t>
        </w:r>
        <w:r>
          <w:tab/>
          <w:fldChar w:fldCharType="begin"/>
          <w:instrText xml:space="preserve">PAGEREF _Toc66 \h</w:instrText>
          <w:fldChar w:fldCharType="separate"/>
          <w:t xml:space="preserve">0</w:t>
          <w:fldChar w:fldCharType="end"/>
        </w:r>
      </w:hyperlink>
      <w:r/>
    </w:p>
    <w:p w14:paraId="380178B0">
      <w:pPr>
        <w:pStyle w:val="1825"/>
        <w:pBdr/>
        <w:tabs>
          <w:tab w:val="right" w:leader="dot" w:pos="9062"/>
        </w:tabs>
        <w:spacing/>
        <w:ind/>
        <w:rPr/>
      </w:pPr>
      <w:hyperlink w:tooltip="#_Toc67" w:anchor="_Toc67" w:history="1">
        <w:r>
          <w:rPr>
            <w:rStyle w:val="1828"/>
          </w:rPr>
          <w:t xml:space="preserve">9 PLANO PARA IMPLANTAÇÃO</w:t>
        </w:r>
        <w:r>
          <w:tab/>
          <w:fldChar w:fldCharType="begin"/>
          <w:instrText xml:space="preserve">PAGEREF _Toc67 \h</w:instrText>
          <w:fldChar w:fldCharType="separate"/>
          <w:t xml:space="preserve">0</w:t>
          <w:fldChar w:fldCharType="end"/>
        </w:r>
      </w:hyperlink>
      <w:r/>
    </w:p>
    <w:p w14:paraId="690B08C7">
      <w:pPr>
        <w:pStyle w:val="1826"/>
        <w:pBdr/>
        <w:tabs>
          <w:tab w:val="right" w:leader="dot" w:pos="9062"/>
        </w:tabs>
        <w:spacing/>
        <w:ind/>
        <w:rPr/>
      </w:pPr>
      <w:hyperlink w:tooltip="#_Toc68" w:anchor="_Toc68" w:history="1">
        <w:r>
          <w:rPr>
            <w:rStyle w:val="1828"/>
          </w:rPr>
          <w:t xml:space="preserve">9.1 METODOLOGIA</w:t>
        </w:r>
        <w:r>
          <w:tab/>
          <w:fldChar w:fldCharType="begin"/>
          <w:instrText xml:space="preserve">PAGEREF _Toc68 \h</w:instrText>
          <w:fldChar w:fldCharType="separate"/>
          <w:t xml:space="preserve">0</w:t>
          <w:fldChar w:fldCharType="end"/>
        </w:r>
      </w:hyperlink>
      <w:r/>
    </w:p>
    <w:p w14:paraId="5D3AE818">
      <w:pPr>
        <w:pStyle w:val="1827"/>
        <w:pBdr/>
        <w:tabs>
          <w:tab w:val="right" w:leader="dot" w:pos="9062"/>
        </w:tabs>
        <w:spacing/>
        <w:ind/>
        <w:rPr/>
      </w:pPr>
      <w:hyperlink w:tooltip="#_Toc69" w:anchor="_Toc69" w:history="1">
        <w:r>
          <w:rPr>
            <w:rStyle w:val="1828"/>
          </w:rPr>
          <w:t xml:space="preserve">9.1.1 Descrição da Metodologia</w:t>
        </w:r>
        <w:r>
          <w:tab/>
          <w:fldChar w:fldCharType="begin"/>
          <w:instrText xml:space="preserve">PAGEREF _Toc69 \h</w:instrText>
          <w:fldChar w:fldCharType="separate"/>
          <w:t xml:space="preserve">0</w:t>
          <w:fldChar w:fldCharType="end"/>
        </w:r>
      </w:hyperlink>
      <w:r/>
    </w:p>
    <w:p w14:paraId="66D12EA5">
      <w:pPr>
        <w:pStyle w:val="1827"/>
        <w:pBdr/>
        <w:tabs>
          <w:tab w:val="right" w:leader="dot" w:pos="9062"/>
        </w:tabs>
        <w:spacing/>
        <w:ind/>
        <w:rPr/>
      </w:pPr>
      <w:hyperlink w:tooltip="#_Toc70" w:anchor="_Toc70" w:history="1">
        <w:r>
          <w:rPr>
            <w:rStyle w:val="1828"/>
          </w:rPr>
          <w:t xml:space="preserve">9.1.2 Matriz de Responsabilidade</w:t>
        </w:r>
        <w:r>
          <w:tab/>
          <w:fldChar w:fldCharType="begin"/>
          <w:instrText xml:space="preserve">PAGEREF _Toc70 \h</w:instrText>
          <w:fldChar w:fldCharType="separate"/>
          <w:t xml:space="preserve">0</w:t>
          <w:fldChar w:fldCharType="end"/>
        </w:r>
      </w:hyperlink>
      <w:r/>
    </w:p>
    <w:p w14:paraId="00E28676">
      <w:pPr>
        <w:pStyle w:val="1826"/>
        <w:pBdr/>
        <w:tabs>
          <w:tab w:val="right" w:leader="dot" w:pos="9062"/>
        </w:tabs>
        <w:spacing/>
        <w:ind/>
        <w:rPr/>
      </w:pPr>
      <w:hyperlink w:tooltip="#_Toc71" w:anchor="_Toc71" w:history="1">
        <w:r>
          <w:rPr>
            <w:rStyle w:val="1828"/>
          </w:rPr>
          <w:t xml:space="preserve">9.2 TREINAMENTO PREVISTO</w:t>
        </w:r>
        <w:r>
          <w:tab/>
          <w:fldChar w:fldCharType="begin"/>
          <w:instrText xml:space="preserve">PAGEREF _Toc71 \h</w:instrText>
          <w:fldChar w:fldCharType="separate"/>
          <w:t xml:space="preserve">0</w:t>
          <w:fldChar w:fldCharType="end"/>
        </w:r>
      </w:hyperlink>
      <w:r/>
    </w:p>
    <w:p w14:paraId="09D0F8DF">
      <w:pPr>
        <w:pStyle w:val="1826"/>
        <w:pBdr/>
        <w:tabs>
          <w:tab w:val="right" w:leader="dot" w:pos="9062"/>
        </w:tabs>
        <w:spacing/>
        <w:ind/>
        <w:rPr/>
      </w:pPr>
      <w:hyperlink w:tooltip="#_Toc72" w:anchor="_Toc72" w:history="1">
        <w:r>
          <w:rPr>
            <w:rStyle w:val="1828"/>
          </w:rPr>
          <w:t xml:space="preserve">9.3 CRONOGRAMA DE IMPLANTAÇÃO</w:t>
        </w:r>
        <w:r>
          <w:tab/>
          <w:fldChar w:fldCharType="begin"/>
          <w:instrText xml:space="preserve">PAGEREF _Toc72 \h</w:instrText>
          <w:fldChar w:fldCharType="separate"/>
          <w:t xml:space="preserve">0</w:t>
          <w:fldChar w:fldCharType="end"/>
        </w:r>
      </w:hyperlink>
      <w:r/>
    </w:p>
    <w:p w14:paraId="533E57B4">
      <w:pPr>
        <w:pStyle w:val="1826"/>
        <w:pBdr/>
        <w:tabs>
          <w:tab w:val="right" w:leader="dot" w:pos="9062"/>
        </w:tabs>
        <w:spacing/>
        <w:ind/>
        <w:rPr/>
      </w:pPr>
      <w:hyperlink w:tooltip="#_Toc73" w:anchor="_Toc73" w:history="1">
        <w:r>
          <w:rPr>
            <w:rStyle w:val="1828"/>
          </w:rPr>
          <w:t xml:space="preserve">9.4 RECURSOS DE APOIO À IMPLANTAÇÃO</w:t>
        </w:r>
        <w:r>
          <w:tab/>
          <w:fldChar w:fldCharType="begin"/>
          <w:instrText xml:space="preserve">PAGEREF _Toc73 \h</w:instrText>
          <w:fldChar w:fldCharType="separate"/>
          <w:t xml:space="preserve">0</w:t>
          <w:fldChar w:fldCharType="end"/>
        </w:r>
      </w:hyperlink>
      <w:r/>
    </w:p>
    <w:p w14:paraId="76340459">
      <w:pPr>
        <w:pStyle w:val="1826"/>
        <w:pBdr/>
        <w:tabs>
          <w:tab w:val="right" w:leader="dot" w:pos="9062"/>
        </w:tabs>
        <w:spacing/>
        <w:ind/>
        <w:rPr/>
      </w:pPr>
      <w:hyperlink w:tooltip="#_Toc74" w:anchor="_Toc74" w:history="1">
        <w:r>
          <w:rPr>
            <w:rStyle w:val="1828"/>
          </w:rPr>
          <w:t xml:space="preserve">9.5 VISÃO DA IMPLANTAÇÃO</w:t>
        </w:r>
        <w:r>
          <w:tab/>
          <w:fldChar w:fldCharType="begin"/>
          <w:instrText xml:space="preserve">PAGEREF _Toc74 \h</w:instrText>
          <w:fldChar w:fldCharType="separate"/>
          <w:t xml:space="preserve">0</w:t>
          <w:fldChar w:fldCharType="end"/>
        </w:r>
      </w:hyperlink>
      <w:r/>
    </w:p>
    <w:p w14:paraId="11BCF769">
      <w:pPr>
        <w:pStyle w:val="1825"/>
        <w:pBdr/>
        <w:tabs>
          <w:tab w:val="right" w:leader="dot" w:pos="9062"/>
        </w:tabs>
        <w:spacing/>
        <w:ind/>
        <w:rPr/>
      </w:pPr>
      <w:hyperlink w:tooltip="#_Toc75" w:anchor="_Toc75" w:history="1">
        <w:r>
          <w:rPr>
            <w:rStyle w:val="1828"/>
          </w:rPr>
          <w:t xml:space="preserve">10 CONCLUSÃO</w:t>
        </w:r>
        <w:r>
          <w:tab/>
          <w:fldChar w:fldCharType="begin"/>
          <w:instrText xml:space="preserve">PAGEREF _Toc75 \h</w:instrText>
          <w:fldChar w:fldCharType="separate"/>
          <w:t xml:space="preserve">0</w:t>
          <w:fldChar w:fldCharType="end"/>
        </w:r>
      </w:hyperlink>
      <w:r/>
    </w:p>
    <w:p w14:paraId="41471A4D">
      <w:pPr>
        <w:pStyle w:val="1825"/>
        <w:pBdr/>
        <w:tabs>
          <w:tab w:val="right" w:leader="dot" w:pos="9062"/>
        </w:tabs>
        <w:spacing/>
        <w:ind/>
        <w:rPr/>
      </w:pPr>
      <w:hyperlink w:tooltip="#_Toc76" w:anchor="_Toc76" w:history="1">
        <w:r>
          <w:rPr>
            <w:rStyle w:val="1828"/>
          </w:rPr>
          <w:t xml:space="preserve">REFERÊNCIAS</w:t>
        </w:r>
        <w:r>
          <w:tab/>
          <w:fldChar w:fldCharType="begin"/>
          <w:instrText xml:space="preserve">PAGEREF _Toc76 \h</w:instrText>
          <w:fldChar w:fldCharType="separate"/>
          <w:t xml:space="preserve">0</w:t>
          <w:fldChar w:fldCharType="end"/>
        </w:r>
      </w:hyperlink>
      <w:r/>
    </w:p>
    <w:p w14:paraId="282550F1">
      <w:pPr>
        <w:pStyle w:val="1825"/>
        <w:pBdr/>
        <w:tabs>
          <w:tab w:val="right" w:leader="dot" w:pos="9062"/>
        </w:tabs>
        <w:spacing/>
        <w:ind/>
        <w:rPr/>
      </w:pPr>
      <w:hyperlink w:tooltip="#_Toc77" w:anchor="_Toc77" w:history="1">
        <w:r>
          <w:rPr>
            <w:rStyle w:val="1828"/>
          </w:rPr>
          <w:t xml:space="preserve">OBRAS CONSULTADAS </w:t>
        </w:r>
        <w:r>
          <w:tab/>
          <w:fldChar w:fldCharType="begin"/>
          <w:instrText xml:space="preserve">PAGEREF _Toc77 \h</w:instrText>
          <w:fldChar w:fldCharType="separate"/>
          <w:t xml:space="preserve">0</w:t>
          <w:fldChar w:fldCharType="end"/>
        </w:r>
      </w:hyperlink>
      <w:r/>
    </w:p>
    <w:p w14:paraId="01A0DAD1">
      <w:pPr>
        <w:pStyle w:val="1825"/>
        <w:pBdr/>
        <w:tabs>
          <w:tab w:val="right" w:leader="dot" w:pos="9062"/>
        </w:tabs>
        <w:spacing/>
        <w:ind/>
        <w:rPr/>
      </w:pPr>
      <w:hyperlink w:tooltip="#_Toc78" w:anchor="_Toc78" w:history="1">
        <w:r>
          <w:rPr>
            <w:rStyle w:val="1828"/>
          </w:rPr>
          <w:t xml:space="preserve">APÊNDICE A – GESTÃO DO PROJETO</w:t>
        </w:r>
        <w:r>
          <w:tab/>
          <w:fldChar w:fldCharType="begin"/>
          <w:instrText xml:space="preserve">PAGEREF _Toc78 \h</w:instrText>
          <w:fldChar w:fldCharType="separate"/>
          <w:t xml:space="preserve">0</w:t>
          <w:fldChar w:fldCharType="end"/>
        </w:r>
      </w:hyperlink>
      <w:r/>
    </w:p>
    <w:p w14:paraId="15120479">
      <w:pPr>
        <w:pStyle w:val="1825"/>
        <w:pBdr/>
        <w:tabs>
          <w:tab w:val="right" w:leader="dot" w:pos="9062"/>
        </w:tabs>
        <w:spacing/>
        <w:ind/>
        <w:rPr/>
      </w:pPr>
      <w:hyperlink w:tooltip="#_Toc79" w:anchor="_Toc79" w:history="1">
        <w:r>
          <w:rPr>
            <w:rStyle w:val="1828"/>
          </w:rPr>
          <w:t xml:space="preserve">APÊNDICE B – RELATÓRIO DE DESEMPENHO</w:t>
        </w:r>
        <w:r>
          <w:tab/>
          <w:fldChar w:fldCharType="begin"/>
          <w:instrText xml:space="preserve">PAGEREF _Toc79 \h</w:instrText>
          <w:fldChar w:fldCharType="separate"/>
          <w:t xml:space="preserve">0</w:t>
          <w:fldChar w:fldCharType="end"/>
        </w:r>
      </w:hyperlink>
      <w:r/>
    </w:p>
    <w:p w14:paraId="1F605F17">
      <w:pPr>
        <w:pStyle w:val="1825"/>
        <w:pBdr/>
        <w:tabs>
          <w:tab w:val="right" w:leader="dot" w:pos="9062"/>
        </w:tabs>
        <w:spacing/>
        <w:ind/>
        <w:rPr/>
      </w:pPr>
      <w:hyperlink w:tooltip="#_Toc80" w:anchor="_Toc80" w:history="1">
        <w:r>
          <w:rPr>
            <w:rStyle w:val="1828"/>
          </w:rPr>
          <w:t xml:space="preserve">APÊNDICE C – VISÃO FUNCIONAL</w:t>
        </w:r>
        <w:r>
          <w:tab/>
          <w:fldChar w:fldCharType="begin"/>
          <w:instrText xml:space="preserve">PAGEREF _Toc80 \h</w:instrText>
          <w:fldChar w:fldCharType="separate"/>
          <w:t xml:space="preserve">0</w:t>
          <w:fldChar w:fldCharType="end"/>
        </w:r>
      </w:hyperlink>
      <w:r/>
    </w:p>
    <w:p w14:paraId="70DF98F5">
      <w:pPr>
        <w:pStyle w:val="1825"/>
        <w:pBdr/>
        <w:tabs>
          <w:tab w:val="right" w:leader="dot" w:pos="9062"/>
        </w:tabs>
        <w:spacing/>
        <w:ind/>
        <w:rPr/>
      </w:pPr>
      <w:hyperlink w:tooltip="#_Toc81" w:anchor="_Toc81" w:history="1">
        <w:r>
          <w:rPr>
            <w:rStyle w:val="1828"/>
          </w:rPr>
          <w:t xml:space="preserve">APÊNDICE D – VISÃO DOS DADOS</w:t>
        </w:r>
        <w:r>
          <w:tab/>
          <w:fldChar w:fldCharType="begin"/>
          <w:instrText xml:space="preserve">PAGEREF _Toc81 \h</w:instrText>
          <w:fldChar w:fldCharType="separate"/>
          <w:t xml:space="preserve">0</w:t>
          <w:fldChar w:fldCharType="end"/>
        </w:r>
      </w:hyperlink>
      <w:r/>
    </w:p>
    <w:p w14:paraId="714CC63D">
      <w:pPr>
        <w:pStyle w:val="1825"/>
        <w:pBdr/>
        <w:tabs>
          <w:tab w:val="right" w:leader="dot" w:pos="9062"/>
        </w:tabs>
        <w:spacing/>
        <w:ind/>
        <w:rPr/>
      </w:pPr>
      <w:hyperlink w:tooltip="#_Toc82" w:anchor="_Toc82" w:history="1">
        <w:r>
          <w:rPr>
            <w:rStyle w:val="1828"/>
          </w:rPr>
          <w:t xml:space="preserve">APÊNDICE E – MODELO INICIAL DA INTERFACE DE USUÁRIO</w:t>
        </w:r>
        <w:r>
          <w:tab/>
          <w:fldChar w:fldCharType="begin"/>
          <w:instrText xml:space="preserve">PAGEREF _Toc82 \h</w:instrText>
          <w:fldChar w:fldCharType="separate"/>
          <w:t xml:space="preserve">0</w:t>
          <w:fldChar w:fldCharType="end"/>
        </w:r>
      </w:hyperlink>
      <w:r/>
    </w:p>
    <w:p w14:paraId="1C3CF93B">
      <w:pPr>
        <w:pStyle w:val="1825"/>
        <w:pBdr/>
        <w:tabs>
          <w:tab w:val="right" w:leader="dot" w:pos="9062"/>
        </w:tabs>
        <w:spacing/>
        <w:ind/>
        <w:rPr/>
      </w:pPr>
      <w:hyperlink w:tooltip="#_Toc83" w:anchor="_Toc83" w:history="1">
        <w:r>
          <w:rPr>
            <w:rStyle w:val="1828"/>
          </w:rPr>
          <w:t xml:space="preserve">APÊNDICE F – VISÕES ESTRUTURAL E COMPORTAMENTAL</w:t>
        </w:r>
        <w:r>
          <w:tab/>
          <w:fldChar w:fldCharType="begin"/>
          <w:instrText xml:space="preserve">PAGEREF _Toc83 \h</w:instrText>
          <w:fldChar w:fldCharType="separate"/>
          <w:t xml:space="preserve">0</w:t>
          <w:fldChar w:fldCharType="end"/>
        </w:r>
      </w:hyperlink>
      <w:r/>
    </w:p>
    <w:p w14:paraId="1D3069E0">
      <w:pPr>
        <w:pStyle w:val="1825"/>
        <w:pBdr/>
        <w:tabs>
          <w:tab w:val="right" w:leader="dot" w:pos="9062"/>
        </w:tabs>
        <w:spacing/>
        <w:ind/>
        <w:rPr/>
      </w:pPr>
      <w:hyperlink w:tooltip="#_Toc84" w:anchor="_Toc84" w:history="1">
        <w:r>
          <w:rPr>
            <w:rStyle w:val="1828"/>
          </w:rPr>
          <w:t xml:space="preserve">APÊNDICE G – ENTREVISTAS COM USUÁRIOS</w:t>
        </w:r>
        <w:r>
          <w:tab/>
          <w:fldChar w:fldCharType="begin"/>
          <w:instrText xml:space="preserve">PAGEREF _Toc84 \h</w:instrText>
          <w:fldChar w:fldCharType="separate"/>
          <w:t xml:space="preserve">0</w:t>
          <w:fldChar w:fldCharType="end"/>
        </w:r>
      </w:hyperlink>
      <w:r/>
    </w:p>
    <w:p w14:paraId="46884C8F">
      <w:pPr>
        <w:pStyle w:val="1825"/>
        <w:pBdr/>
        <w:tabs>
          <w:tab w:val="right" w:leader="dot" w:pos="9062"/>
        </w:tabs>
        <w:spacing/>
        <w:ind/>
        <w:rPr/>
      </w:pPr>
      <w:hyperlink w:tooltip="#_Toc85" w:anchor="_Toc85" w:history="1">
        <w:r>
          <w:rPr>
            <w:rStyle w:val="1828"/>
          </w:rPr>
          <w:t xml:space="preserve">APÊNDICE H – MODELO DE NEGÓCIO</w:t>
        </w:r>
        <w:r>
          <w:tab/>
          <w:fldChar w:fldCharType="begin"/>
          <w:instrText xml:space="preserve">PAGEREF _Toc85 \h</w:instrText>
          <w:fldChar w:fldCharType="separate"/>
          <w:t xml:space="preserve">0</w:t>
          <w:fldChar w:fldCharType="end"/>
        </w:r>
      </w:hyperlink>
      <w:r/>
    </w:p>
    <w:p w14:paraId="41C85534">
      <w:pPr>
        <w:pStyle w:val="1825"/>
        <w:pBdr/>
        <w:tabs>
          <w:tab w:val="right" w:leader="dot" w:pos="9062"/>
        </w:tabs>
        <w:spacing/>
        <w:ind/>
        <w:rPr/>
      </w:pPr>
      <w:hyperlink w:tooltip="#_Toc86" w:anchor="_Toc86" w:history="1">
        <w:r>
          <w:rPr>
            <w:rStyle w:val="1828"/>
          </w:rPr>
          <w:t xml:space="preserve">APÊNDICE I – PROJETO DO SISTEMA DISTRIBUÍDO</w:t>
        </w:r>
        <w:r>
          <w:tab/>
          <w:fldChar w:fldCharType="begin"/>
          <w:instrText xml:space="preserve">PAGEREF _Toc86 \h</w:instrText>
          <w:fldChar w:fldCharType="separate"/>
          <w:t xml:space="preserve">0</w:t>
          <w:fldChar w:fldCharType="end"/>
        </w:r>
      </w:hyperlink>
      <w:r/>
    </w:p>
    <w:p w14:paraId="169B9B23">
      <w:pPr>
        <w:pStyle w:val="1825"/>
        <w:pBdr/>
        <w:tabs>
          <w:tab w:val="right" w:leader="dot" w:pos="9062"/>
        </w:tabs>
        <w:spacing/>
        <w:ind/>
        <w:rPr/>
      </w:pPr>
      <w:hyperlink w:tooltip="#_Toc87" w:anchor="_Toc87" w:history="1">
        <w:r>
          <w:rPr>
            <w:rStyle w:val="1828"/>
          </w:rPr>
          <w:t xml:space="preserve">APÊNDICE J – CASOS DE TESTES</w:t>
        </w:r>
        <w:r>
          <w:tab/>
          <w:fldChar w:fldCharType="begin"/>
          <w:instrText xml:space="preserve">PAGEREF _Toc87 \h</w:instrText>
          <w:fldChar w:fldCharType="separate"/>
          <w:t xml:space="preserve">0</w:t>
          <w:fldChar w:fldCharType="end"/>
        </w:r>
      </w:hyperlink>
      <w:r/>
    </w:p>
    <w:p w14:paraId="13FE6489">
      <w:pPr>
        <w:pStyle w:val="1825"/>
        <w:pBdr/>
        <w:tabs>
          <w:tab w:val="right" w:leader="dot" w:pos="9062"/>
        </w:tabs>
        <w:spacing/>
        <w:ind/>
        <w:rPr/>
      </w:pPr>
      <w:hyperlink w:tooltip="#_Toc88" w:anchor="_Toc88" w:history="1">
        <w:r>
          <w:rPr>
            <w:rStyle w:val="1828"/>
          </w:rPr>
          <w:t xml:space="preserve">APÊNDICE K – RECURSOS DE APOIO À IMPLANTAÇÃO</w:t>
        </w:r>
        <w:r>
          <w:tab/>
          <w:fldChar w:fldCharType="begin"/>
          <w:instrText xml:space="preserve">PAGEREF _Toc88 \h</w:instrText>
          <w:fldChar w:fldCharType="separate"/>
          <w:t xml:space="preserve">0</w:t>
          <w:fldChar w:fldCharType="end"/>
        </w:r>
      </w:hyperlink>
      <w:r/>
    </w:p>
    <w:p w14:paraId="570AFEA4">
      <w:pPr>
        <w:pStyle w:val="1825"/>
        <w:pBdr/>
        <w:tabs>
          <w:tab w:val="right" w:leader="dot" w:pos="9062"/>
        </w:tabs>
        <w:spacing/>
        <w:ind/>
        <w:rPr/>
      </w:pPr>
      <w:hyperlink w:tooltip="#_Toc89" w:anchor="_Toc89" w:history="1">
        <w:r>
          <w:rPr>
            <w:rStyle w:val="1828"/>
          </w:rPr>
          <w:t xml:space="preserve">APÊNDICE L – EXTENSÃO À COMUNIDADE</w:t>
        </w:r>
        <w:r>
          <w:tab/>
          <w:fldChar w:fldCharType="begin"/>
          <w:instrText xml:space="preserve">PAGEREF _Toc89 \h</w:instrText>
          <w:fldChar w:fldCharType="separate"/>
          <w:t xml:space="preserve">0</w:t>
          <w:fldChar w:fldCharType="end"/>
        </w:r>
      </w:hyperlink>
      <w:r/>
    </w:p>
    <w:p w14:paraId="09F07D9A">
      <w:pPr>
        <w:pStyle w:val="1830"/>
        <w:pBdr/>
        <w:spacing/>
        <w:ind/>
        <w:rPr/>
        <w:sectPr>
          <w:headerReference w:type="default" r:id="rId9"/>
          <w:headerReference w:type="even" r:id="rId10"/>
          <w:footnotePr/>
          <w:endnotePr/>
          <w:type w:val="nextPage"/>
          <w:pgSz w:h="16840" w:orient="portrait" w:w="11907"/>
          <w:pgMar w:top="1701" w:right="1134" w:bottom="1134" w:left="1701" w:header="709" w:footer="709" w:gutter="0"/>
          <w:pgNumType w:fmt="lowerRoman"/>
          <w:cols w:num="1" w:sep="0" w:space="708" w:equalWidth="1"/>
          <w:titlePg/>
        </w:sectPr>
      </w:pPr>
      <w:r>
        <w:rPr>
          <w:bCs/>
        </w:rPr>
      </w:r>
      <w:r>
        <w:fldChar w:fldCharType="end"/>
      </w:r>
    </w:p>
    <w:p w14:paraId="14ED7A11" w14:textId="77777777">
      <w:pPr>
        <w:pStyle w:val="1635"/>
        <w:pageBreakBefore w:val="true"/>
        <w:pBdr/>
        <w:spacing/>
        <w:ind/>
        <w:rPr/>
      </w:pPr>
      <w:r>
        <w:t xml:space="preserve">1 INTRODUÇÃO</w:t>
      </w:r>
    </w:p>
    <w:p w14:paraId="7570A4AE" w14:textId="77777777">
      <w:pPr>
        <w:pBdr/>
        <w:spacing/>
        <w:ind/>
        <w:rPr/>
      </w:pPr>
      <w:r>
        <w:t xml:space="preserve">A participação proativa da sociedade na identificação e resolução de gargalos urbanos e sociais é imperativa para o estabelecimento de comunidades resilientes e organizadas. Todavia, a carência de canais de comunicação diretos e acessíveis entre o cidadão e a administração pública municipal frequentemente obstaculiza a resolução de demandas em tempo hábil. </w:t>
      </w:r>
    </w:p>
    <w:p w14:paraId="7D6AA47D" w14:textId="77777777">
      <w:pPr>
        <w:pBdr/>
        <w:spacing/>
        <w:ind/>
        <w:rPr/>
      </w:pPr>
      <w:r>
        <w:t xml:space="preserve">Diante dessa conjuntura, este documento apresenta as etapas de desenvolvimento de um projeto de sistema de informação para relato de ocorrência de problema na infraestrutura, saneamento ou conservação de espaços públicos pelo cidadão à administração pública, com o intuito de agilizar as condutas necessárias para sua resolução. </w:t>
      </w:r>
    </w:p>
    <w:p w14:paraId="7F354438" w14:textId="77777777">
      <w:pPr>
        <w:pBdr/>
        <w:spacing/>
        <w:ind/>
        <w:rPr/>
      </w:pPr>
      <w:r>
        <w:t xml:space="preserve">O sistema nomeado “Fala, Cidade!” permitirá que os usuários reportem ocorrências (evento, incidente, falha) ligadas à infraestrutura e zeladoria urbana — como buracos em vias públicas, iluminação precária e focos de lixo irregular — viabilizando a classificação do grau de severidade para priorizar o atendimento pela administração pública municipal. A integração do sistema com ferramentas de geolocalização assegurará a precisão espacial dessa ocorrência, conferindo maior assertividade às intervenções das autoridades competentes. Ademais, visando resguardar a privacidade do cidadão, a sistema oferecerá o recurso de anonimato, garantindo o sigilo e a privacidade dos dados.</w:t>
      </w:r>
    </w:p>
    <w:p w14:paraId="39871F71" w14:textId="77777777">
      <w:pPr>
        <w:pBdr/>
        <w:spacing/>
        <w:ind/>
        <w:rPr/>
      </w:pPr>
      <w:r>
        <w:t xml:space="preserve">Cabe ressaltar, que no ano de 2025, este sistema foi idealizado e iniciado como projeto de integração disciplinar dos 5º. e 6º. Períodos de Sistemas de Informação. Neste ano de 2026, trata-se de uma evolução significativa e proposta como projeto de conclusão de curso.</w:t>
      </w:r>
    </w:p>
    <w:p w14:paraId="0FCDF8B6" w14:textId="77777777">
      <w:pPr>
        <w:pBdr/>
        <w:spacing/>
        <w:ind/>
        <w:rPr/>
      </w:pPr>
      <w:r>
        <w:t xml:space="preserve">A metodologia consiste de pesquisa exploratória explicativa, com a adoção de revisão bibliográfica sobre o tema, práticas ágeis baseadas no </w:t>
      </w:r>
      <w:r>
        <w:rPr>
          <w:i/>
        </w:rPr>
        <w:t xml:space="preserve">framework</w:t>
      </w:r>
      <w:r>
        <w:t xml:space="preserve"> Scrum, especificação e análise de requisitos com modelagem por meio da Linguagem de Modelagem Unificada (</w:t>
      </w:r>
      <w:r>
        <w:rPr>
          <w:i/>
        </w:rPr>
        <w:t xml:space="preserve">Unified Modeling Language </w:t>
      </w:r>
      <w:r>
        <w:t xml:space="preserve">– UML) e arquitetura de software orientada a objetos. Os materiais utilizados consistem de tecnologias de software e hardware e provedores de serviços em Nuvem. </w:t>
      </w:r>
    </w:p>
    <w:p w14:paraId="6BCB1C9B" w14:textId="77777777">
      <w:pPr>
        <w:pBdr/>
        <w:spacing/>
        <w:ind/>
        <w:rPr/>
      </w:pPr>
      <w:r>
        <w:t xml:space="preserve">Quanto à estrutura deste documento, além desta introdução, o texto está dividido em outros nove capítulos. O segundo capítulo apresenta a revisão bibliográfica que embasa teórica e tecnologicamente este projeto. O terceiro capítulo define os objetivos do projeto, a formulação do problema e sua justificativa. Sequencialmente, o quarto capítulo detalha os métodos gerenciais, incluindo o modelo de ciclo de vida e os recursos necessários. O quinto capítulo foca na especificação e análise de requisitos, abordando as regras de negócio e os modelos conceituais. O sexto capítulo elucida a arquitetura e projeto do sistema de software, descrevendo as visões estrutural, comportamental e de dados, além da interação humano-computador. O sétimo capítulo detalha a implementação do sistema de software, com os componentes desenvolvidos, as tecnologias e os padrões de projeto adotados e a análise de complexidade algorítmica. O oitavo capítulo apresenta o plano de testes e os resultados obtidos, e o nono, o plano para a implantação do sistema. Por fim, encontra-se a conclusão com os resultados alcançados, as referências utilizadas e os apêndices.</w:t>
      </w:r>
    </w:p>
    <w:p w14:paraId="6A1552E1" w14:textId="77777777">
      <w:pPr>
        <w:pBdr/>
        <w:spacing/>
        <w:ind/>
        <w:rPr/>
      </w:pPr>
      <w:r/>
    </w:p>
    <w:p w14:paraId="4F196338" w14:textId="77777777">
      <w:pPr>
        <w:pBdr/>
        <w:spacing/>
        <w:ind/>
        <w:rPr/>
      </w:pPr>
      <w:r/>
    </w:p>
    <w:p w14:paraId="1C004140" w14:textId="77777777">
      <w:pPr>
        <w:pBdr/>
        <w:spacing w:after="0" w:line="240" w:lineRule="auto"/>
        <w:ind/>
        <w:jc w:val="left"/>
        <w:rPr/>
      </w:pPr>
      <w:r>
        <w:br w:type="page" w:clear="all"/>
      </w:r>
    </w:p>
    <w:p w14:paraId="50D3E8ED" w14:textId="77777777">
      <w:pPr>
        <w:pStyle w:val="1635"/>
        <w:pBdr/>
        <w:spacing/>
        <w:ind/>
        <w:rPr/>
      </w:pPr>
      <w:r>
        <w:t xml:space="preserve">2 REVISÃO BIBLIOGRÁFICA</w:t>
      </w:r>
    </w:p>
    <w:p w14:paraId="6C9B9A2C" w14:textId="77777777">
      <w:pPr>
        <w:pBdr>
          <w:top w:val="none" w:color="000000" w:sz="4" w:space="0"/>
          <w:left w:val="none" w:color="000000" w:sz="4" w:space="0"/>
          <w:bottom w:val="none" w:color="000000" w:sz="4" w:space="0"/>
          <w:right w:val="none" w:color="000000" w:sz="4" w:space="0"/>
        </w:pBdr>
        <w:spacing/>
        <w:ind/>
        <w:rPr/>
      </w:pPr>
      <w:r>
        <w:rPr>
          <w:color w:val="000000"/>
        </w:rPr>
        <w:t xml:space="preserve">Este capítulo apresenta o embasamento teórico necessário para a compreensão dos conceitos e tecnologias computacionais aplicados no desenvolvimento do projeto "Fala, Cidade!". São abordados os conceitos sobre cidades inteligentes e resilientes, a importância da zeladoria pública e da participação cidadã digital, além dos princípios de engenharia de software e segurança da informação aplicados neste projeto.</w:t>
      </w:r>
      <w:r/>
    </w:p>
    <w:p w14:paraId="28766E2A" w14:textId="77777777">
      <w:pPr>
        <w:pBdr/>
        <w:spacing/>
        <w:ind/>
        <w:rPr/>
      </w:pPr>
      <w:r/>
    </w:p>
    <w:p w14:paraId="626D158D" w14:textId="77777777">
      <w:pPr>
        <w:pStyle w:val="1636"/>
        <w:pBdr/>
        <w:spacing/>
        <w:ind/>
        <w:rPr/>
      </w:pPr>
      <w:r>
        <w:t xml:space="preserve">2.1 CIDADES INTELIGENTES E RESILIENTES </w:t>
      </w:r>
    </w:p>
    <w:p w14:paraId="0DE0A954" w14:textId="77777777">
      <w:pPr>
        <w:pBdr/>
        <w:spacing/>
        <w:ind/>
        <w:rPr/>
      </w:pPr>
      <w:r>
        <w:t xml:space="preserve">O desenvolvimento de sistemas voltados à administração pública e participação cidadã está diretamente relacionado ao conceito de cidades inteligentes (</w:t>
      </w:r>
      <w:r>
        <w:rPr>
          <w:i/>
          <w:iCs/>
        </w:rPr>
        <w:t xml:space="preserve">Smart Cities</w:t>
      </w:r>
      <w:r>
        <w:t xml:space="preserve">). Segundo Lemos (2015), uma cidade inteligente é aquela que usa as principais tecnologias de informação e comunicação (TICs) para formar redes digitais e objetos conectados, a fim de potencializar a gestão urbana e a interação social. Nesse contexto, a TIC atua como uma interface estratégica que facilita a comunicação direta entre cidadãos e instituições, promovendo a chamada governança digital.</w:t>
      </w:r>
    </w:p>
    <w:p w14:paraId="7ECCAC97" w14:textId="77777777">
      <w:pPr>
        <w:pBdr>
          <w:top w:val="none" w:color="000000" w:sz="4" w:space="0"/>
          <w:left w:val="none" w:color="000000" w:sz="4" w:space="0"/>
          <w:bottom w:val="none" w:color="000000" w:sz="4" w:space="0"/>
          <w:right w:val="none" w:color="000000" w:sz="4" w:space="0"/>
        </w:pBdr>
        <w:spacing/>
        <w:ind/>
        <w:rPr/>
      </w:pPr>
      <w:r>
        <w:t xml:space="preserve">As cidades inteligentes utilizam as TICs para melhorar a qualidade dos serviços urbanos e promover maior eficiência na gestão pública. De acordo com Silva (2021), a aplicação dessas tecnologias permite a coleta e análise de dados em tempo real, contribuindo para decisões mais rápidas e assertivas por parte dos gestores públicos, além de fomentar a transparência e o engajamento comunitário.</w:t>
      </w:r>
    </w:p>
    <w:p w14:paraId="0D061C16" w14:textId="77777777">
      <w:pPr>
        <w:pBdr>
          <w:top w:val="none" w:color="000000" w:sz="4" w:space="0"/>
          <w:left w:val="none" w:color="000000" w:sz="4" w:space="0"/>
          <w:bottom w:val="none" w:color="000000" w:sz="4" w:space="0"/>
          <w:right w:val="none" w:color="000000" w:sz="4" w:space="0"/>
        </w:pBdr>
        <w:spacing/>
        <w:ind/>
        <w:rPr/>
      </w:pPr>
      <w:r>
        <w:t xml:space="preserve">Aprofundando o conceito, uma cidade inteligente caracteriza-se também pela existência de um espaço virtual e digital que reflete a cidade física, provendo serviços públicos e conectividade que visam a inclusão digital e a modernização administrativa. Conforme </w:t>
      </w:r>
      <w:r>
        <w:rPr>
          <w:highlight w:val="white"/>
        </w:rPr>
        <w:t xml:space="preserve">Rezende (2012),</w:t>
      </w:r>
      <w:r>
        <w:t xml:space="preserve"> uma cidade digital fundamenta-se na integração entre infraestrutura de rede, serviços eletrônicos e governança, permitindo que a prefeitura municipal automatize processos e ofereça canais de interação que reduzam a burocracia e aumentem a transparência pública.</w:t>
      </w:r>
    </w:p>
    <w:p w14:paraId="3E703BF4" w14:textId="77777777">
      <w:pPr>
        <w:pBdr>
          <w:top w:val="none" w:color="000000" w:sz="4" w:space="0"/>
          <w:left w:val="none" w:color="000000" w:sz="4" w:space="0"/>
          <w:bottom w:val="none" w:color="000000" w:sz="4" w:space="0"/>
          <w:right w:val="none" w:color="000000" w:sz="4" w:space="0"/>
        </w:pBdr>
        <w:spacing/>
        <w:ind/>
        <w:rPr/>
      </w:pPr>
      <w:r/>
    </w:p>
    <w:p w14:paraId="72B8CFD0" w14:textId="77777777">
      <w:pPr>
        <w:pStyle w:val="1637"/>
        <w:pBdr/>
        <w:spacing/>
        <w:ind/>
        <w:rPr/>
      </w:pPr>
      <w:r>
        <w:t xml:space="preserve">2.1.1 Fundamentos de Cidade Resiliente</w:t>
      </w:r>
    </w:p>
    <w:p w14:paraId="3709460A"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 conceito de cidade resiliente consiste na capacidade de um sistema urbano de resistir, absorver, recuperar-se e adaptar-se de forma eficiente a impactos, crises ou pressões estruturais (como falhas severas na infraestrutura ou saturação de serviços públicos), transformando suas ferramentas de gestão para garantir a continuidade de suas funções essenciais e a segurança da população, </w:t>
      </w:r>
      <w:r>
        <w:t xml:space="preserve">conforme definido pela Organização das Nações Unidas (ONU, 2020)</w:t>
      </w:r>
      <w:r>
        <w:rPr>
          <w:color w:val="000000"/>
        </w:rPr>
      </w:r>
    </w:p>
    <w:p w14:paraId="79D0C1A0" w14:textId="77777777">
      <w:pPr>
        <w:pBdr>
          <w:top w:val="none" w:color="000000" w:sz="4" w:space="0"/>
          <w:left w:val="none" w:color="000000" w:sz="4" w:space="0"/>
          <w:bottom w:val="none" w:color="000000" w:sz="4" w:space="0"/>
          <w:right w:val="none" w:color="000000" w:sz="4" w:space="0"/>
        </w:pBdr>
        <w:spacing/>
        <w:ind/>
        <w:rPr/>
      </w:pPr>
      <w:r>
        <w:rPr>
          <w:color w:val="000000"/>
        </w:rPr>
        <w:t xml:space="preserve">No contexto do projeto "Fala, Cidade!", a resiliência urbana é promovida por meio da otimização do fluxo de zeladoria, evitando o colapso dos canais de atendimento por redundância de dados e permitindo uma resposta ágil e distribuída a ocorrências na infraestrutura do município.</w:t>
      </w:r>
      <w:r/>
    </w:p>
    <w:p w14:paraId="58A108B7" w14:textId="77777777">
      <w:pPr>
        <w:pStyle w:val="1637"/>
        <w:pBdr/>
        <w:spacing/>
        <w:ind/>
        <w:rPr/>
      </w:pPr>
      <w:r/>
    </w:p>
    <w:p w14:paraId="34D83C68" w14:textId="77777777">
      <w:pPr>
        <w:pStyle w:val="1637"/>
        <w:pBdr/>
        <w:spacing/>
        <w:ind/>
        <w:rPr/>
      </w:pPr>
      <w:r>
        <w:t xml:space="preserve">2.1.2 Zeladoria Pública e Gestão de Serviços</w:t>
      </w:r>
    </w:p>
    <w:p w14:paraId="66923925" w14:textId="77777777">
      <w:pPr>
        <w:pBdr>
          <w:top w:val="none" w:color="000000" w:sz="4" w:space="0"/>
          <w:left w:val="none" w:color="000000" w:sz="4" w:space="0"/>
          <w:bottom w:val="none" w:color="000000" w:sz="4" w:space="0"/>
          <w:right w:val="none" w:color="000000" w:sz="4" w:space="0"/>
        </w:pBdr>
        <w:spacing/>
        <w:ind/>
        <w:rPr/>
      </w:pPr>
      <w:r>
        <w:t xml:space="preserve">A zeladoria pública refere-se ao conjunto de serviços de manutenção básica necessários para garantir a funcionalidade e o bem-estar no espaço urbano. Isso inclui serviços como pavimentação, iluminação pública, limpeza e drenagem pluvial. Segundo Bernardi e Brudeki (2013), a eficiência na zeladoria depende da capacidade do município em identificar demandas e responder com agilidade as ocorrências relatadas. O monitoramento constante e a manutenção preventiva são pilares essenciais para evitar o agravamento de problemas estruturais que reduzam a qualidade de vida da população.</w:t>
      </w:r>
    </w:p>
    <w:p w14:paraId="12A738B4" w14:textId="77777777">
      <w:pPr>
        <w:pBdr>
          <w:top w:val="none" w:color="000000" w:sz="4" w:space="0"/>
          <w:left w:val="none" w:color="000000" w:sz="4" w:space="0"/>
          <w:bottom w:val="none" w:color="000000" w:sz="4" w:space="0"/>
          <w:right w:val="none" w:color="000000" w:sz="4" w:space="0"/>
        </w:pBdr>
        <w:spacing/>
        <w:ind/>
        <w:rPr/>
      </w:pPr>
      <w:r/>
    </w:p>
    <w:p w14:paraId="34371953" w14:textId="77777777">
      <w:pPr>
        <w:pStyle w:val="1637"/>
        <w:pBdr/>
        <w:spacing/>
        <w:ind/>
        <w:rPr/>
      </w:pPr>
      <w:r>
        <w:t xml:space="preserve">2.1.3 Participação Cidadã por meio de Sistemas de Informação Automatizados</w:t>
      </w:r>
    </w:p>
    <w:p w14:paraId="40D34704" w14:textId="77777777">
      <w:pPr>
        <w:pBdr/>
        <w:spacing/>
        <w:ind/>
        <w:rPr/>
      </w:pPr>
      <w:r>
        <w:t xml:space="preserve">Outro conceito fundamental para este projeto é o de participação cidadã por meio de sistemas de informação digital. Conforme Oliveira (2020), plataformas digitais ampliam as possibilidades de interação entre a população e o governo, permitindo que os cidadãos contribuam ativamente com informações relevantes para a administração pública, como denúncias, sugestões e avaliações dos serviços prestados.</w:t>
      </w:r>
    </w:p>
    <w:p w14:paraId="04583155" w14:textId="77777777">
      <w:pPr>
        <w:pBdr/>
        <w:spacing/>
        <w:ind/>
        <w:rPr/>
      </w:pPr>
      <w:r>
        <w:t xml:space="preserve">No contexto do desenvolvimento de software, é importante considerar os princípios da engenharia de software para a construção de sistemas que levem à participação cidadã digital. Segundo Sommerville (2018), a engenharia de software envolve a aplicação de métodos sistemáticos, disciplinados e quantificáveis para o desenvolvimento, operação e manutenção de sistemas. Isso inclui a definição clara de requisitos funcionais e não funcionais, de forma a obter a qualidade do produto e de uso esperados.</w:t>
      </w:r>
    </w:p>
    <w:p w14:paraId="46694B4B" w14:textId="77777777">
      <w:pPr>
        <w:pBdr/>
        <w:spacing/>
        <w:ind/>
        <w:rPr/>
      </w:pPr>
      <w:r>
        <w:t xml:space="preserve">De acordo com Fielding (2000), o estilo arquitetural </w:t>
      </w:r>
      <w:r>
        <w:rPr>
          <w:i/>
        </w:rPr>
        <w:t xml:space="preserve">Representational State Transfer</w:t>
      </w:r>
      <w:r>
        <w:t xml:space="preserve"> (REST) permite a construção de sistemas de software distribuídos escaláveis, sendo amplamente utilizado em aplicativos para a plataforma </w:t>
      </w:r>
      <w:r>
        <w:rPr>
          <w:i/>
        </w:rPr>
        <w:t xml:space="preserve">World Wide Web </w:t>
      </w:r>
      <w:r>
        <w:t xml:space="preserve">(WWW). Além disso, a arquitetura de sistemas </w:t>
      </w:r>
      <w:r>
        <w:rPr>
          <w:i/>
        </w:rPr>
        <w:t xml:space="preserve">Web </w:t>
      </w:r>
      <w:r>
        <w:t xml:space="preserve">modernos geralmente segue o padrão cliente-servidor e utiliza APIs REST para comunicação entre componentes de </w:t>
      </w:r>
      <w:r>
        <w:rPr>
          <w:i/>
        </w:rPr>
        <w:t xml:space="preserve">front-end</w:t>
      </w:r>
      <w:r>
        <w:t xml:space="preserve"> e </w:t>
      </w:r>
      <w:r>
        <w:rPr>
          <w:i/>
        </w:rPr>
        <w:t xml:space="preserve">back-end</w:t>
      </w:r>
      <w:r>
        <w:t xml:space="preserve"> do sistema.</w:t>
      </w:r>
    </w:p>
    <w:p w14:paraId="507A45AD" w14:textId="77777777">
      <w:pPr>
        <w:pBdr/>
        <w:spacing/>
        <w:ind/>
        <w:rPr/>
      </w:pPr>
      <w:r>
        <w:t xml:space="preserve">Outro aspecto relevante é a segurança da informação, especialmente em sistemas que lidam com dados pessoais e sensíveis. A Lei Geral de Proteção de Dados (LGPD), instituída no Brasil em 2018, estabelece diretrizes para o tratamento de dados pessoais, garantindo privacidade e proteção aos usuários (Brasil, 2018). A conformidade com essa legislação e as boas práticas de segurança de informação são essenciais para a eficácia da participação cidadã.</w:t>
      </w:r>
    </w:p>
    <w:p w14:paraId="7DCFD7FC" w14:textId="77777777">
      <w:pPr>
        <w:pBdr/>
        <w:spacing/>
        <w:ind/>
        <w:rPr/>
      </w:pPr>
      <w:r>
        <w:t xml:space="preserve">A seguir são apresentados trabalhos relacionados ao presente projeto.</w:t>
      </w:r>
    </w:p>
    <w:p w14:paraId="299DCC18" w14:textId="77777777">
      <w:pPr>
        <w:pBdr/>
        <w:spacing/>
        <w:ind/>
        <w:rPr/>
      </w:pPr>
      <w:r/>
    </w:p>
    <w:p w14:paraId="25AB7DC7" w14:textId="77777777">
      <w:pPr>
        <w:pStyle w:val="1636"/>
        <w:pBdr/>
        <w:spacing/>
        <w:ind/>
        <w:rPr/>
      </w:pPr>
      <w:r/>
      <w:r>
        <w:rPr>
          <w:caps w:val="0"/>
        </w:rPr>
        <w:t xml:space="preserve">2.2 TRABALHOS RELACIONADOS</w:t>
      </w:r>
      <w:r/>
    </w:p>
    <w:p w14:paraId="3F04F297" w14:textId="77777777">
      <w:pPr>
        <w:pBdr/>
        <w:spacing/>
        <w:ind/>
        <w:rPr/>
      </w:pPr>
      <w:r>
        <w:t xml:space="preserve">Diversas iniciativas já foram desenvolvidas com o objetivo de aproximar a população dos órgãos públicos por meio das TICs. Entre elas, destaca-se a plataforma Colab, um aplicativo brasileiro que permite aos cidadãos reportar problemas urbanos, como buracos em vias públicas, iluminação defeituosa e descarte irregular de lixo. Segundo Pires (2019), o Colab contribui para aumentar a transparência na gestão pública e incentivar a participação popular, funcionando como um canal direto entre a população e as prefeituras dos municípios.</w:t>
      </w:r>
    </w:p>
    <w:p w14:paraId="3BDB66A5" w14:textId="77777777">
      <w:pPr>
        <w:pBdr>
          <w:top w:val="none" w:color="000000" w:sz="4" w:space="0"/>
          <w:left w:val="none" w:color="000000" w:sz="4" w:space="0"/>
          <w:bottom w:val="none" w:color="000000" w:sz="4" w:space="0"/>
          <w:right w:val="none" w:color="000000" w:sz="4" w:space="0"/>
        </w:pBdr>
        <w:spacing/>
        <w:ind/>
        <w:rPr/>
      </w:pPr>
      <w:r>
        <w:t xml:space="preserve">O cidadão utiliza o aplicativo Colab para buscar consultas ou visualizar o </w:t>
      </w:r>
      <w:r>
        <w:rPr>
          <w:i/>
        </w:rPr>
        <w:t xml:space="preserve">feed</w:t>
      </w:r>
      <w:r>
        <w:t xml:space="preserve"> de ocorrências próximas. Ao identificar um problema de infraestrutura urbana, o usuário pode realizar o registro com foto e localização geográfica do problema. A prefeitura parceira receberá a demanda em um painel de gestão interna, onde o departamento municipal responsável fará a atualização do protocolo e fornecerá o retorno final ao cidadão após a execução do serviço.</w:t>
      </w:r>
    </w:p>
    <w:p w14:paraId="6AFD8EF9" w14:textId="77777777">
      <w:pPr>
        <w:pBdr/>
        <w:spacing/>
        <w:ind/>
        <w:rPr>
          <w:highlight w:val="yellow"/>
        </w:rPr>
      </w:pPr>
      <w:r>
        <w:t xml:space="preserve">As Figuras 1 e 2 mostram algumas das interfaces de usuário da plataforma Colab.</w:t>
      </w:r>
      <w:r>
        <w:rPr>
          <w:highlight w:val="yellow"/>
        </w:rPr>
      </w:r>
    </w:p>
    <w:p w14:paraId="1C62C7CB" w14:textId="77777777">
      <w:pPr>
        <w:pBdr/>
        <w:spacing/>
        <w:ind/>
        <w:jc w:val="center"/>
        <w:rPr/>
      </w:pPr>
      <w:r>
        <mc:AlternateContent>
          <mc:Choice Requires="wpg">
            <w:drawing>
              <wp:inline xmlns:wp="http://schemas.openxmlformats.org/drawingml/2006/wordprocessingDrawing" distT="0" distB="0" distL="0" distR="0">
                <wp:extent cx="1971675" cy="3467100"/>
                <wp:effectExtent l="19050" t="19050" r="952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4987" name=""/>
                        <pic:cNvPicPr>
                          <a:picLocks noChangeAspect="1"/>
                        </pic:cNvPicPr>
                        <pic:nvPr/>
                      </pic:nvPicPr>
                      <pic:blipFill rotWithShape="1">
                        <a:blip r:embed="rId18"/>
                        <a:stretch/>
                      </pic:blipFill>
                      <pic:spPr bwMode="auto">
                        <a:xfrm>
                          <a:off x="0" y="0"/>
                          <a:ext cx="1971675" cy="3467100"/>
                        </a:xfrm>
                        <a:prstGeom prst="rect">
                          <a:avLst/>
                        </a:prstGeom>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55.25pt;height:273.00pt;mso-wrap-distance-left:0.00pt;mso-wrap-distance-top:0.00pt;mso-wrap-distance-right:0.00pt;mso-wrap-distance-bottom:0.00pt;z-index:1;" strokecolor="#000000">
                <v:imagedata r:id="rId18" o:title=""/>
                <o:lock v:ext="edit" rotation="t"/>
              </v:shape>
            </w:pict>
          </mc:Fallback>
        </mc:AlternateContent>
      </w:r>
    </w:p>
    <w:p w14:paraId="1497686D" w14:textId="77777777">
      <w:pPr>
        <w:pStyle w:val="1846"/>
        <w:pBdr/>
        <w:spacing/>
        <w:ind/>
        <w:rPr/>
      </w:pPr>
      <w:r>
        <w:t xml:space="preserve">FIGURA </w:t>
        <w:fldChar w:fldCharType="begin"/>
        <w:instrText xml:space="preserve">SEQ FIGURA \* Arabic </w:instrText>
        <w:fldChar w:fldCharType="separate"/>
        <w:t xml:space="preserve">1</w:t>
        <w:fldChar w:fldCharType="end"/>
        <w:t xml:space="preserve"> – Interface de consulta do aplicativo Colab</w:t>
      </w:r>
    </w:p>
    <w:p w14:paraId="0F8DE17C" w14:textId="77777777">
      <w:pPr>
        <w:pBdr/>
        <w:spacing/>
        <w:ind/>
        <w:jc w:val="left"/>
        <w:rPr>
          <w:sz w:val="20"/>
          <w:szCs w:val="18"/>
        </w:rPr>
      </w:pPr>
      <w:r>
        <w:rPr>
          <w:sz w:val="20"/>
          <w:szCs w:val="18"/>
        </w:rPr>
        <w:t xml:space="preserve">Fonte: Colab (2026).</w:t>
      </w:r>
    </w:p>
    <w:p w14:paraId="51101B40" w14:textId="77777777">
      <w:pPr>
        <w:pBdr/>
        <w:spacing/>
        <w:ind/>
        <w:jc w:val="center"/>
        <w:rPr/>
      </w:pPr>
      <w:r>
        <mc:AlternateContent>
          <mc:Choice Requires="wpg">
            <w:drawing>
              <wp:inline xmlns:wp="http://schemas.openxmlformats.org/drawingml/2006/wordprocessingDrawing" distT="0" distB="0" distL="0" distR="0">
                <wp:extent cx="1907540" cy="351155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79172" name=""/>
                        <pic:cNvPicPr>
                          <a:picLocks noChangeAspect="1"/>
                        </pic:cNvPicPr>
                        <pic:nvPr/>
                      </pic:nvPicPr>
                      <pic:blipFill rotWithShape="1">
                        <a:blip r:embed="rId19"/>
                        <a:stretch/>
                      </pic:blipFill>
                      <pic:spPr bwMode="auto">
                        <a:xfrm>
                          <a:off x="0" y="0"/>
                          <a:ext cx="1907882" cy="35121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50.20pt;height:276.50pt;mso-wrap-distance-left:0.00pt;mso-wrap-distance-top:0.00pt;mso-wrap-distance-right:0.00pt;mso-wrap-distance-bottom:0.00pt;z-index:1;" stroked="false">
                <v:imagedata r:id="rId19" o:title=""/>
                <o:lock v:ext="edit" rotation="t"/>
              </v:shape>
            </w:pict>
          </mc:Fallback>
        </mc:AlternateContent>
      </w:r>
    </w:p>
    <w:p w14:paraId="71F251D8" w14:textId="77777777">
      <w:pPr>
        <w:pStyle w:val="1846"/>
        <w:pBdr/>
        <w:spacing/>
        <w:ind/>
        <w:rPr/>
      </w:pPr>
      <w:r>
        <w:t xml:space="preserve">FIGURA </w:t>
        <w:fldChar w:fldCharType="begin"/>
        <w:instrText xml:space="preserve">SEQ FIGURA \* Arabic </w:instrText>
        <w:fldChar w:fldCharType="separate"/>
        <w:t xml:space="preserve">2</w:t>
        <w:fldChar w:fldCharType="end"/>
        <w:t xml:space="preserve"> - Interface de</w:t>
      </w:r>
      <w:r>
        <w:rPr>
          <w:i/>
        </w:rPr>
        <w:t xml:space="preserve"> feed</w:t>
      </w:r>
      <w:r>
        <w:t xml:space="preserve"> do aplicativo Colab</w:t>
      </w:r>
    </w:p>
    <w:p w14:paraId="783AC560" w14:textId="77777777">
      <w:pPr>
        <w:pBdr/>
        <w:spacing/>
        <w:ind/>
        <w:jc w:val="left"/>
        <w:rPr>
          <w:sz w:val="20"/>
          <w:szCs w:val="18"/>
        </w:rPr>
      </w:pPr>
      <w:r>
        <w:rPr>
          <w:bCs/>
          <w:sz w:val="20"/>
          <w:szCs w:val="18"/>
        </w:rPr>
        <w:t xml:space="preserve">Fonte</w:t>
      </w:r>
      <w:r>
        <w:rPr>
          <w:b/>
          <w:bCs/>
          <w:sz w:val="20"/>
          <w:szCs w:val="18"/>
        </w:rPr>
        <w:t xml:space="preserve">:</w:t>
      </w:r>
      <w:r>
        <w:rPr>
          <w:sz w:val="20"/>
          <w:szCs w:val="18"/>
        </w:rPr>
        <w:t xml:space="preserve"> Colab (2026).</w:t>
      </w:r>
    </w:p>
    <w:p w14:paraId="01B2E219" w14:textId="77777777">
      <w:pPr>
        <w:pBdr/>
        <w:spacing/>
        <w:ind/>
        <w:rPr/>
      </w:pPr>
      <w:r>
        <w:t xml:space="preserve">Outros trabalhos relevantes são os sistemas de ouvidoria digital utilizados por órgãos governamentais. De acordo com Santos (2020), essas plataformas digitais permitem que cidadãos registrem reclamações, denúncias e sugestões, sendo ferramentas importantes para o controle social e melhoria dos serviços públicos.</w:t>
      </w:r>
    </w:p>
    <w:p w14:paraId="4698940D" w14:textId="77777777">
      <w:pPr>
        <w:pBdr>
          <w:top w:val="none" w:color="000000" w:sz="4" w:space="0"/>
          <w:left w:val="none" w:color="000000" w:sz="4" w:space="0"/>
          <w:bottom w:val="none" w:color="000000" w:sz="4" w:space="0"/>
          <w:right w:val="none" w:color="000000" w:sz="4" w:space="0"/>
        </w:pBdr>
        <w:spacing/>
        <w:ind/>
        <w:rPr/>
      </w:pPr>
      <w:r>
        <w:rPr>
          <w:color w:val="000000"/>
        </w:rPr>
        <w:t xml:space="preserve">O sistema e-Ouve, desenvolvido pela empresa WebNets Soluções, permite ao usuário indicar a sua localização e o tipo de serviço desejado entre as diversas categorias disponíveis. O sistema encaminhará a demanda diretamente para a Ouvidoria da cidade selecionada, onde o ouvidor ou o gestor da pasta específica avaliará a solicitação e o responsável aprovará (ou não) o protocolo, enviando a resposta oficial ao usuário por meio do portal (E-Ouve, 2026).</w:t>
      </w:r>
      <w:r/>
    </w:p>
    <w:p w14:paraId="66748EB0" w14:textId="77777777">
      <w:pPr>
        <w:pBdr/>
        <w:spacing/>
        <w:ind/>
        <w:rPr/>
      </w:pPr>
      <w:r>
        <w:t xml:space="preserve">As Figuras 3 e 4 mostram partes da interface de usuário do sistema e-Ouve.</w:t>
      </w:r>
    </w:p>
    <w:p w14:paraId="2092F039" w14:textId="77777777">
      <w:pPr>
        <w:pBdr/>
        <w:spacing/>
        <w:ind/>
        <w:rPr/>
      </w:pPr>
      <w:r>
        <mc:AlternateContent>
          <mc:Choice Requires="wpg">
            <w:drawing>
              <wp:inline xmlns:wp="http://schemas.openxmlformats.org/drawingml/2006/wordprocessingDrawing" distT="0" distB="0" distL="0" distR="0">
                <wp:extent cx="5760720" cy="2866660"/>
                <wp:effectExtent l="19050" t="1905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95857" name=""/>
                        <pic:cNvPicPr>
                          <a:picLocks noChangeAspect="1"/>
                        </pic:cNvPicPr>
                        <pic:nvPr/>
                      </pic:nvPicPr>
                      <pic:blipFill rotWithShape="1">
                        <a:blip r:embed="rId20"/>
                        <a:stretch/>
                      </pic:blipFill>
                      <pic:spPr bwMode="auto">
                        <a:xfrm>
                          <a:off x="0" y="0"/>
                          <a:ext cx="5760718" cy="2866659"/>
                        </a:xfrm>
                        <a:prstGeom prst="rect">
                          <a:avLst/>
                        </a:prstGeom>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3.60pt;height:225.72pt;mso-wrap-distance-left:0.00pt;mso-wrap-distance-top:0.00pt;mso-wrap-distance-right:0.00pt;mso-wrap-distance-bottom:0.00pt;z-index:1;" strokecolor="#000000">
                <v:imagedata r:id="rId20" o:title=""/>
                <o:lock v:ext="edit" rotation="t"/>
              </v:shape>
            </w:pict>
          </mc:Fallback>
        </mc:AlternateContent>
      </w:r>
    </w:p>
    <w:p w14:paraId="40167EF8" w14:textId="77777777">
      <w:pPr>
        <w:pStyle w:val="1846"/>
        <w:pBdr/>
        <w:spacing/>
        <w:ind/>
        <w:rPr/>
      </w:pPr>
      <w:r>
        <w:t xml:space="preserve">FIGURA </w:t>
        <w:fldChar w:fldCharType="begin"/>
        <w:instrText xml:space="preserve">SEQ FIGURA \* Arabic </w:instrText>
        <w:fldChar w:fldCharType="separate"/>
        <w:t xml:space="preserve">3</w:t>
        <w:fldChar w:fldCharType="end"/>
        <w:t xml:space="preserve"> - Seleção da unidade da federação na plataforma e-Ouve </w:t>
      </w:r>
    </w:p>
    <w:p w14:paraId="3A11B5C7" w14:textId="77777777">
      <w:pPr>
        <w:pBdr/>
        <w:spacing/>
        <w:ind/>
        <w:rPr>
          <w:sz w:val="20"/>
          <w:szCs w:val="18"/>
        </w:rPr>
      </w:pPr>
      <w:r>
        <w:rPr>
          <w:sz w:val="20"/>
          <w:szCs w:val="18"/>
        </w:rPr>
        <w:t xml:space="preserve">Fonte:</w:t>
      </w:r>
      <w:r>
        <w:rPr>
          <w:sz w:val="20"/>
          <w:szCs w:val="18"/>
          <w:highlight w:val="white"/>
        </w:rPr>
        <w:t xml:space="preserve"> e-Ouve (2026).</w:t>
      </w:r>
      <w:r>
        <w:rPr>
          <w:sz w:val="20"/>
          <w:szCs w:val="18"/>
        </w:rPr>
      </w:r>
    </w:p>
    <w:p w14:paraId="54776A49" w14:textId="77777777">
      <w:pPr>
        <w:pBdr/>
        <w:spacing/>
        <w:ind/>
        <w:jc w:val="left"/>
        <w:rPr/>
      </w:pPr>
      <w:r>
        <mc:AlternateContent>
          <mc:Choice Requires="wpg">
            <w:drawing>
              <wp:inline xmlns:wp="http://schemas.openxmlformats.org/drawingml/2006/wordprocessingDrawing" distT="0" distB="0" distL="0" distR="0">
                <wp:extent cx="5760720" cy="3521205"/>
                <wp:effectExtent l="19050" t="19050" r="0" b="317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65332" name=""/>
                        <pic:cNvPicPr>
                          <a:picLocks noChangeAspect="1"/>
                        </pic:cNvPicPr>
                        <pic:nvPr/>
                      </pic:nvPicPr>
                      <pic:blipFill rotWithShape="1">
                        <a:blip r:embed="rId21"/>
                        <a:stretch/>
                      </pic:blipFill>
                      <pic:spPr bwMode="auto">
                        <a:xfrm>
                          <a:off x="0" y="0"/>
                          <a:ext cx="5760719" cy="3521205"/>
                        </a:xfrm>
                        <a:prstGeom prst="rect">
                          <a:avLst/>
                        </a:prstGeom>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3.60pt;height:277.26pt;mso-wrap-distance-left:0.00pt;mso-wrap-distance-top:0.00pt;mso-wrap-distance-right:0.00pt;mso-wrap-distance-bottom:0.00pt;z-index:1;" strokecolor="#000000">
                <v:imagedata r:id="rId21" o:title=""/>
                <o:lock v:ext="edit" rotation="t"/>
              </v:shape>
            </w:pict>
          </mc:Fallback>
        </mc:AlternateContent>
      </w:r>
    </w:p>
    <w:p w14:paraId="043547F1" w14:textId="77777777">
      <w:pPr>
        <w:pStyle w:val="1846"/>
        <w:pBdr/>
        <w:spacing/>
        <w:ind/>
        <w:rPr/>
      </w:pPr>
      <w:r>
        <w:t xml:space="preserve">FIGURA </w:t>
        <w:fldChar w:fldCharType="begin"/>
        <w:instrText xml:space="preserve">SEQ FIGURA \* Arabic </w:instrText>
        <w:fldChar w:fldCharType="separate"/>
        <w:t xml:space="preserve">4</w:t>
        <w:fldChar w:fldCharType="end"/>
        <w:t xml:space="preserve"> - Seleção de serviços na plataforma e-Ouve</w:t>
      </w:r>
    </w:p>
    <w:p w14:paraId="0B159EBA" w14:textId="77777777">
      <w:pPr>
        <w:pBdr/>
        <w:spacing/>
        <w:ind/>
        <w:jc w:val="left"/>
        <w:rPr>
          <w:sz w:val="20"/>
          <w:szCs w:val="18"/>
        </w:rPr>
      </w:pPr>
      <w:r>
        <w:rPr>
          <w:sz w:val="20"/>
          <w:szCs w:val="18"/>
        </w:rPr>
        <w:t xml:space="preserve">Fonte: e-Ouve (2026).</w:t>
      </w:r>
    </w:p>
    <w:p w14:paraId="5777058F" w14:textId="77777777">
      <w:pPr>
        <w:pBdr/>
        <w:spacing/>
        <w:ind/>
        <w:rPr/>
      </w:pPr>
      <w:r>
        <w:t xml:space="preserve">Além disso, estudos sobre governo eletrônico (</w:t>
      </w:r>
      <w:r>
        <w:rPr>
          <w:i/>
        </w:rPr>
        <w:t xml:space="preserve">e-government</w:t>
      </w:r>
      <w:r>
        <w:t xml:space="preserve">) reforçam a importância da digitalização dos serviços públicos. Conforme Heeks (2006), a adoção de tecnologias digitais no setor público pode melhorar significativamente a eficiência administrativa e a qualidade dos serviços oferecidos à população, desde que haja planejamento adequado e foco nas necessidades dos usuários.</w:t>
      </w:r>
    </w:p>
    <w:p w14:paraId="0C1D1D70" w14:textId="77777777">
      <w:pPr>
        <w:pBdr/>
        <w:spacing/>
        <w:ind/>
        <w:rPr/>
      </w:pPr>
      <w:r>
        <w:t xml:space="preserve">Ao analisar esses trabalhos com o projeto “Fala, Cidade!”, observa-se que este projeto busca integrar funcionalidades já existentes em diferentes sistemas, como registro de ocorrências, acompanhamento de status e interação com o usuário, adicionando melhorias como classificação por prioridade, integração com mapas e suporte a ocorrências relatadas anonimamente.</w:t>
      </w:r>
    </w:p>
    <w:p w14:paraId="53FF0709" w14:textId="77777777">
      <w:pPr>
        <w:pBdr/>
        <w:spacing/>
        <w:ind/>
        <w:rPr/>
        <w:sectPr>
          <w:headerReference w:type="default" r:id="rId11"/>
          <w:headerReference w:type="even" r:id="rId12"/>
          <w:headerReference w:type="first" r:id="rId13"/>
          <w:footnotePr/>
          <w:endnotePr/>
          <w:type w:val="nextPage"/>
          <w:pgSz w:h="16840" w:orient="portrait" w:w="11907"/>
          <w:pgMar w:top="1701" w:right="1134" w:bottom="1134" w:left="1701" w:header="709" w:footer="709" w:gutter="0"/>
          <w:cols w:num="1" w:sep="0" w:space="708" w:equalWidth="1"/>
        </w:sectPr>
      </w:pPr>
      <w:r/>
    </w:p>
    <w:p w14:paraId="79BDCAB1" w14:textId="77777777">
      <w:pPr>
        <w:pStyle w:val="1635"/>
        <w:pageBreakBefore w:val="true"/>
        <w:pBdr/>
        <w:spacing/>
        <w:ind/>
        <w:rPr/>
      </w:pPr>
      <w:r>
        <w:t xml:space="preserve">3 OBJETIVO DO PROJETO</w:t>
      </w:r>
    </w:p>
    <w:p w14:paraId="0115F41F" w14:textId="77777777">
      <w:pPr>
        <w:pBdr/>
        <w:spacing/>
        <w:ind/>
        <w:rPr/>
      </w:pPr>
      <w:r>
        <w:t xml:space="preserve">Este capítulo apresenta os objetivos do projeto, abordando sua finalidade, justificativa de realização, público de interesse e níveis de tomada de decisão abrangidos pelo sistema de informação.</w:t>
      </w:r>
    </w:p>
    <w:p w14:paraId="4242FAA4" w14:textId="77777777">
      <w:pPr>
        <w:pBdr/>
        <w:spacing/>
        <w:ind/>
        <w:rPr/>
      </w:pPr>
      <w:r/>
    </w:p>
    <w:p w14:paraId="1E9633F5" w14:textId="77777777">
      <w:pPr>
        <w:pStyle w:val="1636"/>
        <w:pBdr/>
        <w:spacing/>
        <w:ind/>
        <w:rPr/>
      </w:pPr>
      <w:r>
        <w:t xml:space="preserve">3.1 FORMULAÇÃO DO PROBLEMA</w:t>
      </w:r>
    </w:p>
    <w:p w14:paraId="0353FCCC" w14:textId="77777777">
      <w:pPr>
        <w:pBdr/>
        <w:spacing/>
        <w:ind/>
        <w:rPr/>
      </w:pPr>
      <w:r>
        <w:t xml:space="preserve">Quando faltam mecanismos céleres e acessíveis de interlocução entre a sociedade civil e as instâncias governamentais há o comprometimento da resolução de demandas de zeladoria, ocasionando infraestruturas e saneamentos deficitários, fragilidades na segurança pública e ineficiência na prestação de serviços municipais. Tal lacuna comunicacional resulta, invariavelmente, na dilação dos prazos para o atendimento de necessidades fundamentais da coletividade, com influência negativa na qualidade de vida da população.</w:t>
      </w:r>
    </w:p>
    <w:p w14:paraId="4815D9D4" w14:textId="77777777">
      <w:pPr>
        <w:pBdr>
          <w:top w:val="none" w:color="000000" w:sz="4" w:space="0"/>
          <w:left w:val="none" w:color="000000" w:sz="4" w:space="0"/>
          <w:bottom w:val="none" w:color="000000" w:sz="4" w:space="0"/>
          <w:right w:val="none" w:color="000000" w:sz="4" w:space="0"/>
        </w:pBdr>
        <w:spacing/>
        <w:ind/>
        <w:rPr/>
      </w:pPr>
      <w:r>
        <w:t xml:space="preserve">A implantação de um sistema de informação se revela imperativa para fomentar o engajamento cívico e otimizar a resolutividade dos serviços públicos. Embora as administrações municipais possuam canais tradicionais (como telefone 156 ou ouvidorias físicas), esses frequentemente carecem de integração tecnológica em tempo real e usabilidade para dispositivos móveis, resultando em lacunas operacionais.</w:t>
      </w:r>
    </w:p>
    <w:p w14:paraId="09526AF2" w14:textId="77777777">
      <w:pPr>
        <w:pBdr/>
        <w:spacing/>
        <w:ind/>
        <w:rPr/>
      </w:pPr>
      <w:r>
        <w:t xml:space="preserve">Neste prisma, um sistema de informação de relatos de ocorrências e notificações pode ajudar a aproximar o cidadão da administração pública, por meio de um canal que viabiliza o registro, a categorização e a priorização de ocorrências de maneira sistemática e inteligível. Após a submissão do relato pelo cidadão, o sistema poderá processar e encaminhar automaticamente os dados ao departamento competente, facultando à administração pública o monitoramento em tempo real do volume, da geolocalização e da tipologia das demandas registradas.</w:t>
      </w:r>
    </w:p>
    <w:p w14:paraId="39DD70A0" w14:textId="77777777">
      <w:pPr>
        <w:pBdr/>
        <w:spacing/>
        <w:ind/>
        <w:rPr/>
      </w:pPr>
      <w:r>
        <w:t xml:space="preserve">Complementarmente, os usuários poderão acompanhar o trâmite de suas solicitações mediante um protocolo unificado, observando os estágios de atendimento que compreendam o recebimento, a triagem, o processamento e a efetiva resolução. A gestão pública poderá acompanhar um painel administrativo que permitirá a supervisão analítica das ocorrências com filtros por cronologia, categoria, localidade e níveis de criticidade. Essa governança estruturada pode fomentar a transparência pública e subsidiar a geração de relatórios estratégicos para o planejamento urbano baseado em dados.</w:t>
      </w:r>
    </w:p>
    <w:p w14:paraId="7F367221" w14:textId="77777777">
      <w:pPr>
        <w:pStyle w:val="1636"/>
        <w:pBdr/>
        <w:spacing/>
        <w:ind/>
        <w:rPr/>
      </w:pPr>
      <w:r>
        <w:t xml:space="preserve">3.2 OBJETIVOS </w:t>
      </w:r>
    </w:p>
    <w:p w14:paraId="66C54B2E" w14:textId="77777777">
      <w:pPr>
        <w:pBdr/>
        <w:spacing/>
        <w:ind/>
        <w:rPr/>
      </w:pPr>
      <w:r>
        <w:t xml:space="preserve">O objetivo principal deste projeto de final de curso é o desenvolvimento de um sistema de informação para relato de ocorrência de problemas de infraestrutura, saneamento, conservação de espaços públicos ou de zeladoria pública pelo cidadão à administração pública, com o intuito de agilizar as condutas necessárias de resolução.</w:t>
      </w:r>
    </w:p>
    <w:p w14:paraId="39E212D5" w14:textId="77777777">
      <w:pPr>
        <w:pBdr/>
        <w:spacing/>
        <w:ind/>
        <w:rPr/>
      </w:pPr>
      <w:r>
        <w:t xml:space="preserve">São objetivos específicos:</w:t>
      </w:r>
    </w:p>
    <w:p w14:paraId="30F9372B" w14:textId="77777777">
      <w:pPr>
        <w:pStyle w:val="1845"/>
        <w:numPr>
          <w:ilvl w:val="0"/>
          <w:numId w:val="31"/>
        </w:numPr>
        <w:pBdr/>
        <w:spacing/>
        <w:ind/>
        <w:rPr/>
      </w:pPr>
      <w:r>
        <w:t xml:space="preserve">realizar a revisão bibliográfica para fundamentação do trabalho;</w:t>
      </w:r>
    </w:p>
    <w:p w14:paraId="63C63287" w14:textId="77777777">
      <w:pPr>
        <w:pStyle w:val="1845"/>
        <w:numPr>
          <w:ilvl w:val="0"/>
          <w:numId w:val="31"/>
        </w:numPr>
        <w:pBdr/>
        <w:spacing/>
        <w:ind/>
        <w:rPr/>
      </w:pPr>
      <w:r>
        <w:t xml:space="preserve">desenvolver módulos do sistema que permitam a categorização de prioridades e o registro de ocorrências pelo cidadão;</w:t>
      </w:r>
    </w:p>
    <w:p w14:paraId="458D50F1" w14:textId="77777777">
      <w:pPr>
        <w:pStyle w:val="1845"/>
        <w:numPr>
          <w:ilvl w:val="0"/>
          <w:numId w:val="31"/>
        </w:numPr>
        <w:pBdr/>
        <w:spacing/>
        <w:ind/>
        <w:rPr/>
      </w:pPr>
      <w:r>
        <w:t xml:space="preserve">integrar aos serviços de geolocalização para a determinação precisa do local da ocorrência, facultando ao usuário a anexação de registros fotográficos para subsidiar a análise dos responsáveis;</w:t>
      </w:r>
    </w:p>
    <w:p w14:paraId="5966F69B" w14:textId="77777777">
      <w:pPr>
        <w:pStyle w:val="1845"/>
        <w:numPr>
          <w:ilvl w:val="0"/>
          <w:numId w:val="31"/>
        </w:numPr>
        <w:pBdr/>
        <w:spacing/>
        <w:ind/>
        <w:rPr/>
      </w:pPr>
      <w:r>
        <w:t xml:space="preserve">assegurar a prerrogativa do anonimato quando a natureza da ocorrência assim o exigir;</w:t>
      </w:r>
    </w:p>
    <w:p w14:paraId="5E0F75F8" w14:textId="77777777">
      <w:pPr>
        <w:pStyle w:val="1845"/>
        <w:numPr>
          <w:ilvl w:val="0"/>
          <w:numId w:val="31"/>
        </w:numPr>
        <w:pBdr/>
        <w:spacing/>
        <w:ind/>
        <w:rPr/>
      </w:pPr>
      <w:r>
        <w:t xml:space="preserve">estabelecer mecanismos de avaliação contínua do sistema a fim de melhor atender às necessidades dos usuários.</w:t>
      </w:r>
    </w:p>
    <w:p w14:paraId="122D86E2" w14:textId="77777777">
      <w:pPr>
        <w:pStyle w:val="1845"/>
        <w:pBdr/>
        <w:spacing/>
        <w:ind/>
        <w:rPr/>
      </w:pPr>
      <w:r/>
    </w:p>
    <w:p w14:paraId="779C5321" w14:textId="77777777">
      <w:pPr>
        <w:pStyle w:val="1636"/>
        <w:pBdr/>
        <w:spacing/>
        <w:ind/>
        <w:rPr/>
      </w:pPr>
      <w:r>
        <w:t xml:space="preserve">3.3 JUSTIFICATIVA </w:t>
      </w:r>
    </w:p>
    <w:p w14:paraId="432E20AF" w14:textId="77777777">
      <w:pPr>
        <w:pBdr>
          <w:top w:val="none" w:color="000000" w:sz="4" w:space="0"/>
          <w:left w:val="none" w:color="000000" w:sz="4" w:space="0"/>
          <w:bottom w:val="none" w:color="000000" w:sz="4" w:space="0"/>
          <w:right w:val="none" w:color="000000" w:sz="4" w:space="0"/>
        </w:pBdr>
        <w:spacing/>
        <w:ind/>
        <w:rPr/>
      </w:pPr>
      <w:r>
        <w:t xml:space="preserve">O sistema de informação "Fala, Cidade!" oferecerá um canal unificado de informação que utilizará tecnologias de informação e comunicação recentes para oferecer mais celeridade nas intervenções municipais e promover um ambiente urbano mais resiliente e organizado. Dessa forma, o sistema proposto pretende superar limitações identificadas nos trabalhos analisados, oferecendo uma solução mais completa, acessível e eficiente.</w:t>
      </w:r>
    </w:p>
    <w:p w14:paraId="5BA8B19D" w14:textId="77777777">
      <w:pPr>
        <w:pBdr>
          <w:top w:val="none" w:color="000000" w:sz="4" w:space="0"/>
          <w:left w:val="none" w:color="000000" w:sz="4" w:space="0"/>
          <w:bottom w:val="none" w:color="000000" w:sz="4" w:space="0"/>
          <w:right w:val="none" w:color="000000" w:sz="4" w:space="0"/>
        </w:pBdr>
        <w:spacing/>
        <w:ind/>
        <w:rPr>
          <w:szCs w:val="24"/>
        </w:rPr>
      </w:pPr>
      <w:r>
        <w:rPr>
          <w:szCs w:val="24"/>
        </w:rPr>
      </w:r>
    </w:p>
    <w:p w14:paraId="71B2BE48" w14:textId="77777777">
      <w:pPr>
        <w:pStyle w:val="1636"/>
        <w:pBdr/>
        <w:spacing/>
        <w:ind/>
        <w:rPr/>
      </w:pPr>
      <w:r>
        <w:t xml:space="preserve">3.4 NÍVEIS DE DECISÃO E GRUPOS FUNCIONAIS ATENDIDOS</w:t>
      </w:r>
    </w:p>
    <w:p w14:paraId="713ABFB9" w14:textId="77777777">
      <w:pPr>
        <w:pBdr/>
        <w:spacing/>
        <w:ind/>
        <w:rPr/>
      </w:pPr>
      <w:r>
        <w:t xml:space="preserve">O projeto destina-se à Administração Pública Municipal e suas respectivas secretarias. No ambiente externo, o sistema atenderá aos cidadãos, conselhos comunitários e organizações da sociedade civil. Em nível operacional, as informações serão oferecidas e atualizadas pelos funcionários públicos de campo e técnicos das secretarias, responsáveis pela execução direta dos reparos, triagem inicial e alteração do status imediato de cada protocolo. </w:t>
      </w:r>
    </w:p>
    <w:p w14:paraId="75DA07E0" w14:textId="77777777">
      <w:pPr>
        <w:pBdr/>
        <w:spacing/>
        <w:ind/>
        <w:rPr/>
      </w:pPr>
      <w:r>
        <w:rPr>
          <w:highlight w:val="white"/>
        </w:rPr>
        <w:t xml:space="preserve">Em nível tático, as informaçõe</w:t>
      </w:r>
      <w:r>
        <w:t xml:space="preserve">s provenientes do sistema subsidiarão os gestores intermediários das secretarias municipais no acompanhamento do volume de ocorrências por categoria, no monitoramento dos prazos de atendimento e na priorização das intervenções operacionais, possibilitando uma coordenação mais ágil entre as equipes de campo e a administração central.</w:t>
      </w:r>
    </w:p>
    <w:p w14:paraId="486D1D54" w14:textId="77777777">
      <w:pPr>
        <w:pBdr/>
        <w:spacing/>
        <w:ind/>
        <w:rPr/>
      </w:pPr>
      <w:r>
        <w:t xml:space="preserve">Em nível estratégico, prefeitos e secretários municipais utilizarão relatórios gerenciais analíticos e mapas georreferenciados para identificar áreas críticas e definir políticas públicas  baseadas em dados reais de demandas comunitárias. Para o cidadão, o sistema oferecerá transparência informacional imediata, permitindo o acesso ao histórico real de trâmites do seu protocolo, alertas de manutenção na sua região e dados consolidados sobre o índice de resolução de problemas no seu bairro, transformando o usuário de um mero espectador em um colaborador ativo da infraestrutura urbana eficiente.</w:t>
      </w:r>
    </w:p>
    <w:p>
      <w:pPr>
        <w:pStyle w:val="1636"/>
        <w:pBdr/>
        <w:spacing/>
        <w:ind/>
        <w:rPr/>
      </w:pPr>
      <w:r>
        <w:t xml:space="preserve">3.5 ADERÊNCIA AOS OBJETIVOS DO DESENVOLVIMENTO SUSTENTÁVEL (ODS)</w:t>
      </w:r>
    </w:p>
    <w:p>
      <w:pPr>
        <w:pBdr/>
        <w:spacing/>
        <w:ind/>
        <w:rPr/>
      </w:pPr>
      <w:r>
        <w:t xml:space="preserve">Os Objetivos de Desenvolvimento Sustentável (ODS) integram a Agenda 2030 para o Desenvolvimento Sustentável, adotada pelos Estados-membros da Organização das Nações Unidas em 2015, e reúnem 17 objetivos desdobrados em 169 metas destinadas a orientar políticas públicas e iniciativas privadas até o ano de 2030 (ONU, 2015). O sistema de informação “Fala, Cidade!” foi concebido como uma ferramenta de mediação entre o cidadão e a administração pública municipal e, por essa natureza, apresenta aderência direta a dois desses objetivos: o ODS 11 – Cidades e Comunidades Sustentáveis e o ODS 16 – Paz, Justiça e Instituições Eficazes.</w:t>
      </w:r>
    </w:p>
    <w:p>
      <w:pPr>
        <w:pBdr/>
        <w:spacing/>
        <w:ind/>
        <w:rPr/>
      </w:pPr>
      <w:r>
        <w:t xml:space="preserve">a) ODS 11 – Cidades e Comunidades Sustentáveis: tornar as cidades e os assentamentos humanos inclusivos, seguros, resilientes e sustentáveis.</w:t>
      </w:r>
    </w:p>
    <w:p>
      <w:pPr>
        <w:pBdr/>
        <w:spacing/>
        <w:ind/>
        <w:rPr/>
      </w:pPr>
      <w:r>
        <w:t xml:space="preserve">A aderência do projeto a este objetivo concentra-se em duas metas. A meta 11.3 preconiza o aumento da urbanização inclusiva e sustentável e o fortalecimento da capacidade para o planejamento e a gestão participativos, integrados e sustentáveis dos assentamentos humanos. O sistema contribui para essa meta ao converter o relato disperso e informal de problemas urbanos em um repositório estruturado e georreferenciado de demandas: os relatórios gerenciais e o painel analítico descritos no RF13 permitem que o gestor público identifique concentrações de ocorrências por bairro, categoria e período, subsidiando o planejamento urbano com dados originados da própria população. O mecanismo de reforço comunitário de ocorrências (RF16 e RN06), por sua vez, materializa a participação coletiva ao permitir que diversos cidadãos endossem uma mesma demanda, conferindo-lhe peso quantificável no processo decisório.</w:t>
      </w:r>
    </w:p>
    <w:p>
      <w:pPr>
        <w:pBdr/>
        <w:spacing/>
        <w:ind/>
        <w:rPr/>
      </w:pPr>
      <w:r>
        <w:t xml:space="preserve">Já a meta 11.7 estabelece o objetivo de proporcionar o acesso universal a espaços públicos seguros, inclusivos, acessíveis e verdes. As categorias de ocorrência previstas no sistema — entre elas problemas em praças e parques, iluminação pública deficiente, sinalização ou semáforo com defeito e descarte irregular de resíduos — atuam justamente sobre as condições de segurança e conservação desses espaços. A redução do intervalo entre a identificação do problema pelo cidadão e o conhecimento da demanda pelo órgão competente é o mecanismo pelo qual o projeto colabora com essa meta.</w:t>
      </w:r>
    </w:p>
    <w:p>
      <w:pPr>
        <w:pBdr/>
        <w:spacing/>
        <w:ind/>
        <w:rPr/>
      </w:pPr>
      <w:r>
        <w:t xml:space="preserve">Complementarmente, a meta 11.b, que trata do aumento do número de cidades que adotam políticas integradas para a resiliência a desastres, encontra correspondência na priorização automática por categoria (RF10 e RN04), que classifica como de alta prioridade ocorrências com potencial de risco imediato à integridade física das pessoas.</w:t>
      </w:r>
    </w:p>
    <w:p>
      <w:pPr>
        <w:pBdr/>
        <w:spacing/>
        <w:ind/>
        <w:rPr/>
      </w:pPr>
      <w:r>
        <w:t xml:space="preserve">b) ODS 16 – Paz, Justiça e Instituições Eficazes: promover sociedades pacíficas e inclusivas, proporcionar o acesso à justiça para todos e construir instituições eficazes, responsáveis e inclusivas em todos os níveis.</w:t>
      </w:r>
    </w:p>
    <w:p>
      <w:pPr>
        <w:pBdr/>
        <w:spacing/>
        <w:ind/>
        <w:rPr/>
      </w:pPr>
      <w:r>
        <w:t xml:space="preserve">A meta 16.6 determina o desenvolvimento de instituições eficazes, responsáveis e transparentes em todos os níveis. O sistema atende a essa meta por meio do protocolo único e imutável gerado a cada registro (RN02) e do histórico de trâmites persistido na entidade Occurrence_History, que registra qual usuário alterou o status da ocorrência, em que data e horário e sob qual justificativa (RN03). Esse encadeamento produz rastreabilidade verificável do atendimento e transfere ao cidadão a capacidade de auditar o andamento da sua própria demanda.</w:t>
      </w:r>
    </w:p>
    <w:p>
      <w:pPr>
        <w:pBdr/>
        <w:spacing/>
        <w:ind/>
        <w:rPr/>
      </w:pPr>
      <w:r>
        <w:t xml:space="preserve">A meta 16.7, que trata de garantir a tomada de decisão responsiva, inclusiva, participativa e representativa em todos os níveis, é contemplada pelo próprio desenho do canal: o registro de ocorrências é aberto a qualquer cidadão, inclusive de forma anônima (RF08), removendo o receio de exposição como barreira à participação. A garantia de anonimato, aliada ao código de rastreamento que preserva o direito de acompanhamento sem identificar o autor, amplia a base de participantes para além dos cidadãos já familiarizados com os canais formais da administração pública.</w:t>
      </w:r>
    </w:p>
    <w:p>
      <w:pPr>
        <w:pBdr/>
        <w:spacing/>
        <w:ind/>
        <w:rPr/>
      </w:pPr>
      <w:r>
        <w:t xml:space="preserve">Por fim, a meta 16.10, referente à garantia do acesso público à informação, relaciona-se à publicação das ocorrências no mapa georreferenciado (RF21), que permite a qualquer pessoa — inclusive sem autenticação — visualizar as demandas registradas no município e seus respectivos estados de atendimento, com a devida supressão dos dados pessoais dos autores conforme a RN05.</w:t>
      </w:r>
    </w:p>
    <w:p>
      <w:pPr>
        <w:pBdr/>
        <w:spacing/>
        <w:ind/>
        <w:rPr/>
      </w:pPr>
      <w:r>
        <w:t xml:space="preserve">Cabe registrar que a aderência aqui descrita é de natureza instrumental: o sistema não realiza por si a intervenção urbana, mas reduz a assimetria de informação que hoje retarda essa intervenção. A efetiva contribuição para as metas depende da apropriação da ferramenta pela administração municipal e da sua capacidade operacional de resposta.</w:t>
      </w:r>
    </w:p>
    <w:p>
      <w:pPr>
        <w:pBdr/>
        <w:spacing/>
        <w:ind/>
        <w:rPr/>
      </w:pPr>
      <w:r/>
    </w:p>
    <w:p>
      <w:pPr>
        <w:pStyle w:val="1636"/>
        <w:pBdr/>
        <w:spacing/>
        <w:ind/>
        <w:rPr/>
      </w:pPr>
      <w:r>
        <w:t xml:space="preserve">3.6 MODELO DE NEGÓCIO PROPOSTO</w:t>
      </w:r>
    </w:p>
    <w:p>
      <w:pPr>
        <w:pBdr/>
        <w:spacing/>
        <w:ind/>
        <w:rPr/>
      </w:pPr>
      <w:r>
        <w:t xml:space="preserve">O modelo de negócio do projeto foi elaborado por meio do Business Model Canvas, ferramenta proposta por Osterwalder e Pigneur (2011) que organiza a lógica de criação, entrega e captura de valor de uma iniciativa em nove blocos inter-relacionados. A construção foi realizada na plataforma do Serviço Brasileiro de Apoio às Micro e Pequenas Empresas (SEBRAE, 2026), e o quadro completo encontra-se no Apêndice H. Os nove blocos são descritos a seguir.</w:t>
      </w:r>
    </w:p>
    <w:p>
      <w:pPr>
        <w:pBdr/>
        <w:spacing/>
        <w:ind/>
        <w:rPr/>
      </w:pPr>
      <w:r>
        <w:t xml:space="preserve">a) Segmentos de clientes: o modelo caracteriza-se como uma relação entre empresa e governo (business to government), na qual o cliente pagante é a administração pública municipal — especificamente prefeituras de municípios de pequeno e médio portes, faixa em que se concentra a carência de canais digitais próprios de zeladoria. Distinguem-se, portanto, dois grupos: o cliente contratante (prefeitura, secretarias de obras, de serviços urbanos e ouvidoria) e o usuário final não pagante (o cidadão), cuja adesão é condição de existência do valor entregue ao contratante.</w:t>
      </w:r>
    </w:p>
    <w:p>
      <w:pPr>
        <w:pBdr/>
        <w:spacing/>
        <w:ind/>
        <w:rPr/>
      </w:pPr>
      <w:r>
        <w:t xml:space="preserve">b) Proposta de valor: para a prefeitura, o sistema oferece a substituição de canais fragmentados (telefone, redes sociais e atendimento presencial) por um fluxo único, rastreável e georreferenciado, com priorização automática por categoria, agrupamento de relatos duplicados e painel analítico para decisão baseada em dados. Para o cidadão, oferece um canal de registro simples, com opção de anonimato, acompanhamento por protocolo e visibilidade pública das demandas do seu bairro. O diferencial competitivo frente às soluções analisadas na Seção 2.2 reside na combinação de detecção automática de duplicidade por proximidade geográfica, reforço comunitário de ocorrências e desfoque automático de rostos e placas nas mídias anexadas, este último voltado à conformidade com a LGPD.</w:t>
      </w:r>
    </w:p>
    <w:p>
      <w:pPr>
        <w:pBdr/>
        <w:spacing/>
        <w:ind/>
        <w:rPr/>
      </w:pPr>
      <w:r>
        <w:t xml:space="preserve">c) Canais: comercialização por meio de contato institucional direto com secretarias municipais e participação em feiras e eventos de tecnologia e inovação; entrega do produto por aplicativo Web progressivo, acessível pelo navegador em computadores e dispositivos móveis, sem necessidade de publicação em lojas de aplicativos; divulgação ao cidadão pelos canais oficiais da própria prefeitura contratante.</w:t>
      </w:r>
    </w:p>
    <w:p>
      <w:pPr>
        <w:pBdr/>
        <w:spacing/>
        <w:ind/>
        <w:rPr/>
      </w:pPr>
      <w:r>
        <w:t xml:space="preserve">d) Relacionamento com clientes: implantação assistida com treinamento das equipes das secretarias, suporte técnico durante a vigência do contrato, atualizações evolutivas periódicas e canal de contato interno ao sistema (RF17). Com o cidadão, o relacionamento é automatizado e ocorre por notificações de mudança de status do protocolo por correio eletrônico.</w:t>
      </w:r>
    </w:p>
    <w:p>
      <w:pPr>
        <w:pBdr/>
        <w:spacing/>
        <w:ind/>
        <w:rPr/>
      </w:pPr>
      <w:r>
        <w:t xml:space="preserve">e) Fontes de receita: assinatura periódica cobrada da prefeitura, estratificada por faixa populacional do município; taxa de implantação e customização inicial (identidade visual, cadastro de secretarias e categorias); serviços de treinamento; e, como possibilidade de expansão futura, módulos adicionais contratados separadamente, como a exportação de relatórios e a integração com sistemas legados de protocolo já existentes na prefeitura.</w:t>
      </w:r>
    </w:p>
    <w:p>
      <w:pPr>
        <w:pBdr/>
        <w:spacing/>
        <w:ind/>
        <w:rPr/>
      </w:pPr>
      <w:r>
        <w:t xml:space="preserve">f) Recursos principais: a equipe de desenvolvimento e manutenção; o código-fonte do aplicativo Web e da interface de programação de aplicações; a infraestrutura de nuvem para hospedagem e armazenamento; e a base de dados georreferenciada das ocorrências, que constitui o ativo de maior valor analítico do sistema.</w:t>
      </w:r>
    </w:p>
    <w:p>
      <w:pPr>
        <w:pBdr/>
        <w:spacing/>
        <w:ind/>
        <w:rPr/>
      </w:pPr>
      <w:r>
        <w:t xml:space="preserve">g) Atividades-chave: desenvolvimento e evolução do sistema de software; sustentação da infraestrutura e monitoramento de disponibilidade; implantação e treinamento junto a cada novo município; e a gestão da conformidade com a Lei Geral de Proteção de Dados Pessoais, atividade permanente dada a natureza dos dados tratados.</w:t>
      </w:r>
    </w:p>
    <w:p>
      <w:pPr>
        <w:pBdr/>
        <w:spacing/>
        <w:ind/>
        <w:rPr/>
      </w:pPr>
      <w:r>
        <w:t xml:space="preserve">h) Parcerias principais: os provedores de serviços em nuvem responsáveis pela hospedagem; a plataforma OpenStreetMap e o serviço de geocodificação Nominatim, que fornecem a base cartográfica sem custo de licenciamento; o serviço Cloudinary, responsável pelo armazenamento e pelo tratamento de privacidade das mídias; a instituição de ensino, no papel de fomentadora do projeto; e as próprias prefeituras contratantes, que atuam como parceiras na validação das funcionalidades.</w:t>
      </w:r>
    </w:p>
    <w:p>
      <w:pPr>
        <w:pBdr/>
        <w:spacing/>
        <w:ind/>
        <w:rPr/>
      </w:pPr>
      <w:r>
        <w:t xml:space="preserve">i) Estrutura de custos: os custos preponderantes são a hospedagem em nuvem e o armazenamento de mídias, ambos variáveis conforme o volume de ocorrências; a remuneração da equipe técnica de desenvolvimento e sustentação; os serviços de terceiros com cobrança por uso, notadamente o processamento de imagens; e os custos administrativos e comerciais associados à prospecção de novos municípios. Registre-se que a adoção de tecnologias de código aberto em toda a pilha de desenvolvimento — Java, Spring Boot, Angular e PostgreSQL — elimina custos de licenciamento de software, o que reduz de forma significativa o valor da assinatura necessária para a sustentabilidade do modelo.</w:t>
      </w:r>
    </w:p>
    <w:p>
      <w:pPr>
        <w:pBdr/>
        <w:spacing/>
        <w:ind/>
        <w:rPr/>
      </w:pPr>
      <w:r>
        <w:t xml:space="preserve">O detalhamento gráfico do modelo, com os nove blocos preenchidos, encontra-se no Apêndice H.</w:t>
      </w:r>
    </w:p>
    <w:p>
      <w:pPr>
        <w:pBdr/>
        <w:spacing/>
        <w:ind/>
        <w:rPr/>
      </w:pPr>
      <w:r/>
    </w:p>
    <w:p w14:paraId="1D0AEA39" w14:textId="77777777">
      <w:pPr>
        <w:pBdr/>
        <w:spacing w:after="0" w:line="240" w:lineRule="auto"/>
        <w:ind/>
        <w:jc w:val="left"/>
        <w:rPr/>
      </w:pPr>
      <w:r>
        <w:br w:type="page" w:clear="all"/>
      </w:r>
    </w:p>
    <w:p w14:paraId="46C843DB" w14:textId="77777777">
      <w:pPr>
        <w:pStyle w:val="1635"/>
        <w:pBdr/>
        <w:spacing/>
        <w:ind/>
        <w:rPr/>
      </w:pPr>
      <w:r>
        <w:t xml:space="preserve">4 MÉTODOS GERENCIAIS</w:t>
      </w:r>
    </w:p>
    <w:p w14:paraId="0BDFF66A" w14:textId="77777777">
      <w:pPr>
        <w:pBdr/>
        <w:spacing/>
        <w:ind/>
        <w:rPr/>
      </w:pPr>
      <w:r>
        <w:t xml:space="preserve">Este capítulo apresenta a abordagem de gerenciamento adotada no desenvolvimento do projeto “Fala, Cidade!”, incluindo o modelo de ciclo de vida, a organização das atividades, os recursos necessários e o desempenho da equipe durante as fases do projeto.</w:t>
      </w:r>
    </w:p>
    <w:p w14:paraId="29FCE96C" w14:textId="77777777">
      <w:pPr>
        <w:pBdr/>
        <w:spacing/>
        <w:ind/>
        <w:rPr/>
      </w:pPr>
      <w:r/>
    </w:p>
    <w:p w14:paraId="66938E74" w14:textId="77777777">
      <w:pPr>
        <w:pStyle w:val="1636"/>
        <w:pBdr/>
        <w:spacing/>
        <w:ind/>
        <w:rPr/>
      </w:pPr>
      <w:r>
        <w:t xml:space="preserve">4.1 GERENCIAMENTO DO PROJETO</w:t>
      </w:r>
    </w:p>
    <w:p w14:paraId="45CCD726" w14:textId="77777777">
      <w:pPr>
        <w:pBdr>
          <w:top w:val="none" w:color="000000" w:sz="4" w:space="0"/>
          <w:left w:val="none" w:color="000000" w:sz="4" w:space="0"/>
          <w:bottom w:val="none" w:color="000000" w:sz="4" w:space="0"/>
          <w:right w:val="none" w:color="000000" w:sz="4" w:space="0"/>
        </w:pBdr>
        <w:spacing/>
        <w:ind/>
        <w:rPr/>
      </w:pPr>
      <w:r>
        <w:rPr>
          <w:color w:val="000000"/>
        </w:rPr>
        <w:t xml:space="preserve">O gerenciamento do projeto é fundamentado em metodologias ágeis, com base nas práticas do </w:t>
      </w:r>
      <w:r>
        <w:rPr>
          <w:i/>
          <w:color w:val="000000"/>
        </w:rPr>
        <w:t xml:space="preserve">framework</w:t>
      </w:r>
      <w:r>
        <w:rPr>
          <w:color w:val="000000"/>
        </w:rPr>
        <w:t xml:space="preserve"> Scrum. Esta escolha justifica-se pela flexibilidade e capacidade de adaptação a mudanças, características essenciais no desenvolvimento de software moderno.</w:t>
      </w:r>
      <w:r/>
    </w:p>
    <w:p w14:paraId="5E66B2EE"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De acordo com Sommerville (2018), as metodologias ágeis priorizam entregas incrementais e uma avaliação contínua, o que possibilita adaptações constantes conforme as necessidades do usuário final são validadas. No contexto do "Fala, Cidade!", o Scrum contribui para a organização das tarefas por meio de um fluxo de trabalho estruturado e transparente.</w:t>
      </w:r>
    </w:p>
    <w:p w14:paraId="24EB4468"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A gestão das demandas é centralizada no </w:t>
      </w:r>
      <w:r>
        <w:rPr>
          <w:i/>
          <w:color w:val="000000"/>
        </w:rPr>
        <w:t xml:space="preserve">Product Backlog</w:t>
      </w:r>
      <w:r>
        <w:rPr>
          <w:color w:val="000000"/>
        </w:rPr>
        <w:t xml:space="preserve">, que contém a lista priorizada de todas as funcionalidades e requisitos do sistema. As atividades de desenvolvimento são segmentadas em ciclos curtos denominados </w:t>
      </w:r>
      <w:r>
        <w:rPr>
          <w:i/>
          <w:color w:val="000000"/>
        </w:rPr>
        <w:t xml:space="preserve">Sprints</w:t>
      </w:r>
      <w:r>
        <w:rPr>
          <w:color w:val="000000"/>
        </w:rPr>
        <w:t xml:space="preserve">, com duração definida de acordo com a complexidade das funcionalidades planejadas. O processo compreende eventos com etapas rígidas de planejamento, execução, revisão e retrospectiva, permitindo a identificação precoce de falhas e a implementação de melhorias contínuas (Schwaber; Sutherland, 2020).</w:t>
      </w:r>
    </w:p>
    <w:p w14:paraId="70AC0B7E" w14:textId="77777777">
      <w:pPr>
        <w:pBdr>
          <w:top w:val="none" w:color="000000" w:sz="4" w:space="0"/>
          <w:left w:val="none" w:color="000000" w:sz="4" w:space="0"/>
          <w:bottom w:val="none" w:color="000000" w:sz="4" w:space="0"/>
          <w:right w:val="none" w:color="000000" w:sz="4" w:space="0"/>
        </w:pBdr>
        <w:spacing/>
        <w:ind/>
        <w:rPr>
          <w:ins w:id="0" w:author="Rodrigo Romano" w:date="2026-06-19T00:00:00Z"/>
          <w:color w:val="000000"/>
        </w:rPr>
      </w:pPr>
      <w:r>
        <w:rPr>
          <w:color w:val="000000"/>
        </w:rPr>
        <w:t xml:space="preserve">Os eventos Scrum são conduzidos da seguinte forma: a sincronização diária (Daily Scrum) ocorre de maneira assíncrona, por meio de mensagens no grupo do WhatsApp da equipe, onde cada membro compartilha o que foi realizado, o que será feito e eventuais impedimentos. O Sprint Planning é realizado presencialmente no início de cada ciclo, com a seleção e estimativa das histórias de usuário priorizadas no Product Backlog. A Sprint Review acontece ao final de cada sprint, com a demonstração das funcionalidades concluídas à orientadora do projeto, possibilitando validações e ajustes de escopo. Por fim, a Sprint Retrospective ocorre imediatamente após a Review, com foco na identificação de melhorias no processo de trabalho da equipe para o próximo ciclo. O versionamento de código e documentação é gerenciado pelo Git, com repositório remoto centralizado no GitHub.</w:t>
      </w:r>
      <w:ins w:id="1" w:author="Rodrigo Romano" w:date="2026-06-19T00:00:00Z">
        <w:r>
          <w:rPr>
            <w:color w:val="000000"/>
          </w:rPr>
        </w:r>
      </w:ins>
      <w:ins w:id="2" w:author="Rodrigo Romano" w:date="2026-06-19T00:00:00Z">
        <w:r>
          <w:rPr>
            <w:color w:val="000000"/>
          </w:rPr>
        </w:r>
      </w:ins>
    </w:p>
    <w:p w14:paraId="1341C614" w14:textId="77777777">
      <w:pPr>
        <w:pBdr>
          <w:top w:val="none" w:color="000000" w:sz="4" w:space="0"/>
          <w:left w:val="none" w:color="000000" w:sz="4" w:space="0"/>
          <w:bottom w:val="none" w:color="000000" w:sz="4" w:space="0"/>
          <w:right w:val="none" w:color="000000" w:sz="4" w:space="0"/>
        </w:pBdr>
        <w:spacing/>
        <w:ind/>
        <w:rPr>
          <w:ins w:id="3" w:author="Rodrigo Romano" w:date="2026-06-19T00:00:00Z"/>
          <w:color w:val="000000"/>
        </w:rPr>
      </w:pPr>
      <w:r>
        <w:rPr>
          <w:color w:val="000000"/>
        </w:rPr>
        <w:t xml:space="preserve">O projeto conta com dois artefatos formais de gerenciamento elaborados durante as disciplinas de Gerência de Projetos. O Termo de Abertura do Projeto (TAP) formaliza a autorização do projeto, definindo a equipe (Lucas Fiorrigi Furlan, Miguel Martins Lima e Rodrigo Pereira Romano), a orientadora (Prof.ª Isabela Carvalho Motta), os objetivos, stakeholders, principais entregas, cronograma macro e riscos identificados. O Business Case fundamenta a viabilidade da iniciativa, apresentando o problema central — a ausência de um canal digital eficiente de comunicação entre cidadãos e prefeitura — e comparando alternativas (atendimento presencial, uso de redes sociais e plataforma digital), justificando a escolha pela plataforma digital como a solução mais escalável e eficaz. Ambos os documentos encontram-se disponíveis no Apêndice A.</w:t>
      </w:r>
      <w:ins w:id="4" w:author="Rodrigo Romano" w:date="2026-06-19T00:00:00Z">
        <w:r>
          <w:rPr>
            <w:color w:val="000000"/>
          </w:rPr>
        </w:r>
      </w:ins>
      <w:ins w:id="5" w:author="Rodrigo Romano" w:date="2026-06-19T00:00:00Z">
        <w:r>
          <w:rPr>
            <w:color w:val="000000"/>
          </w:rPr>
        </w:r>
      </w:ins>
    </w:p>
    <w:p w14:paraId="5D58B6EB"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 detalhamento do </w:t>
      </w:r>
      <w:r>
        <w:rPr>
          <w:i/>
          <w:color w:val="000000"/>
        </w:rPr>
        <w:t xml:space="preserve">product backlog,</w:t>
      </w:r>
      <w:r>
        <w:rPr>
          <w:color w:val="000000"/>
        </w:rPr>
        <w:t xml:space="preserve"> bem como o cronograma de execução das </w:t>
      </w:r>
      <w:r>
        <w:rPr>
          <w:i/>
          <w:color w:val="000000"/>
        </w:rPr>
        <w:t xml:space="preserve">sprints</w:t>
      </w:r>
      <w:r>
        <w:rPr>
          <w:color w:val="000000"/>
        </w:rPr>
        <w:t xml:space="preserve">, encontram-se documentados no Apêndice A. </w:t>
      </w:r>
    </w:p>
    <w:p w14:paraId="2F6E446B"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 Product Backlog, a Estrutura Analítica do Projeto (EAP) e o caminho crítico foram atualizados para refletir o estado atual do desenvolvimento e encontram-se documentados no Apêndice A. A EAP decompõe hierarquicamente todas as entregas do projeto, enquanto o caminho crítico identifica as atividades sequenciais determinantes para o prazo final de conclusão previsto para outubro de 2026.</w:t>
      </w:r>
    </w:p>
    <w:p>
      <w:pPr>
        <w:pBdr/>
        <w:spacing/>
        <w:ind/>
        <w:rPr/>
      </w:pPr>
      <w:r>
        <w:t xml:space="preserve">Na Fase 3 do projeto, os artefatos de gerenciamento foram complementados com a planilha de controle de riscos, elaborada durante a disciplina de Gerência de Projetos II e disponível no Apêndice A. A planilha registra, para cada risco identificado, a sua descrição, a categoria, a probabilidade de ocorrência, o impacto sobre o projeto, o grau de exposição resultante do produto entre ambos, a estratégia de resposta adotada e o responsável pelo monitoramento. Entre os riscos de maior exposição registrados encontram-se a indisponibilidade ou a limitação de requisições dos serviços externos gratuitos utilizados pelo sistema — em especial o serviço de geocodificação Nominatim, cuja política de uso admite apenas uma requisição por segundo —, a concentração de conhecimento técnico sobre a camada de persistência em um único integrante da equipe, a sobreposição do cronograma do projeto com as demais disciplinas do período letivo e a exposição de credenciais de serviços de terceiros nos arquivos de configuração da aplicação. Para cada um deles foram definidas respostas de mitigação, cujo acompanhamento é revisado ao término de cada sprint.</w:t>
      </w:r>
    </w:p>
    <w:p>
      <w:pPr>
        <w:pBdr/>
        <w:spacing/>
        <w:ind/>
        <w:rPr/>
      </w:pPr>
      <w:r>
        <w:t xml:space="preserve">Os artefatos de gerenciamento reunidos no Apêndice A ao final desta fase compreendem, portanto: o Termo de Abertura do Projeto, o Business Case, o Product Backlog, a Estrutura Analítica do Projeto, o cronograma com o caminho crítico e a planilha de controle de riscos.</w:t>
      </w:r>
    </w:p>
    <w:p w14:paraId="344377B1"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r>
    </w:p>
    <w:p w14:paraId="1B538B55" w14:textId="77777777">
      <w:pPr>
        <w:pStyle w:val="1636"/>
        <w:pBdr/>
        <w:spacing/>
        <w:ind/>
        <w:rPr/>
      </w:pPr>
      <w:r>
        <w:t xml:space="preserve">4.2 MODELO DE CICLO DE VIDA </w:t>
      </w:r>
    </w:p>
    <w:p w14:paraId="6F150109" w14:textId="77777777">
      <w:pPr>
        <w:pBdr>
          <w:top w:val="none" w:color="000000" w:sz="4" w:space="0"/>
          <w:left w:val="none" w:color="000000" w:sz="4" w:space="0"/>
          <w:bottom w:val="none" w:color="000000" w:sz="4" w:space="0"/>
          <w:right w:val="none" w:color="000000" w:sz="4" w:space="0"/>
        </w:pBdr>
        <w:spacing/>
        <w:ind/>
        <w:rPr/>
      </w:pPr>
      <w:r>
        <w:t xml:space="preserve">O modelo de ciclo de vida adotado para o projeto é o Incremental, alinhado às práticas ágeis. Esse modelo permite o desenvolvimento do sistema em partes menores, denominadas incrementos, que são entregues progressivamente. Segundo Pressman e Maxim (2021), o modelo incremental reduz riscos no desenvolvimento de software, pois possibilita validações constantes e entregas parciais funcionais.</w:t>
      </w:r>
    </w:p>
    <w:p w14:paraId="13D5A936" w14:textId="77777777">
      <w:pPr>
        <w:pBdr>
          <w:top w:val="none" w:color="000000" w:sz="4" w:space="0"/>
          <w:left w:val="none" w:color="000000" w:sz="4" w:space="0"/>
          <w:bottom w:val="none" w:color="000000" w:sz="4" w:space="0"/>
          <w:right w:val="none" w:color="000000" w:sz="4" w:space="0"/>
        </w:pBdr>
        <w:spacing/>
        <w:ind/>
        <w:rPr/>
      </w:pPr>
      <w:r>
        <w:t xml:space="preserve">Dessa forma, o sistema evolui gradualmente com base no </w:t>
      </w:r>
      <w:r>
        <w:rPr>
          <w:i/>
        </w:rPr>
        <w:t xml:space="preserve">feedback</w:t>
      </w:r>
      <w:r>
        <w:t xml:space="preserve"> dos usuários e nas necessidades identificadas ao longo do desenvolvimento.  Neste projeto, as funcionalidades principais, como o cadastro de usuários, o registro de notificações de ocorrências e o painel administrativo, serão implementadas em etapas, garantindo maior controle de qualidade sobre o produto final.</w:t>
      </w:r>
    </w:p>
    <w:p w14:paraId="06C948AC" w14:textId="77777777">
      <w:pPr>
        <w:pBdr>
          <w:top w:val="none" w:color="000000" w:sz="4" w:space="0"/>
          <w:left w:val="none" w:color="000000" w:sz="4" w:space="0"/>
          <w:bottom w:val="none" w:color="000000" w:sz="4" w:space="0"/>
          <w:right w:val="none" w:color="000000" w:sz="4" w:space="0"/>
        </w:pBdr>
        <w:spacing/>
        <w:ind/>
        <w:rPr/>
      </w:pPr>
      <w:r>
        <w:t xml:space="preserve">A gestão desse ciclo é apoiada pelos fundamentos do </w:t>
      </w:r>
      <w:r>
        <w:rPr>
          <w:i/>
        </w:rPr>
        <w:t xml:space="preserve">framework </w:t>
      </w:r>
      <w:r>
        <w:t xml:space="preserve">Scrum e na engenharia de requisitos. Conforme defendido por Sommerville (2018), este é um processo crítico que define os serviços requeridos e as restrições de operação, servindo, na visão de Pressman e Maxim (2021), como uma ponte estratégica entre a concepção do software e o seu projeto técnico</w:t>
      </w:r>
    </w:p>
    <w:p w14:paraId="72F5AFF8" w14:textId="77777777">
      <w:pPr>
        <w:pBdr/>
        <w:spacing/>
        <w:ind/>
        <w:rPr/>
      </w:pPr>
      <w:r/>
    </w:p>
    <w:p w14:paraId="566CB3DB" w14:textId="77777777">
      <w:pPr>
        <w:pStyle w:val="1636"/>
        <w:pBdr/>
        <w:spacing/>
        <w:ind/>
        <w:rPr/>
      </w:pPr>
      <w:r>
        <w:t xml:space="preserve">4.3 RECURSOS NECESSÁRIOS</w:t>
      </w:r>
    </w:p>
    <w:p w14:paraId="233CAEA7" w14:textId="77777777">
      <w:pPr>
        <w:pBdr>
          <w:top w:val="none" w:color="000000" w:sz="4" w:space="0"/>
          <w:left w:val="none" w:color="000000" w:sz="4" w:space="0"/>
          <w:bottom w:val="none" w:color="000000" w:sz="4" w:space="0"/>
          <w:right w:val="none" w:color="000000" w:sz="4" w:space="0"/>
        </w:pBdr>
        <w:spacing/>
        <w:ind/>
        <w:rPr/>
      </w:pPr>
      <w:r>
        <w:t xml:space="preserve">Os recursos que compreendem o capital humano, infraestrutura de hardware e ecossistema de software são relacionados a seguir,</w:t>
      </w:r>
    </w:p>
    <w:p w14:paraId="6A050B31" w14:textId="77777777">
      <w:pPr>
        <w:pStyle w:val="1637"/>
        <w:pBdr/>
        <w:spacing/>
        <w:ind/>
        <w:rPr/>
      </w:pPr>
      <w:r>
        <w:t xml:space="preserve">4.3.1 Recursos Humanos</w:t>
      </w:r>
    </w:p>
    <w:p w14:paraId="5E8B3E6D" w14:textId="77777777">
      <w:pPr>
        <w:pBdr>
          <w:top w:val="none" w:color="000000" w:sz="4" w:space="0"/>
          <w:left w:val="none" w:color="000000" w:sz="4" w:space="0"/>
          <w:bottom w:val="none" w:color="000000" w:sz="4" w:space="0"/>
          <w:right w:val="none" w:color="000000" w:sz="4" w:space="0"/>
        </w:pBdr>
        <w:spacing/>
        <w:ind/>
        <w:rPr/>
      </w:pPr>
      <w:r>
        <w:t xml:space="preserve">A equipe é composta por graduandos do curso de Sistemas de Informação, com responsabilidades distribuídas conforme as competências técnicas.</w:t>
      </w:r>
    </w:p>
    <w:p w14:paraId="1EE6BD75" w14:textId="77777777">
      <w:pPr>
        <w:pBdr>
          <w:top w:val="none" w:color="000000" w:sz="4" w:space="0"/>
          <w:left w:val="none" w:color="000000" w:sz="4" w:space="0"/>
          <w:bottom w:val="none" w:color="000000" w:sz="4" w:space="0"/>
          <w:right w:val="none" w:color="000000" w:sz="4" w:space="0"/>
        </w:pBdr>
        <w:spacing/>
        <w:ind/>
        <w:rPr/>
      </w:pPr>
      <w:r>
        <w:t xml:space="preserve">a) Time Scrum:</w:t>
      </w:r>
    </w:p>
    <w:p w14:paraId="14FEED86" w14:textId="77777777">
      <w:pPr>
        <w:pBdr>
          <w:top w:val="none" w:color="000000" w:sz="4" w:space="0"/>
          <w:left w:val="none" w:color="000000" w:sz="4" w:space="0"/>
          <w:bottom w:val="none" w:color="000000" w:sz="4" w:space="0"/>
          <w:right w:val="none" w:color="000000" w:sz="4" w:space="0"/>
        </w:pBdr>
        <w:spacing/>
        <w:ind/>
        <w:rPr/>
      </w:pPr>
      <w:r>
        <w:t xml:space="preserve">Rodrigo Pereira Romano: responsável pela elaboração da documentação técnica, arquitetura  do código-fonte do </w:t>
      </w:r>
      <w:r>
        <w:rPr>
          <w:i/>
          <w:iCs/>
        </w:rPr>
        <w:t xml:space="preserve">back-end</w:t>
      </w:r>
      <w:r>
        <w:t xml:space="preserve">, programação do código-fonte de </w:t>
      </w:r>
      <w:r>
        <w:rPr>
          <w:i/>
          <w:iCs/>
        </w:rPr>
        <w:t xml:space="preserve">front-end </w:t>
      </w:r>
      <w:r>
        <w:t xml:space="preserve"> e administração do banco de dados.</w:t>
      </w:r>
    </w:p>
    <w:p w14:paraId="12EAF41E" w14:textId="77777777">
      <w:pPr>
        <w:pBdr>
          <w:top w:val="none" w:color="000000" w:sz="4" w:space="0"/>
          <w:left w:val="none" w:color="000000" w:sz="4" w:space="0"/>
          <w:bottom w:val="none" w:color="000000" w:sz="4" w:space="0"/>
          <w:right w:val="none" w:color="000000" w:sz="4" w:space="0"/>
        </w:pBdr>
        <w:spacing/>
        <w:ind/>
        <w:rPr/>
      </w:pPr>
      <w:r>
        <w:t xml:space="preserve">Miguel Martins Lima: responsável pela codificação do código-fonte para </w:t>
      </w:r>
      <w:r>
        <w:rPr>
          <w:i/>
        </w:rPr>
        <w:t xml:space="preserve">front-end</w:t>
      </w:r>
      <w:r>
        <w:t xml:space="preserve">, colaboração na documentação e suporte à gestão do banco de dados do sistema.</w:t>
      </w:r>
    </w:p>
    <w:p w14:paraId="5AA3CC7B" w14:textId="77777777">
      <w:pPr>
        <w:pBdr>
          <w:top w:val="none" w:color="000000" w:sz="4" w:space="0"/>
          <w:left w:val="none" w:color="000000" w:sz="4" w:space="0"/>
          <w:bottom w:val="none" w:color="000000" w:sz="4" w:space="0"/>
          <w:right w:val="none" w:color="000000" w:sz="4" w:space="0"/>
        </w:pBdr>
        <w:spacing/>
        <w:ind/>
        <w:rPr/>
      </w:pPr>
      <w:r>
        <w:t xml:space="preserve">Lucas Fiorrigi Furlan: responsável pela codificação do código-fonte para </w:t>
      </w:r>
      <w:r>
        <w:rPr>
          <w:i/>
        </w:rPr>
        <w:t xml:space="preserve">back-end</w:t>
      </w:r>
      <w:r>
        <w:t xml:space="preserve">, auxílio na produção documental e gerenciamento do banco de dados.</w:t>
      </w:r>
    </w:p>
    <w:p w14:paraId="58E8839E" w14:textId="77777777">
      <w:pPr>
        <w:pBdr>
          <w:top w:val="none" w:color="000000" w:sz="4" w:space="0"/>
          <w:left w:val="none" w:color="000000" w:sz="4" w:space="0"/>
          <w:bottom w:val="none" w:color="000000" w:sz="4" w:space="0"/>
          <w:right w:val="none" w:color="000000" w:sz="4" w:space="0"/>
        </w:pBdr>
        <w:spacing/>
        <w:ind/>
        <w:rPr>
          <w:szCs w:val="24"/>
        </w:rPr>
      </w:pPr>
      <w:r>
        <w:rPr>
          <w:szCs w:val="24"/>
        </w:rPr>
        <w:t xml:space="preserve">b) </w:t>
      </w:r>
      <w:r>
        <w:rPr>
          <w:i/>
          <w:szCs w:val="24"/>
        </w:rPr>
        <w:t xml:space="preserve">Scrum Master:</w:t>
      </w:r>
      <w:r>
        <w:rPr>
          <w:szCs w:val="24"/>
        </w:rPr>
        <w:t xml:space="preserve"> prof. Andrey Jesus Pereira.</w:t>
      </w:r>
    </w:p>
    <w:p w14:paraId="6B0E24AE" w14:textId="77777777">
      <w:pPr>
        <w:pBdr>
          <w:top w:val="none" w:color="000000" w:sz="4" w:space="0"/>
          <w:left w:val="none" w:color="000000" w:sz="4" w:space="0"/>
          <w:bottom w:val="none" w:color="000000" w:sz="4" w:space="0"/>
          <w:right w:val="none" w:color="000000" w:sz="4" w:space="0"/>
        </w:pBdr>
        <w:tabs>
          <w:tab w:val="left" w:leader="none" w:pos="2751"/>
        </w:tabs>
        <w:spacing/>
        <w:ind/>
        <w:rPr>
          <w:szCs w:val="24"/>
          <w:highlight w:val="white"/>
        </w:rPr>
      </w:pPr>
      <w:r>
        <w:rPr>
          <w:szCs w:val="24"/>
          <w:highlight w:val="white"/>
        </w:rPr>
        <w:t xml:space="preserve">c) </w:t>
      </w:r>
      <w:r>
        <w:rPr>
          <w:i/>
          <w:iCs/>
          <w:szCs w:val="24"/>
          <w:highlight w:val="white"/>
        </w:rPr>
        <w:t xml:space="preserve">Product Owner</w:t>
      </w:r>
      <w:r>
        <w:rPr>
          <w:i/>
          <w:iCs/>
          <w:szCs w:val="24"/>
        </w:rPr>
        <w:t xml:space="preserve">:</w:t>
      </w:r>
      <w:r>
        <w:rPr>
          <w:szCs w:val="24"/>
        </w:rPr>
        <w:t xml:space="preserve"> prof. Eunice Gomes de Siqueira.</w:t>
      </w:r>
      <w:r>
        <w:rPr>
          <w:szCs w:val="24"/>
          <w:highlight w:val="white"/>
        </w:rPr>
      </w:r>
    </w:p>
    <w:p w14:paraId="18A210B6" w14:textId="77777777">
      <w:pPr>
        <w:pStyle w:val="1637"/>
        <w:pBdr/>
        <w:spacing/>
        <w:ind/>
        <w:rPr/>
      </w:pPr>
      <w:r>
        <w:t xml:space="preserve">4.3.2 Recursos de Hardware</w:t>
      </w:r>
    </w:p>
    <w:p w14:paraId="1C67E65E" w14:textId="77777777">
      <w:pPr>
        <w:pBdr>
          <w:top w:val="none" w:color="000000" w:sz="4" w:space="0"/>
          <w:left w:val="none" w:color="000000" w:sz="4" w:space="0"/>
          <w:bottom w:val="none" w:color="000000" w:sz="4" w:space="0"/>
          <w:right w:val="none" w:color="000000" w:sz="4" w:space="0"/>
        </w:pBdr>
        <w:spacing/>
        <w:ind/>
        <w:rPr/>
      </w:pPr>
      <w:r>
        <w:t xml:space="preserve">Compreende o conjunto de dispositivos físicos necessários para a codificação e testes da solução:</w:t>
      </w:r>
    </w:p>
    <w:p w14:paraId="58FD6C3A" w14:textId="77777777">
      <w:pPr>
        <w:pBdr>
          <w:top w:val="none" w:color="000000" w:sz="4" w:space="0"/>
          <w:left w:val="none" w:color="000000" w:sz="4" w:space="0"/>
          <w:bottom w:val="none" w:color="000000" w:sz="4" w:space="0"/>
          <w:right w:val="none" w:color="000000" w:sz="4" w:space="0"/>
        </w:pBdr>
        <w:spacing/>
        <w:ind/>
        <w:rPr/>
      </w:pPr>
      <w:r>
        <w:t xml:space="preserve">3 estações de trabalho com processador Intel Core i3 (3.90 GHz), 8 GB de RAM e 256 GB de memória de armazenamento. </w:t>
      </w:r>
    </w:p>
    <w:p w14:paraId="0D2DE33C" w14:textId="77777777">
      <w:pPr>
        <w:pBdr>
          <w:top w:val="none" w:color="000000" w:sz="4" w:space="0"/>
          <w:left w:val="none" w:color="000000" w:sz="4" w:space="0"/>
          <w:bottom w:val="none" w:color="000000" w:sz="4" w:space="0"/>
          <w:right w:val="none" w:color="000000" w:sz="4" w:space="0"/>
        </w:pBdr>
        <w:spacing/>
        <w:ind/>
        <w:rPr/>
      </w:pPr>
      <w:r>
        <w:t xml:space="preserve">3 periféricos de entrada e saída (teclado, mouse e monitor de vídeo).</w:t>
      </w:r>
    </w:p>
    <w:p w14:paraId="3473396F" w14:textId="77777777">
      <w:pPr>
        <w:pBdr>
          <w:top w:val="none" w:color="000000" w:sz="4" w:space="0"/>
          <w:left w:val="none" w:color="000000" w:sz="4" w:space="0"/>
          <w:bottom w:val="none" w:color="000000" w:sz="4" w:space="0"/>
          <w:right w:val="none" w:color="000000" w:sz="4" w:space="0"/>
        </w:pBdr>
        <w:spacing/>
        <w:ind/>
        <w:rPr/>
      </w:pPr>
      <w:r>
        <w:t xml:space="preserve">3 dispositivos móveis com sistema operacional Android 13 para validação da interface responsiva e recursos de um </w:t>
      </w:r>
      <w:r>
        <w:rPr>
          <w:i/>
        </w:rPr>
        <w:t xml:space="preserve">Progressive Web App </w:t>
      </w:r>
      <w:r>
        <w:t xml:space="preserve">(PWA).</w:t>
      </w:r>
    </w:p>
    <w:p w14:paraId="436F197C" w14:textId="77777777">
      <w:pPr>
        <w:pBdr/>
        <w:spacing/>
        <w:ind/>
        <w:jc w:val="left"/>
        <w:rPr/>
      </w:pPr>
      <w:r/>
    </w:p>
    <w:p w14:paraId="183192CD" w14:textId="77777777">
      <w:pPr>
        <w:pStyle w:val="1637"/>
        <w:pBdr/>
        <w:spacing/>
        <w:ind/>
        <w:rPr/>
      </w:pPr>
      <w:r>
        <w:t xml:space="preserve">4.3.3 Recursos de Software</w:t>
      </w:r>
    </w:p>
    <w:p w14:paraId="40D97367" w14:textId="77777777">
      <w:pPr>
        <w:pBdr>
          <w:top w:val="none" w:color="000000" w:sz="4" w:space="0"/>
          <w:left w:val="none" w:color="000000" w:sz="4" w:space="0"/>
          <w:bottom w:val="none" w:color="000000" w:sz="4" w:space="0"/>
          <w:right w:val="none" w:color="000000" w:sz="4" w:space="0"/>
        </w:pBdr>
        <w:spacing/>
        <w:ind/>
        <w:rPr/>
      </w:pPr>
      <w:r>
        <w:t xml:space="preserve">O ambiente de desenvolvimento do projeto “Fala, Cidade!" é constituído por ferramentas de código aberto, serviços baseados em Nuvem e softwares licenciados para a garantia da produtividade. </w:t>
      </w:r>
    </w:p>
    <w:p w14:paraId="712D0158" w14:textId="77777777">
      <w:pPr>
        <w:pBdr>
          <w:top w:val="none" w:color="000000" w:sz="4" w:space="0"/>
          <w:left w:val="none" w:color="000000" w:sz="4" w:space="0"/>
          <w:bottom w:val="none" w:color="000000" w:sz="4" w:space="0"/>
          <w:right w:val="none" w:color="000000" w:sz="4" w:space="0"/>
        </w:pBdr>
        <w:spacing/>
        <w:ind/>
        <w:rPr/>
      </w:pPr>
      <w:r>
        <w:t xml:space="preserve">Como ambiente integrado de desenvolvimento (IDE) para a construção do código-fonte e administração do banco de dados utilizam-se o Visual Studio Code, na versão 1.115.0, e o dBeaver, na versão 26.0.1. O ecossistema conta com o suporte do Node.js, na versão 24.17.0 (LTS), que atua como ambiente de execução em tempo de desenvolvimento para as ferramentas de automação, gerenciamento de dependências e construção dos artefatos do </w:t>
      </w:r>
      <w:r>
        <w:rPr>
          <w:i/>
        </w:rPr>
        <w:t xml:space="preserve">front-end</w:t>
      </w:r>
      <w:r>
        <w:t xml:space="preserve">. </w:t>
      </w:r>
    </w:p>
    <w:p w14:paraId="66997F62" w14:textId="77777777">
      <w:pPr>
        <w:pBdr>
          <w:top w:val="none" w:color="000000" w:sz="4" w:space="0"/>
          <w:left w:val="none" w:color="000000" w:sz="4" w:space="0"/>
          <w:bottom w:val="none" w:color="000000" w:sz="4" w:space="0"/>
          <w:right w:val="none" w:color="000000" w:sz="4" w:space="0"/>
        </w:pBdr>
        <w:spacing/>
        <w:ind/>
        <w:rPr/>
      </w:pPr>
      <w:r>
        <w:t xml:space="preserve">As linguagens e </w:t>
      </w:r>
      <w:r>
        <w:rPr>
          <w:i/>
        </w:rPr>
        <w:t xml:space="preserve">frameworks</w:t>
      </w:r>
      <w:r>
        <w:t xml:space="preserve"> estruturais compreendem o uso de Java, versão 21 (DEITEL; DEITEL, 2017), integrada ao Spring Boot 3 para o desenvolvimento da API RESTful do </w:t>
      </w:r>
      <w:r>
        <w:rPr>
          <w:i/>
        </w:rPr>
        <w:t xml:space="preserve">back-end</w:t>
      </w:r>
      <w:r>
        <w:t xml:space="preserve">, e o Angular, versão 19, para a codificação das páginas responsivas baseadas em PWA. A camada de persistência de dados é estruturada sobre o Sistema Gerenciador de Banco de Dados (SGBD) relacional PostgreSQL, na versão 18.0, sendo o utilitário pgAdmin 4 a ferramenta adotada para a administração das tabelas e consultas georreferenciadas.</w:t>
      </w:r>
    </w:p>
    <w:p w14:paraId="29B8BA87" w14:textId="77777777">
      <w:pPr>
        <w:pBdr>
          <w:top w:val="none" w:color="000000" w:sz="4" w:space="0"/>
          <w:left w:val="none" w:color="000000" w:sz="4" w:space="0"/>
          <w:bottom w:val="none" w:color="000000" w:sz="4" w:space="0"/>
          <w:right w:val="none" w:color="000000" w:sz="4" w:space="0"/>
        </w:pBdr>
        <w:spacing/>
        <w:ind/>
        <w:rPr/>
      </w:pPr>
      <w:r>
        <w:t xml:space="preserve">A modelagem conceitual e lógica do banco de dados são realizadas por meio do software Ideas Modeler, em sua versão acadêmica. Para as funcionalidades de geoprocessamento, mapeamento urbano e aplicação prática do raio de exclusão de 50 metros estabelecido na regra de negócio RN06, o sistema fará as chamadas às APIs de mapas públicos da plataforma </w:t>
      </w:r>
      <w:r>
        <w:rPr>
          <w:highlight w:val="white"/>
        </w:rPr>
        <w:t xml:space="preserve">OpenStreetMap e ao serviço de geocodificação Nominatim. </w:t>
      </w:r>
      <w:r/>
    </w:p>
    <w:p w14:paraId="2ED8A469" w14:textId="77777777">
      <w:pPr>
        <w:pBdr>
          <w:top w:val="none" w:color="000000" w:sz="4" w:space="0"/>
          <w:left w:val="none" w:color="000000" w:sz="4" w:space="0"/>
          <w:bottom w:val="none" w:color="000000" w:sz="4" w:space="0"/>
          <w:right w:val="none" w:color="000000" w:sz="4" w:space="0"/>
        </w:pBdr>
        <w:spacing/>
        <w:ind/>
        <w:rPr/>
      </w:pPr>
      <w:r>
        <w:t xml:space="preserve">No suporte à engenharia de software, refatoração de código e automação de rotinas de testes unitários, utilizam-se os modelos de linguagem de grande escala (LLM) OpenAI GPT-4 e Gemini Pro.  </w:t>
      </w:r>
    </w:p>
    <w:p w14:paraId="4828220A" w14:textId="77777777">
      <w:pPr>
        <w:pBdr>
          <w:top w:val="none" w:color="000000" w:sz="4" w:space="0"/>
          <w:left w:val="none" w:color="000000" w:sz="4" w:space="0"/>
          <w:bottom w:val="none" w:color="000000" w:sz="4" w:space="0"/>
          <w:right w:val="none" w:color="000000" w:sz="4" w:space="0"/>
        </w:pBdr>
        <w:spacing/>
        <w:ind/>
        <w:rPr/>
      </w:pPr>
      <w:r>
        <w:t xml:space="preserve">A utilização dessas ferramentas de inteligência artificial obedece a uma política de privacidade e revisão humana rigorosa: nenhum dado pessoal de usuários, código sensível de produção ou informação confidencial do projeto é compartilhado com os modelos de linguagem externos. As interações com as ferramentas de IA limitam-se a consultas de refatoração com trechos de código anonimizados e geração de testes unitários sintéticos. Toda sugestão gerada por IA é obrigatoriamente revisada e validada por um membro da equipe antes de ser incorporada ao código-fonte ou à documentação, em conformidade com os princípios da Lei Geral de Proteção de Dados Pessoais (LGPD — Lei n.º 13.709/2018).</w:t>
      </w:r>
    </w:p>
    <w:p w14:paraId="4828220A" w14:textId="77777777">
      <w:pPr>
        <w:pBdr>
          <w:top w:val="none" w:color="000000" w:sz="4" w:space="0"/>
          <w:left w:val="none" w:color="000000" w:sz="4" w:space="0"/>
          <w:bottom w:val="none" w:color="000000" w:sz="4" w:space="0"/>
          <w:right w:val="none" w:color="000000" w:sz="4" w:space="0"/>
        </w:pBdr>
        <w:spacing/>
        <w:ind/>
        <w:rPr/>
      </w:pPr>
      <w:r>
        <w:t xml:space="preserve">A verificação e a validação do sistema de software apoiam-se em um conjunto próprio de ferramentas. Os testes unitários e os testes de unidades aninhadas são escritos com o JUnit 5 (Jupiter), na versão distribuída com o Spring Boot 3.5.0; a simulação das dependências de cada unidade sob teste é feita com o Mockito, e as asserções empregam a biblioteca AssertJ. Os testes da camada de apresentação da interface de programação de aplicações utilizam o MockMvc, do módulo spring-boot-starter-test. A execução da bateria e a apuração dos resultados ficam a cargo do Apache Maven, na versão 3.9.9, por meio do plugin Maven Surefire, que produz os relatórios de execução reunidos no Apêndice J.</w:t>
      </w:r>
    </w:p>
    <w:p w14:paraId="4828220A" w14:textId="77777777">
      <w:pPr>
        <w:pBdr>
          <w:top w:val="none" w:color="000000" w:sz="4" w:space="0"/>
          <w:left w:val="none" w:color="000000" w:sz="4" w:space="0"/>
          <w:bottom w:val="none" w:color="000000" w:sz="4" w:space="0"/>
          <w:right w:val="none" w:color="000000" w:sz="4" w:space="0"/>
        </w:pBdr>
        <w:spacing/>
        <w:ind/>
        <w:rPr/>
      </w:pPr>
      <w:r>
        <w:t xml:space="preserve">Completam o ambiente as ferramentas de construção, documentação e controle de versão: o Apache Maven, responsável pela gestão das dependências e pela construção do artefato executável do back-end; o npm, que cumpre a mesma função no front-end; a biblioteca springdoc-openapi, que gera automaticamente a documentação da interface de programação de aplicações segundo a especificação OpenAPI e a disponibiliza na interface interativa Swagger UI, empregada também na verificação manual dos pontos de extremidade; o Git, como sistema de controle de versão, com repositório remoto hospedado no GitHub; e o software diagrams.net, utilizado na elaboração do Diagrama Entidade-Relacionamento e dos diagramas de distribuição.</w:t>
      </w:r>
    </w:p>
    <w:p w14:paraId="46AEC7ED" w14:textId="77777777">
      <w:pPr>
        <w:pBdr>
          <w:top w:val="none" w:color="000000" w:sz="4" w:space="0"/>
          <w:left w:val="none" w:color="000000" w:sz="4" w:space="0"/>
          <w:bottom w:val="none" w:color="000000" w:sz="4" w:space="0"/>
          <w:right w:val="none" w:color="000000" w:sz="4" w:space="0"/>
        </w:pBdr>
        <w:spacing/>
        <w:ind/>
        <w:rPr/>
      </w:pPr>
      <w:r>
        <w:t xml:space="preserve">Por fim, o relatório acadêmico elaborado a partir das normas da Associação Brasileira de Normas Técnicas (ABNT) é feito com o Microsoft Word 2019.</w:t>
      </w:r>
    </w:p>
    <w:p w14:paraId="3A38B753" w14:textId="77777777">
      <w:pPr>
        <w:pBdr>
          <w:top w:val="none" w:color="000000" w:sz="4" w:space="0"/>
          <w:left w:val="none" w:color="000000" w:sz="4" w:space="0"/>
          <w:bottom w:val="none" w:color="000000" w:sz="4" w:space="0"/>
          <w:right w:val="none" w:color="000000" w:sz="4" w:space="0"/>
        </w:pBdr>
        <w:spacing/>
        <w:ind/>
        <w:rPr/>
      </w:pPr>
      <w:r>
        <w:t xml:space="preserve">Como infraestrutura de nuvem planejada para o ambiente de produção, o projeto prevê a implantação do sistema na Amazon Web Services (AWS), plataforma de computação em nuvem que oferecerá escalabilidade, alta disponibilidade e segurança gerenciada. Os serviços previstos incluem o Amazon EC2 para hospedagem das instâncias do servidor de aplicação, o Amazon RDS para o gerenciamento do banco de dados PostgreSQL com backups automáticos, o Amazon S3 para armazenamento de imagens e arquivos anexos às ocorrências, e o AWS IAM para controle de identidade e acessos. A infraestrutura AWS também proverá certificados SSL/TLS via AWS Certificate Manager e proteção contra ataques via AWS Shield, garantindo a conformidade com os requisitos de segurança definidos nos RNFs do projeto.</w:t>
      </w:r>
    </w:p>
    <w:p w14:paraId="2CDDB808" w14:textId="77777777">
      <w:pPr>
        <w:pStyle w:val="1637"/>
        <w:pBdr/>
        <w:spacing/>
        <w:ind/>
        <w:rPr/>
      </w:pPr>
      <w:r>
        <w:t xml:space="preserve">4.3.4 Outros Recursos</w:t>
      </w:r>
    </w:p>
    <w:p w14:paraId="50E9CC51" w14:textId="77777777">
      <w:pPr>
        <w:pBdr>
          <w:top w:val="none" w:color="000000" w:sz="4" w:space="0"/>
          <w:left w:val="none" w:color="000000" w:sz="4" w:space="0"/>
          <w:bottom w:val="none" w:color="000000" w:sz="4" w:space="0"/>
          <w:right w:val="none" w:color="000000" w:sz="4" w:space="0"/>
        </w:pBdr>
        <w:spacing/>
        <w:ind/>
        <w:rPr/>
      </w:pPr>
      <w:r>
        <w:t xml:space="preserve">Para a etapa de conclusão e divulgação, preveem-se recursos financeiros destinados à confecção de materiais de exposição (</w:t>
      </w:r>
      <w:r>
        <w:rPr>
          <w:i/>
        </w:rPr>
        <w:t xml:space="preserve">banners </w:t>
      </w:r>
      <w:r>
        <w:t xml:space="preserve">e </w:t>
      </w:r>
      <w:r>
        <w:rPr>
          <w:i/>
        </w:rPr>
        <w:t xml:space="preserve">stands</w:t>
      </w:r>
      <w:r>
        <w:t xml:space="preserve">) para exposições na Feira de Tecnologia e Empreendedorismo da FAI (Faitec), além da infraestrutura de rede necessária para a hospedagem e testes de integração do sistema de software.</w:t>
      </w:r>
    </w:p>
    <w:p w14:paraId="34502F38" w14:textId="77777777">
      <w:pPr>
        <w:pBdr>
          <w:top w:val="none" w:color="000000" w:sz="4" w:space="0"/>
          <w:left w:val="none" w:color="000000" w:sz="4" w:space="0"/>
          <w:bottom w:val="none" w:color="000000" w:sz="4" w:space="0"/>
          <w:right w:val="none" w:color="000000" w:sz="4" w:space="0"/>
        </w:pBdr>
        <w:spacing/>
        <w:ind/>
        <w:rPr/>
      </w:pPr>
      <w:r/>
    </w:p>
    <w:p w14:paraId="0330517D" w14:textId="77777777">
      <w:pPr>
        <w:pStyle w:val="1636"/>
        <w:pBdr/>
        <w:spacing/>
        <w:ind/>
        <w:rPr/>
      </w:pPr>
      <w:r>
        <w:t xml:space="preserve">4.4 RELATÓRIO DE DESEMPENHO </w:t>
      </w:r>
    </w:p>
    <w:p w14:paraId="6FB2C93A" w14:textId="77777777">
      <w:pPr>
        <w:pBdr/>
        <w:spacing/>
        <w:ind/>
        <w:rPr/>
      </w:pPr>
      <w:r>
        <w:t xml:space="preserve">Durante a Fase 1 do projeto, foram realizadas as etapas iniciais de planejamento, levantamento de requisitos e estruturação da solução proposta.</w:t>
      </w:r>
    </w:p>
    <w:p w14:paraId="38DEA558" w14:textId="77777777">
      <w:pPr>
        <w:pBdr/>
        <w:spacing/>
        <w:ind/>
        <w:rPr/>
      </w:pPr>
      <w:r>
        <w:t xml:space="preserve">Entre as principais atividades desenvolvidas, destacam-se:</w:t>
      </w:r>
    </w:p>
    <w:p w14:paraId="5079E155" w14:textId="77777777">
      <w:pPr>
        <w:pStyle w:val="1845"/>
        <w:numPr>
          <w:ilvl w:val="0"/>
          <w:numId w:val="22"/>
        </w:numPr>
        <w:pBdr/>
        <w:spacing/>
        <w:ind/>
        <w:jc w:val="left"/>
        <w:rPr/>
      </w:pPr>
      <w:r>
        <w:t xml:space="preserve">definição do problema e dos objetivos do projeto;</w:t>
      </w:r>
    </w:p>
    <w:p w14:paraId="6EC654D7" w14:textId="77777777">
      <w:pPr>
        <w:pStyle w:val="1845"/>
        <w:numPr>
          <w:ilvl w:val="0"/>
          <w:numId w:val="22"/>
        </w:numPr>
        <w:pBdr/>
        <w:spacing/>
        <w:ind/>
        <w:jc w:val="left"/>
        <w:rPr/>
      </w:pPr>
      <w:r>
        <w:t xml:space="preserve">levantamento e análise dos requisitos funcionais e não funcionais;</w:t>
      </w:r>
    </w:p>
    <w:p w14:paraId="49B1A993" w14:textId="77777777">
      <w:pPr>
        <w:pStyle w:val="1845"/>
        <w:numPr>
          <w:ilvl w:val="0"/>
          <w:numId w:val="22"/>
        </w:numPr>
        <w:pBdr/>
        <w:spacing/>
        <w:ind/>
        <w:jc w:val="left"/>
        <w:rPr/>
      </w:pPr>
      <w:r>
        <w:t xml:space="preserve">elaboração da arquitetura do sistema;</w:t>
      </w:r>
    </w:p>
    <w:p w14:paraId="3FC354C7" w14:textId="77777777">
      <w:pPr>
        <w:pStyle w:val="1845"/>
        <w:numPr>
          <w:ilvl w:val="0"/>
          <w:numId w:val="22"/>
        </w:numPr>
        <w:pBdr/>
        <w:spacing/>
        <w:ind/>
        <w:jc w:val="left"/>
        <w:rPr/>
      </w:pPr>
      <w:r>
        <w:t xml:space="preserve">desenvolvimento inicial do </w:t>
      </w:r>
      <w:r>
        <w:rPr>
          <w:i/>
        </w:rPr>
        <w:t xml:space="preserve">back-end</w:t>
      </w:r>
      <w:r>
        <w:t xml:space="preserve"> e </w:t>
      </w:r>
      <w:r>
        <w:rPr>
          <w:i/>
        </w:rPr>
        <w:t xml:space="preserve">front-end</w:t>
      </w:r>
      <w:r>
        <w:t xml:space="preserve">;</w:t>
      </w:r>
    </w:p>
    <w:p w14:paraId="4398311B" w14:textId="77777777">
      <w:pPr>
        <w:pStyle w:val="1845"/>
        <w:numPr>
          <w:ilvl w:val="0"/>
          <w:numId w:val="22"/>
        </w:numPr>
        <w:pBdr/>
        <w:spacing/>
        <w:ind/>
        <w:jc w:val="left"/>
        <w:rPr/>
      </w:pPr>
      <w:r>
        <w:t xml:space="preserve">elaboração da documentação técnica do projeto.</w:t>
      </w:r>
    </w:p>
    <w:p w14:paraId="40A0B858" w14:textId="77777777">
      <w:pPr>
        <w:pBdr/>
        <w:spacing/>
        <w:ind/>
        <w:rPr/>
      </w:pPr>
      <w:r>
        <w:t xml:space="preserve">O desempenho da equipe foi satisfatório, com cumprimento dos prazos estabelecidos e entrega das atividades previstas para a fase. Foram identificados alguns desafios, principalmente relacionados à definição dos requisitos e à integração entre os componentes de </w:t>
      </w:r>
      <w:r>
        <w:rPr>
          <w:i/>
        </w:rPr>
        <w:t xml:space="preserve">front-end</w:t>
      </w:r>
      <w:r>
        <w:t xml:space="preserve"> e</w:t>
      </w:r>
      <w:r>
        <w:rPr>
          <w:i/>
        </w:rPr>
        <w:t xml:space="preserve"> back-end,</w:t>
      </w:r>
      <w:r>
        <w:t xml:space="preserve"> que foram superados por meio de revisões e ajustes contínuos.</w:t>
      </w:r>
    </w:p>
    <w:p w14:paraId="70CCD225" w14:textId="77777777">
      <w:pPr>
        <w:pBdr/>
        <w:spacing/>
        <w:ind/>
        <w:rPr/>
      </w:pPr>
      <w:r>
        <w:t xml:space="preserve">De forma geral, a Fase 1 permitiu estabelecer uma base sólida para o desenvolvimento do sistema, garantindo organização, clareza nos objetivos e viabilidade técnica da solução proposta.</w:t>
      </w:r>
    </w:p>
    <w:p w14:paraId="7CA6CEE6" w14:textId="77777777">
      <w:pPr>
        <w:pBdr/>
        <w:spacing/>
        <w:ind/>
        <w:rPr/>
      </w:pPr>
      <w:r>
        <w:t xml:space="preserve">Na Fase 2, o progresso da equipe manteve-se alinhado ao cronograma planejado para o ano de 2026, com foco no alcance dos itens entregáveis dessa fase. A divisão de tarefas estruturada por meio do </w:t>
      </w:r>
      <w:r>
        <w:rPr>
          <w:i/>
        </w:rPr>
        <w:t xml:space="preserve">framework</w:t>
      </w:r>
      <w:r>
        <w:t xml:space="preserve"> Scrum propiciou uma distribuição equilibrada da carga de trabalho, resultando na conclusão das metas de especificação de segurança, mapeamento de regras de negócio complexas e refinamento dos artefatos de dados dentro dos prazos regulamentares. A conformidade técnica e a qualidade dos entregáveis foram validadas em ciclos de revisão das </w:t>
      </w:r>
      <w:r>
        <w:rPr>
          <w:i/>
        </w:rPr>
        <w:t xml:space="preserve">sprints</w:t>
      </w:r>
      <w:r>
        <w:t xml:space="preserve">, o que mitigou riscos de inconsistências e assegurou a maturidade necessária para dar andamento ao projeto. </w:t>
      </w:r>
    </w:p>
    <w:p>
      <w:pPr>
        <w:pBdr/>
        <w:spacing/>
        <w:ind/>
        <w:rPr/>
      </w:pPr>
      <w:r>
        <w:t xml:space="preserve">Na Fase 3, o esforço da equipe deslocou-se da especificação para a construção do sistema de software. As atividades concentraram-se na codificação dos componentes de back-end e de front-end, na elaboração da bateria de testes automatizados da camada de serviços e na complementação dos artefatos de projeto da interação humano-computador e do sistema distribuído. O ritmo de entrega manteve-se aderente ao cronograma, tendo sido concluída a implementação de todos os requisitos funcionais especificados no Capítulo 5, com a ressalva do RF18, cuja implementação encontra-se parcial e será completada na Fase 4. Foram executados 232 casos de teste automatizados sem ocorrência de falhas, conforme detalhado no Capítulo 8.</w:t>
      </w:r>
    </w:p>
    <w:p>
      <w:pPr>
        <w:pBdr/>
        <w:spacing/>
        <w:ind/>
        <w:rPr/>
      </w:pPr>
      <w:r>
        <w:t xml:space="preserve">A principal dificuldade enfrentada nesta fase decorreu da decisão arquitetural de utilizar o acesso a dados por meio de Java Database Connectivity, sem o auxílio de um mapeador objeto-relacional, o que transferiu para a equipe a responsabilidade integral pela escrita e pela manutenção das instruções de consulta e pelo mapeamento dos resultados. Essa opção elevou o esforço de codificação da camada de persistência, mas trouxe como contrapartida o controle explícito sobre as consultas georreferenciadas e sobre o uso dos índices, aspecto discutido na Seção 7.3. Uma segunda dificuldade relevante foi a integração assíncrona com o serviço externo de processamento de mídias, que exigiu a adoção de um mecanismo de consulta periódica do estado do envio para não bloquear a interface do usuário durante o carregamento das fotografias.</w:t>
      </w:r>
    </w:p>
    <w:p>
      <w:pPr>
        <w:pBdr/>
        <w:spacing/>
        <w:ind/>
        <w:rPr/>
      </w:pPr>
      <w:r>
        <w:t xml:space="preserve">A avaliação do desempenho da equipe na fase é considerada satisfatória, com cumprimento dos prazos e das metas de codificação estabelecidas no planejamento. Os indicadores de produtividade, o registro das sprints executadas e as atas de reunião correspondentes a esta fase encontram-se no Apêndice B, no arquivo do relatório de desempenho da Fase 3.</w:t>
      </w:r>
    </w:p>
    <w:p w14:paraId="265C3854" w14:textId="77777777">
      <w:pPr>
        <w:pBdr/>
        <w:spacing/>
        <w:ind/>
        <w:rPr/>
      </w:pPr>
      <w:r>
        <w:t xml:space="preserve">As evidências do acompanhamento gerencial das atividades realizadas, incluindo as atas de reuniões, os registros de planejamento das </w:t>
      </w:r>
      <w:r>
        <w:rPr>
          <w:i/>
        </w:rPr>
        <w:t xml:space="preserve">sprint</w:t>
      </w:r>
      <w:r>
        <w:t xml:space="preserve">s e os índices de produtividade e cumprimento de prazos da equipe, encontram-se detalhadas no Apêndice B. </w:t>
      </w:r>
    </w:p>
    <w:p w14:paraId="3AE9C236" w14:textId="77777777">
      <w:pPr>
        <w:pBdr/>
        <w:spacing/>
        <w:ind/>
        <w:rPr/>
      </w:pPr>
      <w:r/>
    </w:p>
    <w:p w14:paraId="34CC6756" w14:textId="77777777">
      <w:pPr>
        <w:pStyle w:val="1636"/>
        <w:pBdr/>
        <w:spacing/>
        <w:ind/>
        <w:rPr/>
      </w:pPr>
      <w:r>
        <w:t xml:space="preserve">4.5 GERENCIAMENTO DE CONFIGURAÇÃO</w:t>
      </w:r>
    </w:p>
    <w:p w14:paraId="20A5204A" w14:textId="77777777">
      <w:pPr>
        <w:pBdr>
          <w:top w:val="none" w:color="000000" w:sz="4" w:space="0"/>
          <w:left w:val="none" w:color="000000" w:sz="4" w:space="0"/>
          <w:bottom w:val="none" w:color="000000" w:sz="4" w:space="0"/>
          <w:right w:val="none" w:color="000000" w:sz="4" w:space="0"/>
        </w:pBdr>
        <w:spacing/>
        <w:ind/>
        <w:rPr/>
      </w:pPr>
      <w:r>
        <w:rPr>
          <w:color w:val="000000"/>
        </w:rPr>
        <w:t xml:space="preserve">Para o gerenciamento de configuração são adotadas práticas estruturadas para garantir o controle de versões, a rastreabilidade e a integridade de todos os artefatos produzidos durante as fases deste trabalho.</w:t>
      </w:r>
      <w:r/>
    </w:p>
    <w:p w14:paraId="79D48CBF" w14:textId="77777777">
      <w:pPr>
        <w:pStyle w:val="1637"/>
        <w:pBdr/>
        <w:tabs>
          <w:tab w:val="left" w:leader="none" w:pos="3301"/>
        </w:tabs>
        <w:spacing/>
        <w:ind/>
        <w:rPr/>
      </w:pPr>
      <w:r>
        <w:t xml:space="preserve">4.5.1 Papéis e Responsabilidades</w:t>
        <w:tab/>
      </w:r>
    </w:p>
    <w:p w14:paraId="6A2881BB" w14:textId="77777777">
      <w:pPr>
        <w:pBdr>
          <w:top w:val="none" w:color="000000" w:sz="4" w:space="0"/>
          <w:left w:val="none" w:color="000000" w:sz="4" w:space="0"/>
          <w:bottom w:val="none" w:color="000000" w:sz="4" w:space="0"/>
          <w:right w:val="none" w:color="000000" w:sz="4" w:space="0"/>
        </w:pBdr>
        <w:spacing/>
        <w:ind/>
        <w:rPr/>
      </w:pPr>
      <w:r>
        <w:t xml:space="preserve">A atribuição de responsabilidades sobre os itens de configuração está compartilhada entre os integrantes, a fim de assegurar uma melhor gestão de configuração.</w:t>
      </w:r>
    </w:p>
    <w:p w14:paraId="2F05D700" w14:textId="77777777">
      <w:pPr>
        <w:pBdr>
          <w:top w:val="none" w:color="000000" w:sz="4" w:space="0"/>
          <w:left w:val="none" w:color="000000" w:sz="4" w:space="0"/>
          <w:bottom w:val="none" w:color="000000" w:sz="4" w:space="0"/>
          <w:right w:val="none" w:color="000000" w:sz="4" w:space="0"/>
        </w:pBdr>
        <w:spacing/>
        <w:ind/>
        <w:rPr/>
      </w:pPr>
      <w:r>
        <w:t xml:space="preserve">Rodrigo Pereira Romano é o responsável por definir as diretrizes de versionamento, estruturar a organização do repositório remoto, validar a integração de novos documentos e gerenciar o fluxo de </w:t>
      </w:r>
      <w:r>
        <w:rPr>
          <w:i/>
        </w:rPr>
        <w:t xml:space="preserve">branches</w:t>
      </w:r>
      <w:r>
        <w:t xml:space="preserve"> operacionais (</w:t>
      </w:r>
      <w:r>
        <w:rPr>
          <w:i/>
          <w:iCs/>
        </w:rPr>
        <w:t xml:space="preserve">main </w:t>
      </w:r>
      <w:r>
        <w:t xml:space="preserve">e </w:t>
      </w:r>
      <w:r>
        <w:rPr>
          <w:i/>
          <w:iCs/>
        </w:rPr>
        <w:t xml:space="preserve">develop</w:t>
      </w:r>
      <w:r>
        <w:t xml:space="preserve">) e realizar o processo de integração contínua (</w:t>
      </w:r>
      <w:r>
        <w:rPr>
          <w:i/>
          <w:iCs/>
        </w:rPr>
        <w:t xml:space="preserve">merge</w:t>
      </w:r>
      <w:r>
        <w:t xml:space="preserve">/</w:t>
      </w:r>
      <w:r>
        <w:rPr>
          <w:i/>
          <w:iCs/>
        </w:rPr>
        <w:t xml:space="preserve">pull requests</w:t>
      </w:r>
      <w:r>
        <w:t xml:space="preserve">) do código e documentação, além de garantir a aplicação das normas acadêmicas da FAI na elaboração do projeto.</w:t>
      </w:r>
    </w:p>
    <w:p w14:paraId="0E15DC57" w14:textId="77777777">
      <w:pPr>
        <w:pBdr>
          <w:top w:val="none" w:color="000000" w:sz="4" w:space="0"/>
          <w:left w:val="none" w:color="000000" w:sz="4" w:space="0"/>
          <w:bottom w:val="none" w:color="000000" w:sz="4" w:space="0"/>
          <w:right w:val="none" w:color="000000" w:sz="4" w:space="0"/>
        </w:pBdr>
        <w:spacing/>
        <w:ind/>
        <w:rPr/>
      </w:pPr>
      <w:r>
        <w:t xml:space="preserve">Lucas Fiorrigi Furlan e Miguel Martins Lima são responsáveis pela elaboração, atualização e revisão técnica de artefatos específicos e atuação nas </w:t>
      </w:r>
      <w:r>
        <w:rPr>
          <w:i/>
        </w:rPr>
        <w:t xml:space="preserve">branches</w:t>
      </w:r>
      <w:r>
        <w:t xml:space="preserve"> locais de desenvolvimento, respondendo diretamente pelas modificações em seus escopos.</w:t>
      </w:r>
    </w:p>
    <w:p w14:paraId="77B2B810" w14:textId="77777777">
      <w:pPr>
        <w:pBdr>
          <w:top w:val="none" w:color="000000" w:sz="4" w:space="0"/>
          <w:left w:val="none" w:color="000000" w:sz="4" w:space="0"/>
          <w:bottom w:val="none" w:color="000000" w:sz="4" w:space="0"/>
          <w:right w:val="none" w:color="000000" w:sz="4" w:space="0"/>
        </w:pBdr>
        <w:spacing/>
        <w:ind/>
        <w:rPr/>
      </w:pPr>
      <w:r/>
    </w:p>
    <w:p w14:paraId="1E4C4270" w14:textId="77777777">
      <w:pPr>
        <w:pStyle w:val="1637"/>
        <w:pBdr/>
        <w:tabs>
          <w:tab w:val="left" w:leader="none" w:pos="3301"/>
        </w:tabs>
        <w:spacing/>
        <w:ind/>
        <w:rPr/>
      </w:pPr>
      <w:r>
        <w:t xml:space="preserve">4.5.2 Identificação e Versionamento de Artefatos</w:t>
      </w:r>
    </w:p>
    <w:p w14:paraId="6E9D89A4" w14:textId="77777777">
      <w:pPr>
        <w:pBdr>
          <w:top w:val="none" w:color="000000" w:sz="4" w:space="0"/>
          <w:left w:val="none" w:color="000000" w:sz="4" w:space="0"/>
          <w:bottom w:val="none" w:color="000000" w:sz="4" w:space="0"/>
          <w:right w:val="none" w:color="000000" w:sz="4" w:space="0"/>
        </w:pBdr>
        <w:spacing/>
        <w:ind/>
        <w:rPr/>
      </w:pPr>
      <w:r>
        <w:t xml:space="preserve">O relatório técnico produzido para o projeto é identificado de forma única seguindo uma nomenclatura padronizada que combina o prefixo da instituição, curso, disciplina, nome do projeto e indicador de versão. A convenção adotada segue a nomenclatura: FAI-SI-PFC-II-FalaCidade-2026-v[x.x].</w:t>
      </w:r>
    </w:p>
    <w:p w14:paraId="2CB6594E" w14:textId="77777777">
      <w:pPr>
        <w:pBdr>
          <w:top w:val="none" w:color="000000" w:sz="4" w:space="0"/>
          <w:left w:val="none" w:color="000000" w:sz="4" w:space="0"/>
          <w:bottom w:val="none" w:color="000000" w:sz="4" w:space="0"/>
          <w:right w:val="none" w:color="000000" w:sz="4" w:space="0"/>
        </w:pBdr>
        <w:spacing/>
        <w:ind/>
        <w:rPr/>
      </w:pPr>
      <w:r>
        <w:t xml:space="preserve">Além do padrão de nomenclatura do relatório técnico, os demais artefatos do projeto seguem a convenção FalaCidade_[Artefato]_v[N], em que [Artefato] é um nome descritivo grafado em CamelCase, sem espaços, sem acentuação e sem caracteres especiais, e [N] é o número da versão, incrementado a cada entrega — a exemplo de FalaCidade_DER_v3.drawio, FalaCidade_DicionarioDados_v3.xlsx e FalaCidade_PlanilhaGestaoRiscos_v1.xlsx. A pasta do apêndice identifica o contexto do artefato, razão pela qual o nome não o repete. Os diagramas exportados do arquivo único da ferramenta CASE recebem o prefixo do tipo de diagrama, como em FalaCidade_DiagramaCasosDeUso_ModuloAutenticacao.png. Os relatórios de desempenho conservam a nomenclatura prescrita pelo modelo de documento da instituição (FAI_SI_PFC_Fase[N]_RelatoriodeDesempenho). Os scripts do modelo físico do banco de dados adotam a forma FalaCidade_[DDL|DML]_[Finalidade].sql. As pastas do repositório de código-fonte são nomeadas em letras minúsculas, sem espaços, com hífen como separador; e os branches Git seguem os padrões feature/[descricao], fix/[descricao] e docs/[descricao].</w:t>
      </w:r>
    </w:p>
    <w:p w14:paraId="6A8CE192" w14:textId="77777777">
      <w:pPr>
        <w:pBdr>
          <w:top w:val="none" w:color="000000" w:sz="4" w:space="0"/>
          <w:left w:val="none" w:color="000000" w:sz="4" w:space="0"/>
          <w:bottom w:val="none" w:color="000000" w:sz="4" w:space="0"/>
          <w:right w:val="none" w:color="000000" w:sz="4" w:space="0"/>
        </w:pBdr>
        <w:spacing/>
        <w:ind/>
        <w:rPr/>
      </w:pPr>
      <w:r/>
    </w:p>
    <w:p w14:paraId="39B68EE2" w14:textId="77777777">
      <w:pPr>
        <w:pStyle w:val="1637"/>
        <w:pBdr/>
        <w:tabs>
          <w:tab w:val="left" w:leader="none" w:pos="3301"/>
        </w:tabs>
        <w:spacing/>
        <w:ind/>
        <w:rPr/>
      </w:pPr>
      <w:r>
        <w:t xml:space="preserve">4.5.3 Organização do Repositório e Ferramentas</w:t>
      </w:r>
    </w:p>
    <w:p w14:paraId="2B943CB5" w14:textId="77777777">
      <w:pPr>
        <w:pBdr>
          <w:top w:val="none" w:color="000000" w:sz="4" w:space="0"/>
          <w:left w:val="none" w:color="000000" w:sz="4" w:space="0"/>
          <w:bottom w:val="none" w:color="000000" w:sz="4" w:space="0"/>
          <w:right w:val="none" w:color="000000" w:sz="4" w:space="0"/>
        </w:pBdr>
        <w:spacing/>
        <w:ind/>
        <w:rPr/>
      </w:pPr>
      <w:r>
        <w:t xml:space="preserve">O controle de versões e o armazenamento seguro dos itens de configuração são centralizados na plataforma GitHub, utilizando um repositório remoto público. A estrutura de diretórios está organizada de maneira lógica para segregar os diferentes tipos de entregáveis:</w:t>
      </w:r>
    </w:p>
    <w:p w14:paraId="70E9C5F7" w14:textId="77777777">
      <w:pPr>
        <w:pBdr>
          <w:top w:val="none" w:color="000000" w:sz="4" w:space="0"/>
          <w:left w:val="none" w:color="000000" w:sz="4" w:space="0"/>
          <w:bottom w:val="none" w:color="000000" w:sz="4" w:space="0"/>
          <w:right w:val="none" w:color="000000" w:sz="4" w:space="0"/>
        </w:pBdr>
        <w:spacing/>
        <w:ind/>
        <w:rPr>
          <w:szCs w:val="24"/>
        </w:rPr>
      </w:pPr>
      <w:r>
        <w:t xml:space="preserve">diagramas: pasta com os arquivos e exportações dos modelos conceituais e arquiteturais (diagramas de casos de uso e demais diagramas da UML, DER e modelo lógico dos dados).</w:t>
      </w:r>
      <w:r>
        <w:rPr>
          <w:szCs w:val="24"/>
        </w:rPr>
      </w:r>
    </w:p>
    <w:p w14:paraId="535C893E" w14:textId="77777777">
      <w:pPr>
        <w:pBdr>
          <w:top w:val="none" w:color="000000" w:sz="4" w:space="0"/>
          <w:left w:val="none" w:color="000000" w:sz="4" w:space="0"/>
          <w:bottom w:val="none" w:color="000000" w:sz="4" w:space="0"/>
          <w:right w:val="none" w:color="000000" w:sz="4" w:space="0"/>
        </w:pBdr>
        <w:spacing/>
        <w:ind/>
        <w:rPr/>
      </w:pPr>
      <w:r>
        <w:t xml:space="preserve">documentacao: pasta principal contendo o relatório técnico nos formatos editável e PDF.</w:t>
      </w:r>
    </w:p>
    <w:p w14:paraId="2009FAC0" w14:textId="77777777">
      <w:pPr>
        <w:pBdr>
          <w:top w:val="none" w:color="000000" w:sz="4" w:space="0"/>
          <w:left w:val="none" w:color="000000" w:sz="4" w:space="0"/>
          <w:bottom w:val="none" w:color="000000" w:sz="4" w:space="0"/>
          <w:right w:val="none" w:color="000000" w:sz="4" w:space="0"/>
        </w:pBdr>
        <w:spacing/>
        <w:ind/>
        <w:rPr/>
      </w:pPr>
      <w:r>
        <w:t xml:space="preserve">gerenciamento: pasta com cronogramas e matrizes de requisitos.</w:t>
      </w:r>
    </w:p>
    <w:p w14:paraId="39E54874" w14:textId="77777777">
      <w:pPr>
        <w:pBdr>
          <w:top w:val="none" w:color="000000" w:sz="4" w:space="0"/>
          <w:left w:val="none" w:color="000000" w:sz="4" w:space="0"/>
          <w:bottom w:val="none" w:color="000000" w:sz="4" w:space="0"/>
          <w:right w:val="none" w:color="000000" w:sz="4" w:space="0"/>
        </w:pBdr>
        <w:spacing/>
        <w:ind/>
        <w:rPr/>
      </w:pPr>
      <w:r>
        <w:t xml:space="preserve">A ferramenta de software utilizada para o controle de versão é o Git, que inclui o histórico de modificações e permite o rastreamento detalhado de autoria, data e justificativa de cada alteração realizada por meio de mensagens de </w:t>
      </w:r>
      <w:r>
        <w:rPr>
          <w:i/>
        </w:rPr>
        <w:t xml:space="preserve">commit</w:t>
      </w:r>
      <w:r>
        <w:t xml:space="preserve"> padronizadas.</w:t>
      </w:r>
    </w:p>
    <w:p>
      <w:pPr>
        <w:pBdr/>
        <w:spacing/>
        <w:ind/>
        <w:rPr/>
      </w:pPr>
      <w:r>
        <w:t xml:space="preserve">A partir da Fase 3, com o início da codificação, o repositório passou a abrigar também o código-fonte do sistema de software, organizado no diretório codificacao e subdividido nas camadas back-end e front-end. A esse diretório aplica-se um arquivo de exclusões que impede o versionamento de artefatos gerados automaticamente pelas ferramentas de construção — os diretórios target e node_modules — e, sobretudo, dos arquivos de configuração que contêm credenciais de acesso ao banco de dados e aos serviços de terceiros, os quais são mantidos fora do controle de versão e distribuídos à equipe por canal seguro. Dessa forma, todo o produto do projeto — documentação, modelos e código-fonte — passa a estar sob controle de versão automatizado, com rastreabilidade integral de autoria e de data para cada alteração.</w:t>
      </w:r>
    </w:p>
    <w:p w14:paraId="2C196687" w14:textId="77777777">
      <w:pPr>
        <w:pBdr>
          <w:top w:val="none" w:color="000000" w:sz="4" w:space="0"/>
          <w:left w:val="none" w:color="000000" w:sz="4" w:space="0"/>
          <w:bottom w:val="none" w:color="000000" w:sz="4" w:space="0"/>
          <w:right w:val="none" w:color="000000" w:sz="4" w:space="0"/>
        </w:pBdr>
        <w:spacing/>
        <w:ind/>
        <w:rPr/>
      </w:pPr>
      <w:r>
        <w:t xml:space="preserve">A organização interna e a estrutura de diretórios do projeto no repositório remoto encontram-se ilustradas na Figura 5.</w:t>
      </w:r>
    </w:p>
    <w:p w14:paraId="657F2175" w14:textId="77777777">
      <w:pPr>
        <w:pBdr>
          <w:top w:val="none" w:color="000000" w:sz="4" w:space="0"/>
          <w:left w:val="none" w:color="000000" w:sz="4" w:space="0"/>
          <w:bottom w:val="none" w:color="000000" w:sz="4" w:space="0"/>
          <w:right w:val="none" w:color="000000" w:sz="4" w:space="0"/>
        </w:pBdr>
        <w:spacing/>
        <w:ind/>
        <w:rPr/>
      </w:pPr>
      <w:r>
        <mc:AlternateContent>
          <mc:Choice Requires="wpg">
            <w:drawing>
              <wp:inline xmlns:wp="http://schemas.openxmlformats.org/drawingml/2006/wordprocessingDrawing" distT="0" distB="0" distL="0" distR="0">
                <wp:extent cx="5760720" cy="4180840"/>
                <wp:effectExtent l="19050" t="19050" r="11430" b="10160"/>
                <wp:docPr id="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2"/>
                        <a:stretch/>
                      </pic:blipFill>
                      <pic:spPr bwMode="auto">
                        <a:xfrm>
                          <a:off x="0" y="0"/>
                          <a:ext cx="5760720" cy="4180840"/>
                        </a:xfrm>
                        <a:prstGeom prst="rect">
                          <a:avLst/>
                        </a:prstGeom>
                        <a:ln>
                          <a:solidFill>
                            <a:schemeClr val="accent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3.60pt;height:329.20pt;mso-wrap-distance-left:0.00pt;mso-wrap-distance-top:0.00pt;mso-wrap-distance-right:0.00pt;mso-wrap-distance-bottom:0.00pt;z-index:1;" strokecolor="#4F81BD">
                <v:imagedata r:id="rId22" o:title=""/>
                <o:lock v:ext="edit" rotation="t"/>
              </v:shape>
            </w:pict>
          </mc:Fallback>
        </mc:AlternateContent>
      </w:r>
    </w:p>
    <w:p w14:paraId="59336C3B" w14:textId="77777777">
      <w:pPr>
        <w:pStyle w:val="1846"/>
        <w:pBdr/>
        <w:spacing/>
        <w:ind/>
        <w:rPr/>
      </w:pPr>
      <w:r>
        <w:t xml:space="preserve">FIGURA </w:t>
        <w:fldChar w:fldCharType="begin"/>
        <w:instrText xml:space="preserve">SEQ FIGURA \* Arabic </w:instrText>
        <w:fldChar w:fldCharType="separate"/>
        <w:t xml:space="preserve">5</w:t>
        <w:fldChar w:fldCharType="end"/>
        <w:t xml:space="preserve"> - Estrutura do repositório remoto no GitHub</w:t>
      </w:r>
    </w:p>
    <w:p w14:paraId="24CBEE66" w14:textId="77777777">
      <w:pPr>
        <w:pBdr/>
        <w:spacing w:after="0" w:line="240" w:lineRule="auto"/>
        <w:ind/>
        <w:jc w:val="left"/>
        <w:rPr/>
      </w:pPr>
      <w:r>
        <w:br w:type="page" w:clear="all"/>
      </w:r>
    </w:p>
    <w:p w14:paraId="3E858629" w14:textId="77777777">
      <w:pPr>
        <w:pStyle w:val="1635"/>
        <w:pBdr/>
        <w:spacing/>
        <w:ind/>
        <w:rPr/>
      </w:pPr>
      <w:r>
        <w:t xml:space="preserve">5 ESPECIFICAÇÃO E ANÁLISE DOS REQUISITOS</w:t>
      </w:r>
    </w:p>
    <w:p w14:paraId="2378BB32" w14:textId="77777777">
      <w:pPr>
        <w:pBdr/>
        <w:spacing/>
        <w:ind/>
        <w:rPr/>
      </w:pPr>
      <w:r>
        <w:t xml:space="preserve">Este capítulo apresenta a definição e análise dos requisitos do sistema de software “Fala, Cidade!”, incluindo os requisitos funcionais, não funcionais, regras de negócio e a análise dos requisitos, com o objetivo de garantir clareza, consistência e viabilidade no desenvolvimento do projeto.</w:t>
      </w:r>
    </w:p>
    <w:p w14:paraId="69B24102" w14:textId="77777777">
      <w:pPr>
        <w:pBdr/>
        <w:spacing/>
        <w:ind/>
        <w:rPr/>
      </w:pPr>
      <w:r/>
    </w:p>
    <w:p w14:paraId="7674CD61" w14:textId="77777777">
      <w:pPr>
        <w:pStyle w:val="1636"/>
        <w:pBdr/>
        <w:spacing/>
        <w:ind/>
        <w:rPr/>
      </w:pPr>
      <w:r>
        <w:t xml:space="preserve">5.1 REQUISITOS DO SISTEMA DE SOFTWARE</w:t>
      </w:r>
    </w:p>
    <w:p w14:paraId="79F7F267" w14:textId="77777777">
      <w:pPr>
        <w:pBdr/>
        <w:spacing/>
        <w:ind/>
        <w:rPr/>
      </w:pPr>
      <w:r>
        <w:t xml:space="preserve">Esta seção apresenta os requisitos do sistema “Fala, Cidade!”, descrevendo suas funcionalidades, características e restrições. Os requisitos estão organizados em funcionais, não funcionais e regras de negócio, servindo como base para o desenvolvimento do sistema e garantindo que a solução atenda às necessidades dos usuários.</w:t>
      </w:r>
    </w:p>
    <w:p w14:paraId="381B5679" w14:textId="77777777">
      <w:pPr>
        <w:pBdr/>
        <w:spacing/>
        <w:ind/>
        <w:rPr/>
      </w:pPr>
      <w:r/>
    </w:p>
    <w:p w14:paraId="0BD13FF2" w14:textId="77777777">
      <w:pPr>
        <w:pStyle w:val="1637"/>
        <w:pBdr/>
        <w:spacing/>
        <w:ind/>
        <w:rPr/>
      </w:pPr>
      <w:r>
        <w:t xml:space="preserve">5.1.1 Requisitos Funcionais</w:t>
      </w:r>
    </w:p>
    <w:p w14:paraId="758ECE2C" w14:textId="77777777">
      <w:pPr>
        <w:pBdr/>
        <w:spacing/>
        <w:ind/>
        <w:rPr/>
      </w:pPr>
      <w:r>
        <w:t xml:space="preserve">RF01 – Cadastro de usuário</w:t>
      </w:r>
    </w:p>
    <w:p w14:paraId="02887516" w14:textId="77777777">
      <w:pPr>
        <w:pBdr/>
        <w:spacing/>
        <w:ind/>
        <w:rPr/>
      </w:pPr>
      <w:r>
        <w:t xml:space="preserve">Descrição: o sistema deverá permitir que o usuário com perfil de Cidadão realize seu cadastro informando nome, e-mail, senha, data de nascimento e o município de residência. O cadastro registra ainda o telefone, de preenchimento facultativo, e a unidade federativa do município de residência. O preenchimento do território é assistido: as siglas das unidades federativas são apresentadas em lista de sugestão e os municípios só são oferecidos após a escolha da unidade federativa, a partir da relação de localidades do Instituto Brasileiro de Geografia e Estatística, o que evita grafias divergentes para o mesmo município.</w:t>
      </w:r>
    </w:p>
    <w:p>
      <w:pPr>
        <w:pBdr/>
        <w:spacing/>
        <w:ind/>
        <w:rPr/>
      </w:pPr>
      <w:r>
        <w:t xml:space="preserve">O cadastro é conduzido em seis etapas sucessivas, cada uma dedicada a uma única pergunta — o nome; o e-mail; a data de nascimento e o telefone; a unidade federativa e o município; a senha e a sua confirmação; e o aceite dos termos de uso e da política de privacidade (RF02), com a opção de ativar a verificação em duas etapas por e-mail —, acompanhadas de barra de progresso com a indicação “Etapa X de 6”. Cada etapa é validada antes do avanço, e o usuário pode retornar às anteriores sem perda dos dados informados. A data de nascimento é informada no formato dd/mm/aaaa, com máscara de digitação, e somente é aceita quando corresponde a data existente no calendário, não futura e não anterior a 1900. O telefone, quando informado, deve ser único no sistema (RN01); havendo e-mail ou telefone já cadastrado em outra conta, o sistema retorna à etapa do campo repetido e apresenta o aviso junto a ele.</w:t>
      </w:r>
    </w:p>
    <w:p w14:paraId="48006D49" w14:textId="77777777">
      <w:pPr>
        <w:pBdr/>
        <w:spacing/>
        <w:ind/>
        <w:rPr>
          <w:b/>
          <w:bCs/>
          <w:color w:val="000000"/>
          <w:szCs w:val="24"/>
        </w:rPr>
      </w:pPr>
      <w:r>
        <w:t xml:space="preserve">O sistema deverá permitir que um usuário com perfil “Administrador” realize a manutenção dos usuários cadastrados. Isso incluirá a criação de contas para funcionários da administração pública, bem como a visualização, edição de dados básicos ou inativação de contas.</w:t>
      </w:r>
      <w:r>
        <w:rPr>
          <w:b/>
          <w:bCs/>
          <w:color w:val="000000"/>
          <w:szCs w:val="24"/>
        </w:rPr>
      </w:r>
    </w:p>
    <w:p w14:paraId="536D6E60" w14:textId="77777777">
      <w:pPr>
        <w:pBdr/>
        <w:spacing/>
        <w:ind/>
        <w:rPr/>
      </w:pPr>
      <w:r>
        <w:t xml:space="preserve">Prioridade: essencial.</w:t>
      </w:r>
    </w:p>
    <w:p w14:paraId="28303616" w14:textId="77777777">
      <w:pPr>
        <w:pBdr/>
        <w:spacing/>
        <w:ind/>
        <w:rPr/>
      </w:pPr>
      <w:r>
        <w:t xml:space="preserve">RF02 – Aceite dos termos de uso e privacidade</w:t>
      </w:r>
    </w:p>
    <w:p w14:paraId="5C97C255" w14:textId="77777777">
      <w:pPr>
        <w:pBdr/>
        <w:spacing/>
        <w:ind/>
        <w:rPr/>
      </w:pPr>
      <w:r>
        <w:t xml:space="preserve">Descrição: o sistema deverá solicitar que o usuário confirme o aceite aos termos de uso por meio de um check box e à política de privacidade (em conformidade com a LGPD) antes de concluir o cadastro.</w:t>
      </w:r>
    </w:p>
    <w:p w14:paraId="450716A3" w14:textId="77777777">
      <w:pPr>
        <w:pBdr/>
        <w:spacing/>
        <w:ind/>
        <w:rPr/>
      </w:pPr>
      <w:r>
        <w:t xml:space="preserve">Prioridade: essencial.</w:t>
      </w:r>
    </w:p>
    <w:p w14:paraId="3BFC4A4D" w14:textId="77777777">
      <w:pPr>
        <w:pBdr/>
        <w:spacing/>
        <w:ind/>
        <w:rPr/>
      </w:pPr>
      <w:r>
        <w:t xml:space="preserve">RF03 – Autenticação de usuário</w:t>
      </w:r>
    </w:p>
    <w:p w14:paraId="58BB32B4" w14:textId="77777777">
      <w:pPr>
        <w:pBdr/>
        <w:spacing/>
        <w:ind/>
        <w:rPr/>
      </w:pPr>
      <w:r>
        <w:t xml:space="preserve">Descrição: o sistema deverá permitir o acesso seguro de usuários cadastrados mediante validação de e-mail e senha.</w:t>
      </w:r>
    </w:p>
    <w:p w14:paraId="20950F37" w14:textId="77777777">
      <w:pPr>
        <w:pBdr/>
        <w:spacing/>
        <w:ind/>
        <w:rPr/>
      </w:pPr>
      <w:r>
        <w:t xml:space="preserve">Prioridade: essencial.</w:t>
      </w:r>
    </w:p>
    <w:p w14:paraId="11757312" w14:textId="77777777">
      <w:pPr>
        <w:pBdr/>
        <w:spacing/>
        <w:ind/>
        <w:rPr/>
      </w:pPr>
      <w:r>
        <w:t xml:space="preserve">RF04 – Atualização de dados cadastrais</w:t>
      </w:r>
    </w:p>
    <w:p w14:paraId="61CC34F5" w14:textId="77777777">
      <w:pPr>
        <w:pBdr/>
        <w:spacing/>
        <w:ind/>
        <w:rPr/>
      </w:pPr>
      <w:r>
        <w:t xml:space="preserve">Descrição: o sistema deverá permitir que o usuário autenticado altere seus dados de perfil e configure suas opções de privacidade.</w:t>
      </w:r>
    </w:p>
    <w:p w14:paraId="7218766A" w14:textId="77777777">
      <w:pPr>
        <w:pBdr/>
        <w:spacing/>
        <w:ind/>
        <w:rPr/>
      </w:pPr>
      <w:r>
        <w:t xml:space="preserve">Prioridade: essencial.</w:t>
      </w:r>
    </w:p>
    <w:p w14:paraId="2F83B16D" w14:textId="77777777">
      <w:pPr>
        <w:pBdr/>
        <w:spacing/>
        <w:ind/>
        <w:rPr/>
      </w:pPr>
      <w:r>
        <w:t xml:space="preserve">RF05 – Recuperação de senha</w:t>
      </w:r>
    </w:p>
    <w:p w14:paraId="6A3A723F" w14:textId="77777777">
      <w:pPr>
        <w:pBdr/>
        <w:spacing/>
        <w:ind/>
        <w:rPr/>
      </w:pPr>
      <w:r>
        <w:t xml:space="preserve">Descrição: o sistema deverá permitir que o usuário solicite a redefinição de sua senha de acesso, disparando um </w:t>
      </w:r>
      <w:r>
        <w:rPr>
          <w:i/>
        </w:rPr>
        <w:t xml:space="preserve">link</w:t>
      </w:r>
      <w:r>
        <w:t xml:space="preserve"> de recuperação seguro para o e-mail por ele cadastrado.</w:t>
      </w:r>
    </w:p>
    <w:p w14:paraId="5F3DB7F2" w14:textId="77777777">
      <w:pPr>
        <w:pBdr/>
        <w:spacing/>
        <w:ind/>
        <w:rPr/>
      </w:pPr>
      <w:r>
        <w:t xml:space="preserve">Prioridade: essencial.</w:t>
      </w:r>
    </w:p>
    <w:p w14:paraId="5DC6AFAE" w14:textId="77777777">
      <w:pPr>
        <w:pBdr/>
        <w:spacing/>
        <w:ind/>
        <w:rPr/>
      </w:pPr>
      <w:r>
        <w:t xml:space="preserve">RF06 – Exclusão definitiva de conta </w:t>
      </w:r>
    </w:p>
    <w:p w14:paraId="2A4E8E37" w14:textId="77777777">
      <w:pPr>
        <w:pBdr/>
        <w:spacing/>
        <w:ind/>
        <w:rPr/>
      </w:pPr>
      <w:r>
        <w:t xml:space="preserve">Descrição: o sistema deverá disponibilizar ao usuário a opção de encerrar sua conta, realizando a exclusão definitiva ou anonimização de seus dados pessoais em conformidade com a LGPD. Caso o usuário possua autenticação multifator (MFA) ativa, o sistema exigirá a confirmação por meio de um código válido antes de efetivar a exclusão, obtido por qualquer dos métodos ativos na conta — aplicativo autenticador, e-mail ou mensagem SMS enviada ao celular confirmado.</w:t>
      </w:r>
    </w:p>
    <w:p w14:paraId="22B28BF4" w14:textId="77777777">
      <w:pPr>
        <w:pBdr/>
        <w:spacing/>
        <w:ind/>
        <w:rPr/>
      </w:pPr>
      <w:r>
        <w:t xml:space="preserve">Prioridade: essencial.</w:t>
      </w:r>
    </w:p>
    <w:p w14:paraId="36AFDD6B" w14:textId="77777777">
      <w:pPr>
        <w:pBdr/>
        <w:spacing/>
        <w:ind/>
        <w:rPr/>
      </w:pPr>
      <w:r>
        <w:t xml:space="preserve">RF07 – Registro de ocorrência identificada</w:t>
      </w:r>
    </w:p>
    <w:p w14:paraId="13CE1A2E" w14:textId="77777777">
      <w:pPr>
        <w:pBdr/>
        <w:spacing/>
        <w:ind/>
        <w:rPr/>
      </w:pPr>
      <w:r>
        <w:t xml:space="preserve">Descrição: o sistema deverá permitir que um usuário autenticado registre a ocorrência contendo: título, descrição detalhada, categoria, nível de prioridade, foto(s) anexa(s), endereço e localização precisa. O sistema gerará automaticamente a data de registro, data de atualização e um número de protocolo único para acompanhamento. O sistema permitirá anexar até 3 (três) fotos por ocorrência, limitará o registro a 5 (cinco) ocorrências identificadas por usuário por dia e enviará um e-mail de confirmação ao autor com o número de protocolo gerado.</w:t>
      </w:r>
    </w:p>
    <w:p w14:paraId="64CF150D" w14:textId="77777777">
      <w:pPr>
        <w:pBdr/>
        <w:spacing/>
        <w:ind/>
        <w:rPr/>
      </w:pPr>
      <w:r>
        <w:t xml:space="preserve">Prioridade: essencial.</w:t>
      </w:r>
    </w:p>
    <w:p w14:paraId="7767725B" w14:textId="77777777">
      <w:pPr>
        <w:pBdr/>
        <w:spacing/>
        <w:ind/>
        <w:rPr/>
      </w:pPr>
      <w:r>
        <w:t xml:space="preserve">RF08 – Ocorrência anônima</w:t>
      </w:r>
    </w:p>
    <w:p w14:paraId="569AF6B5" w14:textId="77777777">
      <w:pPr>
        <w:pBdr/>
        <w:spacing/>
        <w:ind/>
        <w:rPr/>
      </w:pPr>
      <w:r>
        <w:t xml:space="preserve">Descrição: o sistema deverá permitir o envio de ocorrência sem autenticação. Será solicitado apenas os dados da ocorrência (título, descrição, endereço e foto(s)), sem coletar dados identificáveis do cidadão que informará a ocorrência.</w:t>
      </w:r>
    </w:p>
    <w:p w14:paraId="11F75C17" w14:textId="77777777">
      <w:pPr>
        <w:pBdr/>
        <w:spacing/>
        <w:ind/>
        <w:rPr/>
      </w:pPr>
      <w:r>
        <w:t xml:space="preserve">O sistema limitará o envio a 3 (três) ocorrências anônimas por dispositivo por dia, identificadas por endereço IP, a fim de evitar o envio massivo e garantir a qualidade dos registros.</w:t>
      </w:r>
    </w:p>
    <w:p w14:paraId="5994AC21" w14:textId="77777777">
      <w:pPr>
        <w:pBdr/>
        <w:spacing/>
        <w:ind/>
        <w:rPr/>
      </w:pPr>
      <w:r>
        <w:t xml:space="preserve">Prioridade: essencial.</w:t>
      </w:r>
    </w:p>
    <w:p w14:paraId="379C5CA9" w14:textId="77777777">
      <w:pPr>
        <w:pBdr>
          <w:top w:val="none" w:color="000000" w:sz="4" w:space="0"/>
          <w:left w:val="none" w:color="000000" w:sz="4" w:space="0"/>
          <w:bottom w:val="none" w:color="000000" w:sz="4" w:space="0"/>
          <w:right w:val="none" w:color="000000" w:sz="4" w:space="0"/>
        </w:pBdr>
        <w:spacing/>
        <w:ind/>
        <w:rPr/>
      </w:pPr>
      <w:r>
        <w:t xml:space="preserve">RF09 – Geolocalização e mapeamento</w:t>
      </w:r>
    </w:p>
    <w:p w14:paraId="049B7DBD" w14:textId="77777777">
      <w:pPr>
        <w:pBdr>
          <w:top w:val="none" w:color="000000" w:sz="4" w:space="0"/>
          <w:left w:val="none" w:color="000000" w:sz="4" w:space="0"/>
          <w:bottom w:val="none" w:color="000000" w:sz="4" w:space="0"/>
          <w:right w:val="none" w:color="000000" w:sz="4" w:space="0"/>
        </w:pBdr>
        <w:spacing/>
        <w:ind/>
        <w:rPr/>
      </w:pPr>
      <w:r>
        <w:t xml:space="preserve">Descrição: o sistema deverá solicitar autorização para capturar a localização atual via API de Geolocalização. Caso o usuário negue ou o recurso esteja indisponível, o sistema deverá exigir o preenchimento manual do endereço completo (logradouro, número, bairro e município). A autorização de uso da localização é solicitada pelo próprio navegador na abertura da tela de autenticação — e, para quem já está autenticado, na abertura da tela inicial, enquanto não houver município escolhido —, no computador e no aparelho móvel, com a finalidade de definir o município exibido nas telas de consulta: concedida a autorização, as telas abrem no município em que o usuário se encontra; recusada, ou indisponível o recurso — aparelho sem receptor de sinal ou provedor de localização bloqueado por extensão do navegador —, são exibidas as ocorrências de todos os municípios, sem prejuízo de qualquer outra função do sistema.</w:t>
      </w:r>
    </w:p>
    <w:p w14:paraId="5C3373EE" w14:textId="77777777">
      <w:pPr>
        <w:pBdr/>
        <w:spacing/>
        <w:ind/>
        <w:rPr/>
      </w:pPr>
      <w:r>
        <w:t xml:space="preserve">Prioridade: essencial.</w:t>
      </w:r>
    </w:p>
    <w:p w14:paraId="3CF35B1C" w14:textId="77777777">
      <w:pPr>
        <w:pBdr/>
        <w:spacing/>
        <w:ind/>
        <w:rPr/>
      </w:pPr>
      <w:r>
        <w:t xml:space="preserve">RF10 – Classificação e priorização</w:t>
      </w:r>
    </w:p>
    <w:p w14:paraId="5EFB1F5B" w14:textId="77777777">
      <w:pPr>
        <w:pBdr/>
        <w:spacing/>
        <w:ind/>
        <w:rPr/>
      </w:pPr>
      <w:r>
        <w:t xml:space="preserve">Descrição: o sistema deverá permitir que o cidadão classifique a ocorrência em categorias de zeladoria urbana (ex: Infraestrutura, Iluminação Pública, Limpeza Urbana). A definição do nível de prioridade (baixa, média ou alta) será atribuída automaticamente pelo sistema com base na categoria selecionada no ato do registro, seguindo regras de negócio pré-definidas para otimizar o fluxo de atendimento pelos responsáveis pela administração pública.</w:t>
      </w:r>
    </w:p>
    <w:p w14:paraId="62EECC42" w14:textId="77777777">
      <w:pPr>
        <w:pBdr/>
        <w:spacing/>
        <w:ind/>
        <w:rPr/>
      </w:pPr>
      <w:r>
        <w:t xml:space="preserve">Prioridade: importante.</w:t>
      </w:r>
    </w:p>
    <w:p w14:paraId="7E1EF6E2" w14:textId="77777777">
      <w:pPr>
        <w:pBdr/>
        <w:spacing/>
        <w:ind/>
        <w:rPr/>
      </w:pPr>
      <w:r>
        <w:t xml:space="preserve">RF11 – Acompanhamento de protocolo </w:t>
      </w:r>
    </w:p>
    <w:p w14:paraId="04F2466C" w14:textId="77777777">
      <w:pPr>
        <w:pBdr/>
        <w:spacing/>
        <w:ind/>
        <w:rPr/>
      </w:pPr>
      <w:r>
        <w:t xml:space="preserve">Descrição: o sistema deverá permitir a consulta do status da ocorrência (“Pendente”, “Em Andamento”, “Atendida” ou “Indeferida”, com apresentação da respectiva justificativa quando aplicável,) mediante a inserção do número de protocolo gerado no RF07 ou RF08. O sistema também permitirá que usuários não autenticados (visitantes) visualizem as ocorrências registradas; o apoio a uma ocorrência (RF16), contudo, exigirá autenticação.</w:t>
      </w:r>
    </w:p>
    <w:p w14:paraId="5D845CB2" w14:textId="77777777">
      <w:pPr>
        <w:pBdr/>
        <w:spacing/>
        <w:ind/>
        <w:rPr/>
      </w:pPr>
      <w:r>
        <w:t xml:space="preserve">Prioridade: essencial.</w:t>
      </w:r>
    </w:p>
    <w:p w14:paraId="39E51319" w14:textId="77777777">
      <w:pPr>
        <w:pBdr/>
        <w:spacing/>
        <w:ind/>
        <w:rPr/>
      </w:pPr>
      <w:r>
        <w:t xml:space="preserve">RF12 – Painel administrativo para atualização</w:t>
      </w:r>
    </w:p>
    <w:p w14:paraId="241A7848" w14:textId="77777777">
      <w:pPr>
        <w:pBdr/>
        <w:spacing/>
        <w:ind/>
        <w:rPr/>
      </w:pPr>
      <w:r>
        <w:t xml:space="preserve">Descrição: o sistema deverá prover os dados para os administradores gerenciarem as ocorrências, permitindo a alteração de status e inserção de observações técnicas, com registro automático de data e hora de cada mudança.  A cada mudança de status, o sistema notificará por e-mail o autor da ocorrência, incluindo, quando redigida pela equipe, uma mensagem complementar ao cidadão.</w:t>
      </w:r>
    </w:p>
    <w:p w14:paraId="26851F99" w14:textId="77777777">
      <w:pPr>
        <w:pBdr/>
        <w:spacing/>
        <w:ind/>
        <w:rPr/>
      </w:pPr>
      <w:r>
        <w:t xml:space="preserve">O painel administrativo também deverá apresentar o encadeamento de ocorrências similares: quando o algoritmo de detecção de duplicidade (RF16) identificar ocorrências com localização geográfica dentro do raio de 50 metros e mesma categoria, o sistema as agrupará automaticamente em um único protocolo consolidado. O administrador visualizará o histórico unificado de todas as ocorrências encadeadas, podendo atualizar o status do grupo de forma coletiva ou individualmente, com registro automático de data, hora e responsável por cada alteração.</w:t>
      </w:r>
    </w:p>
    <w:p w14:paraId="5C1A0852" w14:textId="77777777">
      <w:pPr>
        <w:pBdr/>
        <w:spacing/>
        <w:ind/>
        <w:rPr/>
      </w:pPr>
      <w:r>
        <w:t xml:space="preserve">O acesso aos dados pessoais sensíveis da ocorrência — como nome completo, e-mail e demais informações de identificação do denunciante — é restrito. No painel administrativo, esses dados serão exibidos apenas para perfis Funcionário e Administrador. O próprio cidadão que registrou a ocorrência poderá visualizar seus próprios dados ao consultar o protocolo via RF11. Usuários sem autenticação ou cidadãos consultando ocorrências de terceiros não terão acesso a nenhuma informação de identificação pessoal, sendo exibido apenas o protocolo, categoria, localização e status da ocorrência.</w:t>
      </w:r>
    </w:p>
    <w:p w14:paraId="6DBE2686" w14:textId="77777777">
      <w:pPr>
        <w:pBdr/>
        <w:spacing/>
        <w:ind/>
        <w:rPr>
          <w:color w:val="ff0000"/>
        </w:rPr>
      </w:pPr>
      <w:r>
        <w:t xml:space="preserve">Prioridade: essencial.</w:t>
      </w:r>
      <w:r>
        <w:rPr>
          <w:color w:val="ff0000"/>
        </w:rPr>
      </w:r>
    </w:p>
    <w:p w14:paraId="32D8E2BC" w14:textId="77777777">
      <w:pPr>
        <w:pBdr/>
        <w:spacing/>
        <w:ind/>
        <w:rPr>
          <w:i/>
          <w:color w:val="000000"/>
          <w:szCs w:val="24"/>
        </w:rPr>
      </w:pPr>
      <w:r>
        <w:rPr>
          <w:color w:val="000000"/>
        </w:rPr>
        <w:t xml:space="preserve">RF13 – </w:t>
      </w:r>
      <w:r>
        <w:t xml:space="preserve">Relatórios gerenciais e </w:t>
      </w:r>
      <w:r>
        <w:rPr>
          <w:i/>
        </w:rPr>
        <w:t xml:space="preserve">dashboards</w:t>
      </w:r>
      <w:r>
        <w:rPr>
          <w:i/>
          <w:color w:val="000000"/>
          <w:szCs w:val="24"/>
        </w:rPr>
      </w:r>
    </w:p>
    <w:p w14:paraId="457F0A1B" w14:textId="77777777">
      <w:pPr>
        <w:pBdr/>
        <w:spacing/>
        <w:ind/>
        <w:rPr>
          <w:b/>
          <w:bCs/>
          <w:color w:val="000000"/>
          <w:szCs w:val="24"/>
        </w:rPr>
      </w:pPr>
      <w:r>
        <w:rPr>
          <w:color w:val="000000"/>
        </w:rPr>
        <w:t xml:space="preserve">Descrição: o</w:t>
      </w:r>
      <w:r>
        <w:t xml:space="preserve"> painel administrativo do sistema deverá gerar </w:t>
      </w:r>
      <w:r>
        <w:rPr>
          <w:i/>
        </w:rPr>
        <w:t xml:space="preserve">dashboards</w:t>
      </w:r>
      <w:r>
        <w:t xml:space="preserve"> com indicadores de: volume de ocorrências por bairro/município, tempo médio de resolução e categorias mais recorrentes, subsidiando a tomada de decisão para alocação de equipes de manutenção. Esses dados serão apresentados de acordo com filtros pré-estabelecidos para data de ocorrência e tipo de ocorrência. </w:t>
      </w:r>
      <w:r>
        <w:rPr>
          <w:b/>
          <w:bCs/>
          <w:color w:val="000000"/>
          <w:szCs w:val="24"/>
        </w:rPr>
      </w:r>
    </w:p>
    <w:p w14:paraId="35B39669" w14:textId="77777777">
      <w:pPr>
        <w:pBdr/>
        <w:spacing/>
        <w:ind/>
        <w:rPr>
          <w:color w:val="000000"/>
        </w:rPr>
      </w:pPr>
      <w:r>
        <w:rPr>
          <w:color w:val="000000"/>
        </w:rPr>
        <w:t xml:space="preserve">Prioridade</w:t>
      </w:r>
      <w:r>
        <w:rPr>
          <w:b/>
          <w:color w:val="000000"/>
        </w:rPr>
        <w:t xml:space="preserve">:</w:t>
      </w:r>
      <w:r>
        <w:rPr>
          <w:color w:val="000000"/>
        </w:rPr>
        <w:t xml:space="preserve"> importante. </w:t>
      </w:r>
    </w:p>
    <w:p w14:paraId="459E0380" w14:textId="77777777">
      <w:pPr>
        <w:pBdr/>
        <w:spacing/>
        <w:ind/>
        <w:rPr>
          <w:color w:val="000000"/>
          <w:szCs w:val="24"/>
        </w:rPr>
      </w:pPr>
      <w:r>
        <w:rPr>
          <w:color w:val="000000"/>
        </w:rPr>
        <w:t xml:space="preserve">RF14 – </w:t>
      </w:r>
      <w:r>
        <w:t xml:space="preserve">Perfis de acesso e permissões</w:t>
      </w:r>
      <w:r>
        <w:rPr>
          <w:color w:val="000000"/>
          <w:szCs w:val="24"/>
        </w:rPr>
      </w:r>
    </w:p>
    <w:p w14:paraId="59F918AB" w14:textId="77777777">
      <w:pPr>
        <w:pBdr/>
        <w:spacing/>
        <w:ind/>
        <w:rPr/>
      </w:pPr>
      <w:r>
        <w:rPr>
          <w:color w:val="000000"/>
        </w:rPr>
        <w:t xml:space="preserve">Descrição: </w:t>
      </w:r>
      <w:r>
        <w:t xml:space="preserve">o sistema deverá implementar o controle de acesso baseado em perfis (</w:t>
      </w:r>
      <w:r>
        <w:rPr>
          <w:i/>
        </w:rPr>
        <w:t xml:space="preserve">Role-Based Access Control)</w:t>
      </w:r>
      <w:r>
        <w:t xml:space="preserve">, garantindo que as funcionalidades sejam restritas conforme o nível de autorização. </w:t>
      </w:r>
    </w:p>
    <w:p w14:paraId="443449CA" w14:textId="77777777">
      <w:pPr>
        <w:pBdr/>
        <w:spacing/>
        <w:ind/>
        <w:rPr/>
      </w:pPr>
      <w:r>
        <w:t xml:space="preserve">O sistema distinguirá quatro perfis, conforme a seguir:</w:t>
      </w:r>
    </w:p>
    <w:p w14:paraId="24FF92EA" w14:textId="77777777">
      <w:pPr>
        <w:pStyle w:val="1845"/>
        <w:numPr>
          <w:ilvl w:val="0"/>
          <w:numId w:val="42"/>
        </w:numPr>
        <w:pBdr/>
        <w:spacing/>
        <w:ind/>
        <w:rPr>
          <w:b/>
          <w:bCs/>
          <w:color w:val="000000"/>
          <w:szCs w:val="24"/>
        </w:rPr>
      </w:pPr>
      <w:r>
        <w:t xml:space="preserve">Cidadão: acesso às funções de registro e consulta de protocolos próprios; </w:t>
      </w:r>
      <w:r>
        <w:rPr>
          <w:b/>
          <w:bCs/>
          <w:color w:val="000000"/>
          <w:szCs w:val="24"/>
        </w:rPr>
      </w:r>
    </w:p>
    <w:p w14:paraId="7BB3EE40" w14:textId="77777777">
      <w:pPr>
        <w:pStyle w:val="1845"/>
        <w:numPr>
          <w:ilvl w:val="0"/>
          <w:numId w:val="42"/>
        </w:numPr>
        <w:pBdr/>
        <w:spacing/>
        <w:ind/>
        <w:rPr>
          <w:b/>
          <w:bCs/>
          <w:color w:val="000000"/>
          <w:szCs w:val="24"/>
        </w:rPr>
      </w:pPr>
      <w:r>
        <w:t xml:space="preserve">Funcionário da administração pública: acesso ao painel para visualização de demandas e atualização de status; </w:t>
      </w:r>
      <w:r>
        <w:rPr>
          <w:b/>
          <w:bCs/>
          <w:color w:val="000000"/>
          <w:szCs w:val="24"/>
        </w:rPr>
      </w:r>
    </w:p>
    <w:p w14:paraId="40C805E3" w14:textId="77777777">
      <w:pPr>
        <w:pStyle w:val="1845"/>
        <w:numPr>
          <w:ilvl w:val="0"/>
          <w:numId w:val="42"/>
        </w:numPr>
        <w:pBdr/>
        <w:spacing/>
        <w:ind/>
        <w:rPr>
          <w:b/>
          <w:bCs/>
          <w:color w:val="000000"/>
          <w:szCs w:val="24"/>
        </w:rPr>
      </w:pPr>
      <w:r>
        <w:t xml:space="preserve">Administrador do município: administra um único município — trata as ocorrências registradas nele, cadastra os seus departamentos, cria as contas de funcionário daquele município e administra as contas a ele vinculadas, sem alcançar outro município nem criar contas de administrador;</w:t>
      </w:r>
      <w:r>
        <w:rPr>
          <w:b/>
          <w:bCs/>
          <w:color w:val="000000"/>
          <w:szCs w:val="24"/>
        </w:rPr>
      </w:r>
    </w:p>
    <w:p w14:paraId="40C805E3" w14:textId="77777777">
      <w:pPr>
        <w:pStyle w:val="1845"/>
        <w:numPr>
          <w:ilvl w:val="0"/>
          <w:numId w:val="42"/>
        </w:numPr>
        <w:pBdr/>
        <w:spacing/>
        <w:ind/>
        <w:rPr>
          <w:b/>
          <w:bCs/>
          <w:color w:val="000000"/>
          <w:szCs w:val="24"/>
        </w:rPr>
      </w:pPr>
      <w:r>
        <w:t xml:space="preserve">Super Administrador: perfil sem vinculação a município, com acesso a todos os municípios atendidos. É quem cria as contas de administrador e de Super Administrador, define o município de cada administrador, administra qualquer conta e extrai os relatórios gerenciais do conjunto do sistema.</w:t>
      </w:r>
      <w:r>
        <w:rPr>
          <w:b/>
          <w:bCs/>
          <w:color w:val="000000"/>
          <w:szCs w:val="24"/>
        </w:rPr>
      </w:r>
    </w:p>
    <w:p w14:paraId="54969A06" w14:textId="77777777">
      <w:pPr>
        <w:pBdr/>
        <w:spacing/>
        <w:ind/>
        <w:rPr>
          <w:color w:val="000000"/>
        </w:rPr>
      </w:pPr>
      <w:r>
        <w:rPr>
          <w:color w:val="000000"/>
        </w:rPr>
        <w:t xml:space="preserve">Prioridade</w:t>
      </w:r>
      <w:r>
        <w:rPr>
          <w:b/>
          <w:color w:val="000000"/>
        </w:rPr>
        <w:t xml:space="preserve">:</w:t>
      </w:r>
      <w:r>
        <w:rPr>
          <w:color w:val="000000"/>
        </w:rPr>
        <w:t xml:space="preserve"> essencial. </w:t>
      </w:r>
    </w:p>
    <w:p w14:paraId="309FB9BD" w14:textId="77777777">
      <w:pPr>
        <w:pBdr/>
        <w:spacing/>
        <w:ind/>
        <w:rPr>
          <w:color w:val="000000"/>
          <w:szCs w:val="24"/>
        </w:rPr>
      </w:pPr>
      <w:r>
        <w:rPr>
          <w:color w:val="000000"/>
        </w:rPr>
        <w:t xml:space="preserve">RF15 – </w:t>
      </w:r>
      <w:r>
        <w:t xml:space="preserve">Gerenciamento de usuários</w:t>
      </w:r>
      <w:r>
        <w:rPr>
          <w:color w:val="000000"/>
          <w:szCs w:val="24"/>
        </w:rPr>
      </w:r>
    </w:p>
    <w:p w14:paraId="7AA54E2A" w14:textId="77777777">
      <w:pPr>
        <w:pBdr/>
        <w:spacing/>
        <w:ind/>
        <w:rPr>
          <w:b/>
          <w:bCs/>
          <w:color w:val="000000"/>
          <w:szCs w:val="24"/>
        </w:rPr>
      </w:pPr>
      <w:r>
        <w:rPr>
          <w:color w:val="000000"/>
        </w:rPr>
        <w:t xml:space="preserve">Descrição: o sistema deverá permitir que o perfil “Administrador” realize a manutenção dos usuários cadastrados. Isso incluirá a criação de contas para funcionários da gestão pública, bem como a visualização, edição de dados básicos ou inativação de contas, conforme as diretrizes de governança. A partir da versão 1.15, a manutenção observa o alcance de cada perfil: o Super Administrador administra todas as contas do sistema, e o administrador municipal, exclusivamente as contas vinculadas ao seu município, nunca as de Super Administrador (RN10).</w:t>
      </w:r>
      <w:r>
        <w:rPr>
          <w:b/>
          <w:bCs/>
          <w:color w:val="000000"/>
          <w:szCs w:val="24"/>
        </w:rPr>
      </w:r>
    </w:p>
    <w:p w14:paraId="32B49E8A" w14:textId="77777777">
      <w:pPr>
        <w:pBdr/>
        <w:spacing/>
        <w:ind/>
        <w:rPr>
          <w:color w:val="000000"/>
        </w:rPr>
      </w:pPr>
      <w:r>
        <w:rPr>
          <w:color w:val="000000"/>
        </w:rPr>
        <w:t xml:space="preserve">Prioridade</w:t>
      </w:r>
      <w:r>
        <w:rPr>
          <w:b/>
          <w:color w:val="000000"/>
        </w:rPr>
        <w:t xml:space="preserve">:</w:t>
      </w:r>
      <w:r>
        <w:rPr>
          <w:color w:val="000000"/>
        </w:rPr>
        <w:t xml:space="preserve"> essencial. </w:t>
      </w:r>
    </w:p>
    <w:p w14:paraId="5632E295" w14:textId="77777777">
      <w:pPr>
        <w:pBdr/>
        <w:spacing/>
        <w:ind/>
        <w:rPr>
          <w:color w:val="000000"/>
          <w:szCs w:val="24"/>
        </w:rPr>
      </w:pPr>
      <w:r>
        <w:rPr>
          <w:color w:val="000000"/>
        </w:rPr>
        <w:t xml:space="preserve">RF16 – </w:t>
      </w:r>
      <w:r>
        <w:t xml:space="preserve">Alerta de duplicidade de ocorrência </w:t>
      </w:r>
      <w:r>
        <w:rPr>
          <w:color w:val="000000"/>
          <w:szCs w:val="24"/>
        </w:rPr>
      </w:r>
    </w:p>
    <w:p w14:paraId="792B4EC9" w14:textId="77777777">
      <w:pPr>
        <w:pBdr/>
        <w:spacing/>
        <w:ind/>
        <w:rPr>
          <w:b/>
          <w:bCs/>
          <w:color w:val="000000"/>
          <w:szCs w:val="24"/>
        </w:rPr>
      </w:pPr>
      <w:r>
        <w:rPr>
          <w:color w:val="000000"/>
        </w:rPr>
        <w:t xml:space="preserve">Descrição: </w:t>
      </w:r>
      <w:r>
        <w:t xml:space="preserve">o sistema deverá verificar automaticamente, no ato do registro de um chamado, a existência de ocorrências ativas similares em um raio de 50 metros. Caso detectada a similaridade, o sistema emitirá um alerta e disponibilizará a opção para o cidadão apoiar (reforçar) a ocorrência existente em vez de gerar um novo protocolo redundante.</w:t>
      </w:r>
      <w:r>
        <w:rPr>
          <w:b/>
          <w:bCs/>
          <w:color w:val="000000"/>
          <w:szCs w:val="24"/>
        </w:rPr>
      </w:r>
    </w:p>
    <w:p w14:paraId="0D7A5B00" w14:textId="77777777">
      <w:pPr>
        <w:pBdr/>
        <w:spacing/>
        <w:ind/>
        <w:rPr>
          <w:color w:val="000000"/>
        </w:rPr>
      </w:pPr>
      <w:r>
        <w:rPr>
          <w:color w:val="000000"/>
        </w:rPr>
        <w:t xml:space="preserve">Prioridade</w:t>
      </w:r>
      <w:r>
        <w:rPr>
          <w:b/>
          <w:color w:val="000000"/>
        </w:rPr>
        <w:t xml:space="preserve">:</w:t>
      </w:r>
      <w:r>
        <w:rPr>
          <w:color w:val="000000"/>
        </w:rPr>
        <w:t xml:space="preserve"> importante. </w:t>
      </w:r>
    </w:p>
    <w:p w14:paraId="2A01CAB8" w14:textId="77777777">
      <w:pPr>
        <w:pBdr/>
        <w:spacing/>
        <w:ind/>
        <w:rPr/>
      </w:pPr>
      <w:r>
        <w:t xml:space="preserve">RF17 – Contato com os administradores do sistema</w:t>
      </w:r>
    </w:p>
    <w:p w14:paraId="21CAC5C5" w14:textId="77777777">
      <w:pPr>
        <w:pBdr/>
        <w:spacing/>
        <w:ind/>
        <w:rPr/>
      </w:pPr>
      <w:r>
        <w:t xml:space="preserve">Descrição: o sistema deverá permitir que os usuários entre em contato com os administradores do sistema por meio do preenchimento de um formulário disponível na página de Contatos para registro de dúvidas, sugestões ou reclamações.</w:t>
      </w:r>
    </w:p>
    <w:p w14:paraId="7B11D0A2" w14:textId="77777777">
      <w:pPr>
        <w:pBdr/>
        <w:spacing/>
        <w:ind/>
        <w:rPr/>
      </w:pPr>
      <w:r>
        <w:t xml:space="preserve">Prioridade: essencial.</w:t>
      </w:r>
    </w:p>
    <w:p w14:paraId="757DCE49" w14:textId="77777777">
      <w:pPr>
        <w:pBdr/>
        <w:spacing/>
        <w:ind/>
        <w:rPr/>
      </w:pPr>
      <w:r>
        <w:t xml:space="preserve">RF18 – Acessibilidade </w:t>
      </w:r>
    </w:p>
    <w:p w14:paraId="765FB509" w14:textId="77777777">
      <w:pPr>
        <w:pBdr/>
        <w:spacing/>
        <w:ind/>
        <w:rPr>
          <w:shd w:val="clear" w:color="auto" w:fill="ffffff"/>
        </w:rPr>
      </w:pPr>
      <w:r>
        <w:t xml:space="preserve">Descrição: </w:t>
      </w:r>
      <w:r>
        <w:rPr>
          <w:shd w:val="clear" w:color="auto" w:fill="ffffff"/>
        </w:rPr>
        <w:t xml:space="preserve">o sistema deverá incorporar recursos de acessibilidade para ajudar usuários com deficiências, incluindo configurações de acessibilidade para mudança da cor de fundo (entre cor clara e escura) e ajuste do tamanho das fontes (aumentar, diminuir e restaurar o padrão).</w:t>
      </w:r>
    </w:p>
    <w:p w14:paraId="50B11779" w14:textId="77777777">
      <w:pPr>
        <w:pBdr/>
        <w:spacing/>
        <w:ind/>
        <w:rPr/>
      </w:pPr>
      <w:r>
        <w:t xml:space="preserve">Prioridade: essencial.</w:t>
      </w:r>
    </w:p>
    <w:p w14:paraId="34DE6AE1" w14:textId="77777777">
      <w:pPr>
        <w:pBdr>
          <w:top w:val="none" w:color="000000" w:sz="4" w:space="0"/>
          <w:left w:val="none" w:color="000000" w:sz="4" w:space="0"/>
          <w:bottom w:val="none" w:color="000000" w:sz="4" w:space="0"/>
          <w:right w:val="none" w:color="000000" w:sz="4" w:space="0"/>
        </w:pBdr>
        <w:spacing/>
        <w:ind/>
        <w:rPr/>
      </w:pPr>
      <w:r>
        <w:t xml:space="preserve">RF19 – Cadastro de funcionários</w:t>
      </w:r>
    </w:p>
    <w:p w14:paraId="53B6FF1F" w14:textId="77777777">
      <w:pPr>
        <w:pBdr>
          <w:top w:val="none" w:color="000000" w:sz="4" w:space="0"/>
          <w:left w:val="none" w:color="000000" w:sz="4" w:space="0"/>
          <w:bottom w:val="none" w:color="000000" w:sz="4" w:space="0"/>
          <w:right w:val="none" w:color="000000" w:sz="4" w:space="0"/>
        </w:pBdr>
        <w:spacing/>
        <w:ind/>
        <w:rPr/>
      </w:pPr>
      <w:r>
        <w:t xml:space="preserve">Descrição: o sistema deverá permitir o cadastro de contas da administração municipal. O administrador municipal cadastra funcionários do seu próprio município; o Super Administrador cadastra qualquer perfil, em qualquer município, e é quem nomeia os administradores municipais, indicando o município de cada um.</w:t>
      </w:r>
    </w:p>
    <w:p w14:paraId="2E6629BF" w14:textId="77777777">
      <w:pPr>
        <w:pBdr>
          <w:top w:val="none" w:color="000000" w:sz="4" w:space="0"/>
          <w:left w:val="none" w:color="000000" w:sz="4" w:space="0"/>
          <w:bottom w:val="none" w:color="000000" w:sz="4" w:space="0"/>
          <w:right w:val="none" w:color="000000" w:sz="4" w:space="0"/>
        </w:pBdr>
        <w:spacing/>
        <w:ind/>
        <w:rPr/>
      </w:pPr>
      <w:r>
        <w:t xml:space="preserve">Prioridade: essencial.</w:t>
      </w:r>
    </w:p>
    <w:p w14:paraId="205C43EE" w14:textId="77777777">
      <w:pPr>
        <w:pBdr/>
        <w:spacing/>
        <w:ind/>
        <w:rPr/>
      </w:pPr>
      <w:r>
        <w:rPr>
          <w:highlight w:val="white"/>
        </w:rPr>
        <w:t xml:space="preserve">RF20 – Desfoque de imagens para preservação da privacidade</w:t>
      </w:r>
      <w:r>
        <w:t xml:space="preserve"> (Claudinary)</w:t>
      </w:r>
    </w:p>
    <w:p w14:paraId="0EA6B624" w14:textId="77777777">
      <w:pPr>
        <w:pBdr/>
        <w:spacing/>
        <w:ind/>
        <w:rPr>
          <w:ins w:id="6" w:author="Rodrigo Romano" w:date="2026-06-19T00:00:00Z"/>
        </w:rPr>
      </w:pPr>
      <w:r>
        <w:t xml:space="preserve">Descrição: o sistema deverá aplicar automaticamente o desfoque (blur) em regiões das imagens que possam identificar pessoas, rostos ou placas de veículos, por meio da API Cloudinary, antes de armazenar e exibir as fotos anexadas às ocorrências. O objetivo é preservar a privacidade dos envolvidos em conformidade com a LGPD.</w:t>
      </w:r>
      <w:ins w:id="7" w:author="Rodrigo Romano" w:date="2026-06-19T00:00:00Z">
        <w:r/>
      </w:ins>
    </w:p>
    <w:p w14:paraId="2CA62ACB" w14:textId="77777777">
      <w:pPr>
        <w:pBdr/>
        <w:spacing/>
        <w:ind/>
        <w:rPr/>
      </w:pPr>
      <w:r>
        <w:t xml:space="preserve">Prioridade: importante.</w:t>
      </w:r>
    </w:p>
    <w:p w14:paraId="7DC46B8F" w14:textId="77777777">
      <w:pPr>
        <w:pBdr/>
        <w:spacing/>
        <w:ind/>
        <w:rPr>
          <w:highlight w:val="white"/>
        </w:rPr>
      </w:pPr>
      <w:r>
        <w:rPr>
          <w:highlight w:val="white"/>
        </w:rPr>
        <w:t xml:space="preserve">RF21 – Visualização de ocorrências no mapa geográfico</w:t>
      </w:r>
    </w:p>
    <w:p w14:paraId="735F4787" w14:textId="77777777">
      <w:pPr>
        <w:pBdr/>
        <w:spacing/>
        <w:ind/>
        <w:rPr>
          <w:ins w:id="8" w:author="Rodrigo Romano" w:date="2026-06-19T00:00:00Z"/>
        </w:rPr>
      </w:pPr>
      <w:r>
        <w:t xml:space="preserve">Descrição: o sistema deverá exibir as ocorrências registradas em um mapa geográfico interativo, utilizando a API do  OpenStreetMap, permitindo que administradores e funcionários visualizem a distribuição espacial dos problemas urbanos por bairro, categoria e status. O ciclo de vida da ocorrência no mapa segue os seguintes estados: (1) Pendente — ocorrência recém-registrada, exibida em vermelho no mapa; (2) Em Andamento — ocorrência em atendimento pela secretaria responsável, exibida em amarelo; (3) Atendida — intervenção concluída, exibida em verde; (4) Indeferida — ocorrência não atendida com justificativa, exibida em cinza. A transição entre estados é realizada pelos perfis Funcionário ou Administrador via painel administrativo (RF12), com atualização automática da representação gráfica no mapa. A visualização dispõe ainda de seletor de município, que recorta simultaneamente o mapa, os indicadores da situação das ocorrências e a relação das ocorrências recentes; a seleção de um município desloca o mapa até ele, e a opção “Todos os municípios” restabelece a visão global. O seletor relaciona os municípios que possuem ocorrências registradas, acrescidos do município do cadastro do usuário autenticado e daquele identificado pela localização, ainda que neles não haja ocorrência alguma.</w:t>
      </w:r>
      <w:ins w:id="9" w:author="Rodrigo Romano" w:date="2026-06-19T00:00:00Z">
        <w:r/>
      </w:ins>
    </w:p>
    <w:p w14:paraId="29480C8A" w14:textId="77777777">
      <w:pPr>
        <w:pBdr/>
        <w:spacing/>
        <w:ind/>
        <w:rPr/>
      </w:pPr>
      <w:r>
        <w:t xml:space="preserve">Prioridade: importante.</w:t>
      </w:r>
    </w:p>
    <w:p w14:paraId="29480C8A" w14:textId="77777777">
      <w:pPr>
        <w:pBdr/>
        <w:spacing/>
        <w:ind/>
        <w:rPr/>
      </w:pPr>
      <w:r>
        <w:t xml:space="preserve">RF22 – Cadastro de departamentos municipais</w:t>
      </w:r>
    </w:p>
    <w:p w14:paraId="29480C8A" w14:textId="77777777">
      <w:pPr>
        <w:pBdr/>
        <w:spacing/>
        <w:ind/>
        <w:rPr/>
      </w:pPr>
      <w:r>
        <w:t xml:space="preserve">Descrição: o sistema deverá permitir que os perfis “Funcionário da administração pública” e “Administrador” consultem a relação dos departamentos municipais cadastrados — secretarias, autarquias e demais setores responsáveis pela execução dos serviços de zeladoria — e registrem novos departamentos, informando o nome, o endereço de correio eletrônico institucional, a unidade federativa e o município. O perfil Funcionário consulta e cadastra exclusivamente os departamentos do município em que está lotado; o perfil Administrador opera sobre a totalidade dos municípios atendidos.</w:t>
      </w:r>
    </w:p>
    <w:p w14:paraId="29480C8A" w14:textId="77777777">
      <w:pPr>
        <w:pBdr/>
        <w:spacing/>
        <w:ind/>
        <w:rPr/>
      </w:pPr>
      <w:r>
        <w:t xml:space="preserve">Prioridade: essencial.</w:t>
      </w:r>
    </w:p>
    <w:p w14:paraId="29480C8A" w14:textId="77777777">
      <w:pPr>
        <w:pBdr/>
        <w:spacing/>
        <w:ind/>
        <w:rPr/>
      </w:pPr>
      <w:r>
        <w:t xml:space="preserve">RF23 – Encaminhamento de ocorrência ao departamento responsável</w:t>
      </w:r>
    </w:p>
    <w:p w14:paraId="29480C8A" w14:textId="77777777">
      <w:pPr>
        <w:pBdr/>
        <w:spacing/>
        <w:ind/>
        <w:rPr/>
      </w:pPr>
      <w:r>
        <w:t xml:space="preserve">Descrição: o sistema deverá permitir que o funcionário encaminhe a ocorrência ao departamento competente do município, selecionando-o em relação apresentada na própria tela de detalhamento da ocorrência. O encaminhamento expede mensagem de correio eletrônico ao endereço do departamento contendo o número de protocolo, a categoria, a prioridade, o endereço, a data de registro, o relato e as fotografias anexadas, suprimido qualquer dado pessoal do autor. Concluída a expedição, o sistema altera o estado da ocorrência para “Em Andamento” e registra no histórico o trâmite “Ocorrência encaminhada para departamento responsável”, com a identificação do departamento destinatário.</w:t>
      </w:r>
    </w:p>
    <w:p w14:paraId="29480C8A" w14:textId="77777777">
      <w:pPr>
        <w:pBdr/>
        <w:spacing/>
        <w:ind/>
        <w:rPr/>
      </w:pPr>
      <w:r>
        <w:t xml:space="preserve">Prioridade: essencial.</w:t>
      </w:r>
    </w:p>
    <w:p w14:paraId="29480C8A" w14:textId="77777777">
      <w:pPr>
        <w:pBdr/>
        <w:spacing/>
        <w:ind/>
        <w:rPr/>
      </w:pPr>
      <w:r>
        <w:t xml:space="preserve">RF24 – Segmentação das ocorrências por município</w:t>
      </w:r>
    </w:p>
    <w:p w14:paraId="29480C8A" w14:textId="77777777">
      <w:pPr>
        <w:pBdr/>
        <w:spacing/>
        <w:ind/>
        <w:rPr/>
      </w:pPr>
      <w:r>
        <w:t xml:space="preserve">Descrição: o sistema deverá vincular cada ocorrência ao município e à unidade federativa do endereço informado no ato do registro, e não ao município de cadastro do seu autor, de modo que o cidadão possa registrar ocorrências em qualquer município. O tratamento da ocorrência — alteração de estado, encaminhamento e conclusão — é restrito à equipe do município do endereço, na forma da RN07. Ao cidadão é facultada a consulta às ocorrências de qualquer município, por meio do seletor descrito no RF21. O sistema deverá ainda informar ao cidadão, no ato do registro, quando o município do endereço não possuir equipe cadastrada, hipótese em que a ocorrência é registrada e mantida sob o respectivo protocolo até a adesão do município.</w:t>
      </w:r>
    </w:p>
    <w:p w14:paraId="29480C8A" w14:textId="77777777">
      <w:pPr>
        <w:pBdr/>
        <w:spacing/>
        <w:ind/>
        <w:rPr/>
      </w:pPr>
      <w:r>
        <w:t xml:space="preserve">Prioridade: essencial.</w:t>
      </w:r>
    </w:p>
    <w:p w14:paraId="29480C8A" w14:textId="77777777">
      <w:pPr>
        <w:pBdr/>
        <w:spacing/>
        <w:ind/>
        <w:rPr/>
      </w:pPr>
      <w:r>
        <w:t xml:space="preserve">RF25 – Perfil Super Administrador e delegação municipal</w:t>
      </w:r>
    </w:p>
    <w:p w14:paraId="29480C8A" w14:textId="77777777">
      <w:pPr>
        <w:pBdr/>
        <w:spacing/>
        <w:ind/>
        <w:rPr/>
      </w:pPr>
      <w:r>
        <w:t xml:space="preserve">Descrição: o sistema deverá dispor do perfil Super Administrador, sem vinculação a município e responsável pela administração do sistema como um todo. Compete-lhe criar contas de qualquer perfil — inclusive de outros Super Administradores e dos administradores municipais —, indicar o município de cada administrador, administrar qualquer conta e acessar, sem restrição territorial, as ocorrências, os departamentos e os relatórios de todos os municípios atendidos. O administrador municipal, por sua vez, atua exclusivamente no município que lhe foi atribuído: trata as suas ocorrências, cadastra os seus departamentos e administra as contas a ele vinculadas, incluída a criação de funcionários, vedada a criação ou a alteração de contas de administrador. A primeira conta de Super Administrador é a conta de origem do sistema, promovida na migração da base de dados.</w:t>
      </w:r>
    </w:p>
    <w:p w14:paraId="29480C8A" w14:textId="77777777">
      <w:pPr>
        <w:pBdr/>
        <w:spacing/>
        <w:ind/>
        <w:rPr/>
      </w:pPr>
      <w:r>
        <w:t xml:space="preserve">Prioridade: essencial.</w:t>
      </w:r>
    </w:p>
    <w:p w14:paraId="4C15E5C5" w14:textId="77777777">
      <w:pPr>
        <w:pBdr/>
        <w:spacing/>
        <w:ind/>
        <w:rPr/>
      </w:pPr>
      <w:r/>
    </w:p>
    <w:p w14:paraId="7F1C9606" w14:textId="77777777">
      <w:pPr>
        <w:pStyle w:val="1637"/>
        <w:pBdr/>
        <w:spacing/>
        <w:ind/>
        <w:rPr/>
      </w:pPr>
      <w:r>
        <w:t xml:space="preserve">5.1.2 Requisitos não Funcionais</w:t>
      </w:r>
    </w:p>
    <w:p w14:paraId="06B44DC2" w14:textId="77777777">
      <w:pPr>
        <w:pBdr>
          <w:top w:val="none" w:color="000000" w:sz="4" w:space="0"/>
          <w:left w:val="none" w:color="000000" w:sz="4" w:space="0"/>
          <w:bottom w:val="none" w:color="000000" w:sz="4" w:space="0"/>
          <w:right w:val="none" w:color="000000" w:sz="4" w:space="0"/>
        </w:pBdr>
        <w:spacing/>
        <w:ind/>
        <w:rPr/>
      </w:pPr>
      <w:r>
        <w:rPr>
          <w:color w:val="000000"/>
        </w:rPr>
        <w:t xml:space="preserve">Os requisitos não funcionais definem as propriedades e restrições do sistema. A classificação adotada se baseia na obra “Engenharia de Software” de Sommerville (2018).</w:t>
      </w:r>
      <w:r/>
    </w:p>
    <w:p w14:paraId="4E17BC67" w14:textId="77777777">
      <w:pPr>
        <w:pBdr/>
        <w:spacing/>
        <w:ind/>
        <w:rPr/>
      </w:pPr>
      <w:r>
        <w:t xml:space="preserve">5.1.2.1 Requisitos de Produto</w:t>
      </w:r>
    </w:p>
    <w:p w14:paraId="7FA3ACB5" w14:textId="77777777">
      <w:pPr>
        <w:pBdr/>
        <w:spacing/>
        <w:ind/>
        <w:rPr/>
      </w:pPr>
      <w:r>
        <w:t xml:space="preserve">a) Requisitos de Eficiência</w:t>
      </w:r>
    </w:p>
    <w:p w14:paraId="45258E2B" w14:textId="77777777">
      <w:pPr>
        <w:pBdr/>
        <w:spacing/>
        <w:ind/>
        <w:rPr/>
      </w:pPr>
      <w:r>
        <w:t xml:space="preserve">RNF01 – Tempo de resposta</w:t>
      </w:r>
    </w:p>
    <w:p w14:paraId="4CCBEF8C" w14:textId="77777777">
      <w:pPr>
        <w:pBdr/>
        <w:spacing/>
        <w:ind/>
        <w:rPr/>
      </w:pPr>
      <w:r>
        <w:t xml:space="preserve">Descrição: o sistema deverá processar e responder às requisições do usuário (como o envio de formulários de ocorrência) em tempo inferior a 3 segundos sob condições normais de tráfego de rede.</w:t>
      </w:r>
    </w:p>
    <w:p w14:paraId="46B1A53A" w14:textId="77777777">
      <w:pPr>
        <w:pBdr>
          <w:top w:val="none" w:color="000000" w:sz="4" w:space="0"/>
          <w:left w:val="none" w:color="000000" w:sz="4" w:space="0"/>
          <w:bottom w:val="none" w:color="000000" w:sz="4" w:space="0"/>
          <w:right w:val="none" w:color="000000" w:sz="4" w:space="0"/>
        </w:pBdr>
        <w:spacing/>
        <w:ind/>
        <w:rPr/>
      </w:pPr>
      <w:r>
        <w:t xml:space="preserve">Prioridade: essencial.</w:t>
      </w:r>
    </w:p>
    <w:p w14:paraId="281C73F8" w14:textId="77777777">
      <w:pPr>
        <w:pBdr/>
        <w:spacing/>
        <w:ind/>
        <w:rPr/>
      </w:pPr>
      <w:r>
        <w:t xml:space="preserve">b) Requisitos de Portabilidade</w:t>
      </w:r>
    </w:p>
    <w:p w14:paraId="6699B906" w14:textId="77777777">
      <w:pPr>
        <w:pBdr/>
        <w:spacing/>
        <w:ind/>
        <w:rPr/>
      </w:pPr>
      <w:r>
        <w:t xml:space="preserve">RNF02 – Compatibilidade com navegadores</w:t>
      </w:r>
    </w:p>
    <w:p w14:paraId="325C0368" w14:textId="77777777">
      <w:pPr>
        <w:pBdr/>
        <w:spacing/>
        <w:ind/>
        <w:rPr/>
      </w:pPr>
      <w:r>
        <w:t xml:space="preserve">Descrição: o sistema deve ser totalmente funcional nas versões mais atualizadas dos navegadores: Google Chrome (v.110+), Mozilla Firefox (v.108+) e Microsoft Edge (v.110+).</w:t>
      </w:r>
    </w:p>
    <w:p w14:paraId="0EFB79A9" w14:textId="77777777">
      <w:pPr>
        <w:pBdr>
          <w:top w:val="none" w:color="000000" w:sz="4" w:space="0"/>
          <w:left w:val="none" w:color="000000" w:sz="4" w:space="0"/>
          <w:bottom w:val="none" w:color="000000" w:sz="4" w:space="0"/>
          <w:right w:val="none" w:color="000000" w:sz="4" w:space="0"/>
        </w:pBdr>
        <w:spacing/>
        <w:ind/>
        <w:rPr/>
      </w:pPr>
      <w:r>
        <w:t xml:space="preserve">Prioridade: essencial.</w:t>
      </w:r>
    </w:p>
    <w:p w14:paraId="607709CE" w14:textId="77777777">
      <w:pPr>
        <w:pBdr/>
        <w:spacing/>
        <w:ind/>
        <w:rPr/>
      </w:pPr>
      <w:r>
        <w:t xml:space="preserve">RNF03 – Tecnologias para o código do </w:t>
      </w:r>
      <w:r>
        <w:rPr>
          <w:i/>
        </w:rPr>
        <w:t xml:space="preserve">front-end</w:t>
      </w:r>
      <w:r>
        <w:t xml:space="preserve"> e responsividade</w:t>
      </w:r>
    </w:p>
    <w:p w14:paraId="51C013A1" w14:textId="77777777">
      <w:pPr>
        <w:pBdr/>
        <w:spacing/>
        <w:ind/>
        <w:rPr/>
      </w:pPr>
      <w:r>
        <w:t xml:space="preserve">Descrição: o sistema deve ser desenvolvido com tecnologia PWA, garantindo interface responsiva adaptável às resoluções e tamanhos de telas de </w:t>
      </w:r>
      <w:r>
        <w:rPr>
          <w:i/>
        </w:rPr>
        <w:t xml:space="preserve">desktops,</w:t>
      </w:r>
      <w:r>
        <w:t xml:space="preserve"> </w:t>
      </w:r>
      <w:r>
        <w:rPr>
          <w:i/>
        </w:rPr>
        <w:t xml:space="preserve">tablets</w:t>
      </w:r>
      <w:r>
        <w:t xml:space="preserve"> e </w:t>
      </w:r>
      <w:r>
        <w:rPr>
          <w:i/>
        </w:rPr>
        <w:t xml:space="preserve">smartphone</w:t>
      </w:r>
      <w:r>
        <w:t xml:space="preserve">s, além de permitir a instalação de atalho na tela inicial do dispositivo móvel.</w:t>
      </w:r>
    </w:p>
    <w:p w14:paraId="50BDE1A0" w14:textId="77777777">
      <w:pPr>
        <w:pBdr>
          <w:top w:val="none" w:color="000000" w:sz="4" w:space="0"/>
          <w:left w:val="none" w:color="000000" w:sz="4" w:space="0"/>
          <w:bottom w:val="none" w:color="000000" w:sz="4" w:space="0"/>
          <w:right w:val="none" w:color="000000" w:sz="4" w:space="0"/>
        </w:pBdr>
        <w:spacing/>
        <w:ind/>
        <w:rPr/>
      </w:pPr>
      <w:r>
        <w:t xml:space="preserve">Prioridade: essencial.</w:t>
      </w:r>
    </w:p>
    <w:p w14:paraId="1F85A4AC" w14:textId="77777777">
      <w:pPr>
        <w:pBdr/>
        <w:spacing/>
        <w:ind/>
        <w:rPr/>
      </w:pPr>
      <w:r>
        <w:t xml:space="preserve">c) Requisitos de Usabilidade</w:t>
      </w:r>
    </w:p>
    <w:p w14:paraId="650B2363" w14:textId="77777777">
      <w:pPr>
        <w:pBdr/>
        <w:spacing/>
        <w:ind/>
        <w:rPr/>
      </w:pPr>
      <w:r>
        <w:t xml:space="preserve">RNF04 – Facilidade de uso (Interface Intuitiva)</w:t>
      </w:r>
    </w:p>
    <w:p w14:paraId="7759830C" w14:textId="77777777">
      <w:pPr>
        <w:pBdr/>
        <w:spacing/>
        <w:ind/>
        <w:rPr/>
      </w:pPr>
      <w:r>
        <w:t xml:space="preserve">Descrição: a interface deve seguir padrões modernos de experiência do usuário, permitindo que um cidadão realize o registro de uma ocorrência em no máximo quatro interações principais (cliques ou toques).</w:t>
      </w:r>
    </w:p>
    <w:p w14:paraId="40056DC1" w14:textId="77777777">
      <w:pPr>
        <w:pBdr>
          <w:top w:val="none" w:color="000000" w:sz="4" w:space="0"/>
          <w:left w:val="none" w:color="000000" w:sz="4" w:space="0"/>
          <w:bottom w:val="none" w:color="000000" w:sz="4" w:space="0"/>
          <w:right w:val="none" w:color="000000" w:sz="4" w:space="0"/>
        </w:pBdr>
        <w:spacing/>
        <w:ind/>
        <w:rPr/>
      </w:pPr>
      <w:r>
        <w:t xml:space="preserve">Prioridade: essencial.</w:t>
      </w:r>
    </w:p>
    <w:p w14:paraId="2B504B79" w14:textId="77777777">
      <w:pPr>
        <w:pBdr/>
        <w:spacing/>
        <w:ind/>
        <w:rPr/>
      </w:pPr>
      <w:r>
        <w:t xml:space="preserve">RNF05 – Facilidade de aprendizado</w:t>
      </w:r>
    </w:p>
    <w:p w14:paraId="426C29F0" w14:textId="77777777">
      <w:pPr>
        <w:pBdr/>
        <w:spacing/>
        <w:ind/>
        <w:rPr/>
      </w:pPr>
      <w:r>
        <w:t xml:space="preserve">Descrição: o sistema deverá utilizar linguagem simples, ícones autoexplicativos e alto contraste, facilitando o uso por pessoas com diferentes níveis de letramento digital.</w:t>
      </w:r>
    </w:p>
    <w:p w14:paraId="4A91B2E1" w14:textId="77777777">
      <w:pPr>
        <w:pBdr>
          <w:top w:val="none" w:color="000000" w:sz="4" w:space="0"/>
          <w:left w:val="none" w:color="000000" w:sz="4" w:space="0"/>
          <w:bottom w:val="none" w:color="000000" w:sz="4" w:space="0"/>
          <w:right w:val="none" w:color="000000" w:sz="4" w:space="0"/>
        </w:pBdr>
        <w:spacing/>
        <w:ind/>
        <w:rPr/>
      </w:pPr>
      <w:r>
        <w:t xml:space="preserve">Prioridade: essencial.</w:t>
      </w:r>
    </w:p>
    <w:p w14:paraId="528841A5" w14:textId="77777777">
      <w:pPr>
        <w:pBdr/>
        <w:spacing/>
        <w:ind/>
        <w:rPr/>
      </w:pPr>
      <w:r>
        <w:t xml:space="preserve">RNF06 – Responsividade da interface de usuário</w:t>
      </w:r>
    </w:p>
    <w:p w14:paraId="504B43F6" w14:textId="77777777">
      <w:pPr>
        <w:pBdr/>
        <w:spacing/>
        <w:ind/>
        <w:rPr/>
      </w:pPr>
      <w:r>
        <w:t xml:space="preserve">Descrição: a interface de usuário deverá se adaptar aos diferentes dispositivos e tamanhos de tela, garantindo uma experiência consistente em </w:t>
      </w:r>
      <w:r>
        <w:rPr>
          <w:i/>
        </w:rPr>
        <w:t xml:space="preserve">desktops</w:t>
      </w:r>
      <w:r>
        <w:t xml:space="preserve">, </w:t>
      </w:r>
      <w:r>
        <w:rPr>
          <w:i/>
        </w:rPr>
        <w:t xml:space="preserve">tablets</w:t>
      </w:r>
      <w:r>
        <w:t xml:space="preserve"> e</w:t>
      </w:r>
      <w:r>
        <w:rPr>
          <w:i/>
        </w:rPr>
        <w:t xml:space="preserve"> smartphones</w:t>
      </w:r>
      <w:r>
        <w:t xml:space="preserve">.</w:t>
      </w:r>
    </w:p>
    <w:p w14:paraId="727B1938" w14:textId="77777777">
      <w:pPr>
        <w:pBdr>
          <w:top w:val="none" w:color="000000" w:sz="4" w:space="0"/>
          <w:left w:val="none" w:color="000000" w:sz="4" w:space="0"/>
          <w:bottom w:val="none" w:color="000000" w:sz="4" w:space="0"/>
          <w:right w:val="none" w:color="000000" w:sz="4" w:space="0"/>
        </w:pBdr>
        <w:spacing/>
        <w:ind/>
        <w:rPr/>
      </w:pPr>
      <w:r>
        <w:t xml:space="preserve">Prioridade: essencial.</w:t>
      </w:r>
    </w:p>
    <w:p w14:paraId="778365E9" w14:textId="77777777">
      <w:pPr>
        <w:pBdr/>
        <w:spacing/>
        <w:ind/>
        <w:rPr/>
      </w:pPr>
      <w:r>
        <w:t xml:space="preserve">5.1.2.2 Requisitos Organizacionais </w:t>
      </w:r>
    </w:p>
    <w:p w14:paraId="06E9A37E" w14:textId="77777777">
      <w:pPr>
        <w:pBdr>
          <w:top w:val="none" w:color="000000" w:sz="4" w:space="0"/>
          <w:left w:val="none" w:color="000000" w:sz="4" w:space="0"/>
          <w:bottom w:val="none" w:color="000000" w:sz="4" w:space="0"/>
          <w:right w:val="none" w:color="000000" w:sz="4" w:space="0"/>
        </w:pBdr>
        <w:spacing/>
        <w:ind/>
        <w:rPr/>
      </w:pPr>
      <w:r>
        <w:t xml:space="preserve">RNF07 – Padrão de API</w:t>
      </w:r>
    </w:p>
    <w:p w14:paraId="4C31D863" w14:textId="77777777">
      <w:pPr>
        <w:pBdr/>
        <w:spacing/>
        <w:ind/>
        <w:rPr/>
      </w:pPr>
      <w:r>
        <w:t xml:space="preserve">Descrição: o código-fonte do </w:t>
      </w:r>
      <w:r>
        <w:rPr>
          <w:i/>
        </w:rPr>
        <w:t xml:space="preserve">back-end</w:t>
      </w:r>
      <w:r>
        <w:t xml:space="preserve"> deverá ser implementado seguindo o padrão RESTful.</w:t>
      </w:r>
    </w:p>
    <w:p w14:paraId="2F472FF9" w14:textId="77777777">
      <w:pPr>
        <w:pBdr/>
        <w:spacing/>
        <w:ind/>
        <w:rPr/>
      </w:pPr>
      <w:r>
        <w:t xml:space="preserve">Prioridade: essencial.</w:t>
      </w:r>
    </w:p>
    <w:p w14:paraId="59082D69" w14:textId="77777777">
      <w:pPr>
        <w:pBdr/>
        <w:spacing/>
        <w:ind/>
        <w:rPr/>
      </w:pPr>
      <w:r>
        <w:t xml:space="preserve">RNF08 – Tecnologias de Programação</w:t>
      </w:r>
    </w:p>
    <w:p w14:paraId="29C2F9B3" w14:textId="77777777">
      <w:pPr>
        <w:pBdr/>
        <w:spacing/>
        <w:ind/>
        <w:rPr/>
      </w:pPr>
      <w:r>
        <w:t xml:space="preserve">Descrição: o </w:t>
      </w:r>
      <w:r>
        <w:rPr>
          <w:i/>
          <w:iCs/>
        </w:rPr>
        <w:t xml:space="preserve">back-end </w:t>
      </w:r>
      <w:r>
        <w:t xml:space="preserve">será desenvolvido com a Linguagem Java 21 com </w:t>
      </w:r>
      <w:r>
        <w:rPr>
          <w:i/>
          <w:iCs/>
        </w:rPr>
        <w:t xml:space="preserve">Spring Boot</w:t>
      </w:r>
      <w:r>
        <w:t xml:space="preserve"> (utilizando </w:t>
      </w:r>
      <w:r>
        <w:rPr>
          <w:i/>
        </w:rPr>
        <w:t xml:space="preserve">Spring Security </w:t>
      </w:r>
      <w:r>
        <w:t xml:space="preserve">para gestão de JWT e MFA); o </w:t>
      </w:r>
      <w:r>
        <w:rPr>
          <w:i/>
        </w:rPr>
        <w:t xml:space="preserve">front-en</w:t>
      </w:r>
      <w:r>
        <w:t xml:space="preserve">d utilizará o </w:t>
      </w:r>
      <w:r>
        <w:rPr>
          <w:i/>
        </w:rPr>
        <w:t xml:space="preserve">framework </w:t>
      </w:r>
      <w:r>
        <w:t xml:space="preserve">Angular 19 e </w:t>
      </w:r>
      <w:r>
        <w:rPr>
          <w:highlight w:val="white"/>
        </w:rPr>
        <w:t xml:space="preserve">Node.js (v.24.17.0 LTS).</w:t>
      </w:r>
      <w:r/>
    </w:p>
    <w:p w14:paraId="37F218BA" w14:textId="77777777">
      <w:pPr>
        <w:pBdr>
          <w:top w:val="none" w:color="000000" w:sz="4" w:space="0"/>
          <w:left w:val="none" w:color="000000" w:sz="4" w:space="0"/>
          <w:bottom w:val="none" w:color="000000" w:sz="4" w:space="0"/>
          <w:right w:val="none" w:color="000000" w:sz="4" w:space="0"/>
        </w:pBdr>
        <w:spacing/>
        <w:ind/>
        <w:rPr/>
      </w:pPr>
      <w:r>
        <w:t xml:space="preserve">Prioridade: essencial.</w:t>
      </w:r>
    </w:p>
    <w:p w14:paraId="5DAB6319" w14:textId="77777777">
      <w:pPr>
        <w:pBdr/>
        <w:spacing/>
        <w:ind/>
        <w:rPr/>
      </w:pPr>
      <w:r>
        <w:t xml:space="preserve">RNF09 – Documentação do sistema de software</w:t>
      </w:r>
    </w:p>
    <w:p w14:paraId="13059385" w14:textId="77777777">
      <w:pPr>
        <w:pBdr/>
        <w:spacing/>
        <w:ind/>
        <w:rPr/>
      </w:pPr>
      <w:r>
        <w:t xml:space="preserve">Descrição: o sistema deverá possuir documentação técnica e manuais de orientação ao usuário atualizados.</w:t>
      </w:r>
    </w:p>
    <w:p w14:paraId="57F91C33" w14:textId="77777777">
      <w:pPr>
        <w:pBdr>
          <w:top w:val="none" w:color="000000" w:sz="4" w:space="0"/>
          <w:left w:val="none" w:color="000000" w:sz="4" w:space="0"/>
          <w:bottom w:val="none" w:color="000000" w:sz="4" w:space="0"/>
          <w:right w:val="none" w:color="000000" w:sz="4" w:space="0"/>
        </w:pBdr>
        <w:spacing/>
        <w:ind/>
        <w:rPr/>
      </w:pPr>
      <w:r>
        <w:t xml:space="preserve">Prioridade: essencial.</w:t>
      </w:r>
    </w:p>
    <w:p w14:paraId="0ABBA3ED" w14:textId="77777777">
      <w:pPr>
        <w:pBdr/>
        <w:spacing/>
        <w:ind/>
        <w:rPr/>
      </w:pPr>
      <w:r>
        <w:t xml:space="preserve">5.1.2.3 Requisitos Externos</w:t>
      </w:r>
    </w:p>
    <w:p w14:paraId="5B8C74F1" w14:textId="77777777">
      <w:pPr>
        <w:pBdr/>
        <w:spacing/>
        <w:ind/>
        <w:rPr/>
      </w:pPr>
      <w:r>
        <w:t xml:space="preserve">a) Requisitos de Interoperabilidade (hardware, software, comunicações)</w:t>
      </w:r>
    </w:p>
    <w:p w14:paraId="366F2415" w14:textId="77777777">
      <w:pPr>
        <w:pBdr/>
        <w:spacing/>
        <w:ind/>
        <w:rPr/>
      </w:pPr>
      <w:r>
        <w:t xml:space="preserve">RNF10 – Integração com API de mapas</w:t>
      </w:r>
    </w:p>
    <w:p w14:paraId="60C80DFF" w14:textId="77777777">
      <w:pPr>
        <w:pBdr/>
        <w:spacing/>
        <w:ind/>
        <w:rPr/>
      </w:pPr>
      <w:r>
        <w:t xml:space="preserve">Descrição: o sistema deverá integrar-se ao serviço externo de mapas da plataforma </w:t>
      </w:r>
      <w:r>
        <w:rPr>
          <w:highlight w:val="white"/>
        </w:rPr>
        <w:t xml:space="preserve">OpenStreetMap</w:t>
      </w:r>
      <w:r>
        <w:t xml:space="preserve"> e ao serviço de geocodificação Nominatim para a renderização cartográfica de ocorrências e captura de coordenadas sem custos operacionais de licenciamento corporativo.</w:t>
      </w:r>
    </w:p>
    <w:p w14:paraId="75CDDDB4" w14:textId="77777777">
      <w:pPr>
        <w:pBdr>
          <w:top w:val="none" w:color="000000" w:sz="4" w:space="0"/>
          <w:left w:val="none" w:color="000000" w:sz="4" w:space="0"/>
          <w:bottom w:val="none" w:color="000000" w:sz="4" w:space="0"/>
          <w:right w:val="none" w:color="000000" w:sz="4" w:space="0"/>
        </w:pBdr>
        <w:spacing/>
        <w:ind/>
        <w:rPr/>
      </w:pPr>
      <w:r>
        <w:t xml:space="preserve">Prioridade: essencial.</w:t>
      </w:r>
    </w:p>
    <w:p w14:paraId="75BF3C12" w14:textId="77777777">
      <w:pPr>
        <w:pBdr/>
        <w:spacing/>
        <w:ind/>
        <w:rPr/>
      </w:pPr>
      <w:r>
        <w:t xml:space="preserve">RNF11 – Comunicação criptografada </w:t>
      </w:r>
    </w:p>
    <w:p w14:paraId="44707E24" w14:textId="77777777">
      <w:pPr>
        <w:pBdr/>
        <w:spacing/>
        <w:ind/>
        <w:rPr/>
      </w:pPr>
      <w:r>
        <w:t xml:space="preserve">Descrição: </w:t>
      </w:r>
      <w:r>
        <w:rPr>
          <w:color w:val="000000"/>
        </w:rPr>
        <w:t xml:space="preserve">o sistema deverá operar exclusivamente por meio de conexão segura utilizando o protocolo HTTPS na comunicação entre clientes (navegadores) e o Servidor </w:t>
      </w:r>
      <w:r>
        <w:rPr>
          <w:i/>
          <w:color w:val="000000"/>
        </w:rPr>
        <w:t xml:space="preserve">Web</w:t>
      </w:r>
      <w:r>
        <w:rPr>
          <w:color w:val="000000"/>
        </w:rPr>
        <w:t xml:space="preserve">. A integridade do canal de comunicação deve ser garantida por certificados SSL/TLS atualizados, impedindo ataques de interceptação de dados (conhecido por </w:t>
      </w:r>
      <w:r>
        <w:rPr>
          <w:i/>
          <w:color w:val="000000"/>
        </w:rPr>
        <w:t xml:space="preserve">Man-in-the-Middle</w:t>
      </w:r>
      <w:r>
        <w:rPr>
          <w:color w:val="000000"/>
        </w:rPr>
        <w:t xml:space="preserve">).</w:t>
      </w:r>
      <w:r/>
    </w:p>
    <w:p w14:paraId="2AA411CE" w14:textId="77777777">
      <w:pPr>
        <w:pBdr>
          <w:top w:val="none" w:color="000000" w:sz="4" w:space="0"/>
          <w:left w:val="none" w:color="000000" w:sz="4" w:space="0"/>
          <w:bottom w:val="none" w:color="000000" w:sz="4" w:space="0"/>
          <w:right w:val="none" w:color="000000" w:sz="4" w:space="0"/>
        </w:pBdr>
        <w:tabs>
          <w:tab w:val="left" w:leader="none" w:pos="2610"/>
        </w:tabs>
        <w:spacing/>
        <w:ind/>
        <w:rPr/>
      </w:pPr>
      <w:r>
        <w:t xml:space="preserve">Prioridade: essencial.</w:t>
        <w:tab/>
      </w:r>
    </w:p>
    <w:p w14:paraId="734BE6CC" w14:textId="77777777">
      <w:pPr>
        <w:pBdr/>
        <w:spacing/>
        <w:ind/>
        <w:rPr/>
      </w:pPr>
      <w:r>
        <w:t xml:space="preserve">RNF12 – Serviços de Comunicação Externa</w:t>
      </w:r>
    </w:p>
    <w:p w14:paraId="41E20D94" w14:textId="77777777">
      <w:pPr>
        <w:pBdr/>
        <w:spacing/>
        <w:ind/>
        <w:rPr/>
      </w:pPr>
      <w:r>
        <w:t xml:space="preserve">Descrição: para o envio de e-mails transacionais — recuperação de senha, confirmação de cadastro, códigos de autenticação multifator (MFA), confirmação de registro de ocorrência e notificação de mudança de status —, o sistema integrará um servidor SMTP (como </w:t>
      </w:r>
      <w:r>
        <w:rPr>
          <w:highlight w:val="white"/>
        </w:rPr>
        <w:t xml:space="preserve">Gmail SMTP). Os e-mails seguirão um leiaute padronizado, com a identificação do sistema no topo, o conteúdo no centro e os dados de contato e a localidade da administração no rodapé.</w:t>
      </w:r>
      <w:r>
        <w:t xml:space="preserve"> </w:t>
      </w:r>
    </w:p>
    <w:p>
      <w:pPr>
        <w:pBdr/>
        <w:spacing/>
        <w:ind/>
        <w:rPr/>
      </w:pPr>
      <w:r>
        <w:t xml:space="preserve">Para o envio dos códigos de verificação em duas etapas por mensagem SMS, o sistema integra-se ao aplicativo de código aberto SMS Gateway for Android (licença Apache 2.0), instalado em aparelho celular da equipe dotado de linha com mensagens ilimitadas. O componente de serviço requisita o envio por HTTP, com autenticação básica, em um de dois modos: servidor local, com o aparelho na mesma rede do servidor de aplicação, ou serviço em nuvem gratuito mantido pelo próprio aplicativo. A solução não gera custo por mensagem, razão de sua adoção neste projeto acadêmico em lugar de provedores comerciais pagos ou restritos a números previamente verificados. O envio é habilitado por configuração (app.sms.enabled, app.sms.url, app.sms.username e app.sms.password); desabilitado o recurso, o usuário que tenha apenas o SMS como segundo fator recebe o código por e-mail, de modo que ninguém fique impedido de acessar a própria conta nem a acesse sem o segundo fator. As mensagens são redigidas sem acentuação, para que caibam em uma única mensagem de 160 caracteres, e somente números de celular brasileiros são aceitos, armazenados no formato internacional E.164.</w:t>
      </w:r>
    </w:p>
    <w:p w14:paraId="182FCF25" w14:textId="77777777">
      <w:pPr>
        <w:pBdr>
          <w:top w:val="none" w:color="000000" w:sz="4" w:space="0"/>
          <w:left w:val="none" w:color="000000" w:sz="4" w:space="0"/>
          <w:bottom w:val="none" w:color="000000" w:sz="4" w:space="0"/>
          <w:right w:val="none" w:color="000000" w:sz="4" w:space="0"/>
        </w:pBdr>
        <w:tabs>
          <w:tab w:val="left" w:leader="none" w:pos="2610"/>
        </w:tabs>
        <w:spacing/>
        <w:ind/>
        <w:rPr/>
      </w:pPr>
      <w:r>
        <w:t xml:space="preserve">Prioridade: essencial.</w:t>
        <w:tab/>
      </w:r>
    </w:p>
    <w:p w14:paraId="7D2A72E3" w14:textId="77777777">
      <w:pPr>
        <w:pBdr>
          <w:top w:val="none" w:color="000000" w:sz="4" w:space="0"/>
          <w:left w:val="none" w:color="000000" w:sz="4" w:space="0"/>
          <w:bottom w:val="none" w:color="000000" w:sz="4" w:space="0"/>
          <w:right w:val="none" w:color="000000" w:sz="4" w:space="0"/>
        </w:pBdr>
        <w:tabs>
          <w:tab w:val="left" w:leader="none" w:pos="2610"/>
        </w:tabs>
        <w:spacing/>
        <w:ind/>
        <w:rPr/>
      </w:pPr>
      <w:r>
        <w:t xml:space="preserve">RNF13 – SGBD</w:t>
      </w:r>
    </w:p>
    <w:p w14:paraId="6086745C" w14:textId="77777777">
      <w:pPr>
        <w:pBdr>
          <w:top w:val="none" w:color="000000" w:sz="4" w:space="0"/>
          <w:left w:val="none" w:color="000000" w:sz="4" w:space="0"/>
          <w:bottom w:val="none" w:color="000000" w:sz="4" w:space="0"/>
          <w:right w:val="none" w:color="000000" w:sz="4" w:space="0"/>
        </w:pBdr>
        <w:tabs>
          <w:tab w:val="left" w:leader="none" w:pos="2610"/>
        </w:tabs>
        <w:spacing/>
        <w:ind/>
        <w:rPr/>
      </w:pPr>
      <w:r>
        <w:t xml:space="preserve">Descrição: o SGBD deverá ser o PostgreSQL versão 18.</w:t>
      </w:r>
    </w:p>
    <w:p w14:paraId="212ADE0B" w14:textId="77777777">
      <w:pPr>
        <w:pBdr>
          <w:top w:val="none" w:color="000000" w:sz="4" w:space="0"/>
          <w:left w:val="none" w:color="000000" w:sz="4" w:space="0"/>
          <w:bottom w:val="none" w:color="000000" w:sz="4" w:space="0"/>
          <w:right w:val="none" w:color="000000" w:sz="4" w:space="0"/>
        </w:pBdr>
        <w:tabs>
          <w:tab w:val="left" w:leader="none" w:pos="2610"/>
        </w:tabs>
        <w:spacing/>
        <w:ind/>
        <w:rPr/>
      </w:pPr>
      <w:r>
        <w:t xml:space="preserve">Prioridade: essencial.</w:t>
      </w:r>
    </w:p>
    <w:p w14:paraId="0494FFB3" w14:textId="77777777">
      <w:pPr>
        <w:pBdr>
          <w:top w:val="none" w:color="000000" w:sz="4" w:space="0"/>
          <w:left w:val="none" w:color="000000" w:sz="4" w:space="0"/>
          <w:bottom w:val="none" w:color="000000" w:sz="4" w:space="0"/>
          <w:right w:val="none" w:color="000000" w:sz="4" w:space="0"/>
        </w:pBdr>
        <w:tabs>
          <w:tab w:val="left" w:leader="none" w:pos="2610"/>
        </w:tabs>
        <w:spacing/>
        <w:ind/>
        <w:rPr/>
      </w:pPr>
      <w:r>
        <w:rPr>
          <w:highlight w:val="white"/>
        </w:rPr>
        <w:t xml:space="preserve">RNF14 – API para Proteção da Privacidade</w:t>
      </w:r>
      <w:r/>
    </w:p>
    <w:p w14:paraId="6322363D" w14:textId="77777777">
      <w:pPr>
        <w:pBdr>
          <w:top w:val="none" w:color="000000" w:sz="4" w:space="0"/>
          <w:left w:val="none" w:color="000000" w:sz="4" w:space="0"/>
          <w:bottom w:val="none" w:color="000000" w:sz="4" w:space="0"/>
          <w:right w:val="none" w:color="000000" w:sz="4" w:space="0"/>
        </w:pBdr>
        <w:tabs>
          <w:tab w:val="left" w:leader="none" w:pos="2610"/>
        </w:tabs>
        <w:spacing/>
        <w:ind/>
        <w:rPr/>
      </w:pPr>
      <w:r>
        <w:t xml:space="preserve">Descrição: o sistema deverá integrar uma API de processamento de imagens para aplicar automaticamente técnicas de proteção visual (desfoque de regiões sensíveis como rostos e placas) nas imagens anexadas às ocorrências antes de seu armazenamento e exibição. A API Cloudinary é a solução planejada para essa funcionalidade, por oferecer transformações de imagem em tempo real via URL parametrizada, sem necessidade de processamento local no servidor. Toda imagem enviada ao sistema passará obrigatoriamente por esse tratamento antes de ser disponibilizada publicamente, em conformidade com a LGPD.</w:t>
      </w:r>
    </w:p>
    <w:p w14:paraId="3287B58D" w14:textId="77777777">
      <w:pPr>
        <w:pBdr>
          <w:top w:val="none" w:color="000000" w:sz="4" w:space="0"/>
          <w:left w:val="none" w:color="000000" w:sz="4" w:space="0"/>
          <w:bottom w:val="none" w:color="000000" w:sz="4" w:space="0"/>
          <w:right w:val="none" w:color="000000" w:sz="4" w:space="0"/>
        </w:pBdr>
        <w:spacing/>
        <w:ind/>
        <w:rPr/>
      </w:pPr>
      <w:r>
        <w:t xml:space="preserve">Prioridade: Essencial.</w:t>
      </w:r>
    </w:p>
    <w:p w14:paraId="1B4CB193" w14:textId="77777777">
      <w:pPr>
        <w:pBdr/>
        <w:spacing/>
        <w:ind/>
        <w:rPr/>
      </w:pPr>
      <w:r>
        <w:t xml:space="preserve">b) Requisitos Éticos</w:t>
      </w:r>
    </w:p>
    <w:p w14:paraId="68451596" w14:textId="77777777">
      <w:pPr>
        <w:pBdr/>
        <w:spacing/>
        <w:ind/>
        <w:rPr/>
      </w:pPr>
      <w:r>
        <w:t xml:space="preserve">RNF15 – Uso responsável do sistema</w:t>
      </w:r>
    </w:p>
    <w:p w14:paraId="3D5A1CBE" w14:textId="77777777">
      <w:pPr>
        <w:pBdr/>
        <w:spacing/>
        <w:ind/>
        <w:rPr/>
      </w:pPr>
      <w:r>
        <w:t xml:space="preserve">Descrição: o sistema deverá apresentar os termos de uso e de privacidade ao usuário e requisitar o aceite antes de autorizar o seu acesso.</w:t>
      </w:r>
    </w:p>
    <w:p w14:paraId="450D8B86" w14:textId="77777777">
      <w:pPr>
        <w:pBdr>
          <w:top w:val="none" w:color="000000" w:sz="4" w:space="0"/>
          <w:left w:val="none" w:color="000000" w:sz="4" w:space="0"/>
          <w:bottom w:val="none" w:color="000000" w:sz="4" w:space="0"/>
          <w:right w:val="none" w:color="000000" w:sz="4" w:space="0"/>
        </w:pBdr>
        <w:spacing/>
        <w:ind/>
        <w:rPr/>
      </w:pPr>
      <w:r>
        <w:t xml:space="preserve">Prioridade: essencial.</w:t>
      </w:r>
    </w:p>
    <w:p w14:paraId="33AE801A" w14:textId="77777777">
      <w:pPr>
        <w:pBdr/>
        <w:spacing/>
        <w:ind/>
        <w:rPr/>
      </w:pPr>
      <w:r>
        <w:t xml:space="preserve">5.1.2.4 Requisitos de Segurança da Informação</w:t>
      </w:r>
    </w:p>
    <w:p w14:paraId="487538EA" w14:textId="77777777">
      <w:pPr>
        <w:pBdr/>
        <w:spacing/>
        <w:ind/>
        <w:rPr/>
      </w:pPr>
      <w:r>
        <w:t xml:space="preserve">a) Requisitos de Segurança (confiabilidade, disponibilidade, autenticidade e integridade)</w:t>
      </w:r>
    </w:p>
    <w:p w14:paraId="5415502F" w14:textId="77777777">
      <w:pPr>
        <w:pBdr/>
        <w:spacing/>
        <w:ind/>
        <w:rPr/>
      </w:pPr>
      <w:r>
        <w:t xml:space="preserve">RNF16 – Autenticação de usuário robusta </w:t>
      </w:r>
    </w:p>
    <w:p w14:paraId="50B1F97C" w14:textId="77777777">
      <w:pPr>
        <w:pBdr/>
        <w:spacing/>
        <w:ind/>
        <w:rPr/>
      </w:pPr>
      <w:r>
        <w:t xml:space="preserve">Descrição: o sistema deverá garantir a autenticidade dos usuários por meio da criptografia de senhas utilizando o algoritmo </w:t>
      </w:r>
      <w:r>
        <w:rPr>
          <w:i/>
          <w:iCs/>
        </w:rPr>
        <w:t xml:space="preserve">BCrypt </w:t>
      </w:r>
      <w:r>
        <w:t xml:space="preserve">no </w:t>
      </w:r>
      <w:r>
        <w:rPr>
          <w:i/>
          <w:iCs/>
        </w:rPr>
        <w:t xml:space="preserve">backend </w:t>
      </w:r>
      <w:r>
        <w:t xml:space="preserve">Java. O gerenciamento de sessões será realizado via tokens J</w:t>
      </w:r>
      <w:r>
        <w:rPr>
          <w:iCs/>
        </w:rPr>
        <w:t xml:space="preserve">SON </w:t>
      </w:r>
      <w:r>
        <w:rPr>
          <w:i/>
          <w:iCs/>
        </w:rPr>
        <w:t xml:space="preserve">Web Token </w:t>
      </w:r>
      <w:r>
        <w:rPr>
          <w:iCs/>
        </w:rPr>
        <w:t xml:space="preserve">(JWT</w:t>
      </w:r>
      <w:r>
        <w:t xml:space="preserve">), assegurando a integridade da comunicação sem estado (</w:t>
      </w:r>
      <w:r>
        <w:rPr>
          <w:i/>
          <w:iCs/>
        </w:rPr>
        <w:t xml:space="preserve">stateless</w:t>
      </w:r>
      <w:r>
        <w:t xml:space="preserve">). Adicionalmente, para os perfis de Funcionário e Administrador, será exigida a implementação de Autenticação Multifator (MFA) como camada adicional de segurança para o acesso às áreas administrativas.</w:t>
      </w:r>
    </w:p>
    <w:p>
      <w:pPr>
        <w:pBdr/>
        <w:spacing/>
        <w:ind/>
        <w:rPr/>
      </w:pPr>
      <w:r>
        <w:t xml:space="preserve">A verificação em duas etapas admite três métodos, que podem ser ativados por qualquer perfil: o código enviado por e-mail, o código gerado por aplicativo autenticador (TOTP) e o código enviado por mensagem SMS ao celular confirmado pelo usuário. Para os perfis da equipe — Funcionário, Administrador e Super Administrador —, o sistema impede a desativação do último método ativo, de modo que ao menos um dos três permaneça habilitado. O código enviado por SMS possui seis dígitos, validade de dez minutos e reenvio limitado a um a cada sessenta segundos; os códigos são distintos por canal e vinculados ao número de destino, e o celular do segundo fator é mantido em atributo próprio (user.mfa_sms_phone), separado do telefone do perfil, para que a edição deste pela administração não redirecione o segundo fator.</w:t>
      </w:r>
    </w:p>
    <w:p>
      <w:pPr>
        <w:pBdr/>
        <w:spacing/>
        <w:ind/>
        <w:rPr/>
      </w:pPr>
      <w:r>
        <w:t xml:space="preserve">A sessão é encerrada quando a conta é excluída ou desativada pela administração enquanto o usuário está autenticado: na requisição seguinte ao servidor — em até trinta segundos, pela verificação periódica da sessão —, o testemunho de acesso é recusado, a interface informa que a conta foi excluída ou desativada e desconecta o usuário, pelo mesmo mecanismo que encerra a sessão aberta em outro dispositivo.</w:t>
      </w:r>
    </w:p>
    <w:p w14:paraId="56BCDECA" w14:textId="77777777">
      <w:pPr>
        <w:pBdr/>
        <w:spacing/>
        <w:ind/>
        <w:rPr/>
      </w:pPr>
      <w:r>
        <w:t xml:space="preserve">Prioridade: essencial</w:t>
      </w:r>
    </w:p>
    <w:p w14:paraId="26BBD5EF" w14:textId="77777777">
      <w:pPr>
        <w:pBdr/>
        <w:spacing/>
        <w:ind/>
        <w:rPr/>
      </w:pPr>
      <w:r>
        <w:t xml:space="preserve">RNF17 – Integridade e proteção dos dados</w:t>
      </w:r>
    </w:p>
    <w:p w14:paraId="0F0AF08B" w14:textId="77777777">
      <w:pPr>
        <w:pBdr/>
        <w:spacing/>
        <w:ind/>
        <w:rPr/>
      </w:pPr>
      <w:r>
        <w:t xml:space="preserve">Descrição: a integridade dos dados armazenados no banco de dados PostgreSQL (versão 18) deverá ser assegurada por políticas de restrição de acesso e integridade referencial. A proteção durante o tráfego de dados entre o front-end desenvolvido em Angular (versão 19) e o back-end será garantida pelo uso mandatório de protocolos de comunicação criptografados sob o padrão TLS/SSL (HTTPS). No repositório de dados, os atributos sensíveis não são gravados em texto claro, observando-se o seguinte tratamento criptográfico: (a) user.password — resumo criptográfico BCrypt, com sal e fator de custo, irreversível por construção; (b) occurrence.anonymous_tracking_code_hash — resumo SHA-256 do código de acompanhamento anônimo, cujo valor em texto claro é apresentado uma única vez ao autor e não é retido pelo sistema; (c) occurrence.ip_address — resumo SHA-256 do endereço de rede do autor de ocorrência anônima, gravado exclusivamente para a apuração do limite diário de registros previsto no RF08, de modo que o endereço original não seja recuperável; (d) user.mfa_secret — segredo do segundo fator de autenticação por aplicativo, gravado em codificação Base32 e jamais devolvido nas respostas da interface de programação de aplicações, nas quais é suprimido juntamente com a senha; a sua proteção em repouso apoia-se hoje no controle de acesso ao banco de dados, registrando-se a cifragem do campo como melhoria prevista; (e) password_reset_token.token — valor aleatório de uso único, com prazo de validade e marcação de consumo; e (f) o segredo de assinatura dos tokens JSON Web Token e as credenciais dos serviços de terceiros, mantidos fora do controle de versão e providos por variáveis de ambiente. Os atributos de identificação pessoal não sensíveis — nome, endereço de correio eletrônico e endereço residencial — são armazenados em texto claro, por serem indispensáveis à operação do sistema, e protegidos pelo controle de acesso por perfil e pelo tráfego cifrado.</w:t>
      </w:r>
    </w:p>
    <w:p w14:paraId="31BAB93F" w14:textId="77777777">
      <w:pPr>
        <w:pBdr/>
        <w:spacing/>
        <w:ind/>
        <w:rPr/>
      </w:pPr>
      <w:r>
        <w:t xml:space="preserve">Prioridade: essencial</w:t>
      </w:r>
    </w:p>
    <w:p w14:paraId="63617AEE" w14:textId="77777777">
      <w:pPr>
        <w:pBdr/>
        <w:spacing/>
        <w:ind/>
        <w:rPr/>
      </w:pPr>
      <w:r>
        <w:t xml:space="preserve">RNF18 – Disponibilidade do sistema</w:t>
      </w:r>
    </w:p>
    <w:p w14:paraId="2DB5DC85" w14:textId="77777777">
      <w:pPr>
        <w:pBdr/>
        <w:spacing/>
        <w:ind/>
        <w:rPr/>
      </w:pPr>
      <w:r>
        <w:t xml:space="preserve">Descrição: o sistema deve manter um índice de disponibilidade (</w:t>
      </w:r>
      <w:r>
        <w:rPr>
          <w:i/>
          <w:iCs/>
        </w:rPr>
        <w:t xml:space="preserve">Uptime</w:t>
      </w:r>
      <w:r>
        <w:t xml:space="preserve">) de no mínimo 99%, com janelas de manutenção programadas em horários de baixa utilização.</w:t>
      </w:r>
    </w:p>
    <w:p w14:paraId="34D9AEE9" w14:textId="77777777">
      <w:pPr>
        <w:pBdr/>
        <w:spacing/>
        <w:ind/>
        <w:rPr/>
      </w:pPr>
      <w:r>
        <w:t xml:space="preserve">Prioridade: essencial</w:t>
      </w:r>
    </w:p>
    <w:p w14:paraId="1E17FD42" w14:textId="77777777">
      <w:pPr>
        <w:pBdr/>
        <w:spacing/>
        <w:ind/>
        <w:rPr/>
      </w:pPr>
      <w:r>
        <w:t xml:space="preserve">b) Requisitos Legais</w:t>
      </w:r>
    </w:p>
    <w:p w14:paraId="195B93F0" w14:textId="77777777">
      <w:pPr>
        <w:pBdr/>
        <w:spacing/>
        <w:ind/>
        <w:rPr/>
      </w:pPr>
      <w:r>
        <w:t xml:space="preserve">RNF19 – Termos de uso e políticas de acesso</w:t>
      </w:r>
    </w:p>
    <w:p w14:paraId="6947122F" w14:textId="77777777">
      <w:pPr>
        <w:pBdr/>
        <w:spacing/>
        <w:ind/>
        <w:rPr/>
      </w:pPr>
      <w:r>
        <w:t xml:space="preserve">Descrição: </w:t>
      </w:r>
      <w:r>
        <w:rPr>
          <w:color w:val="000000"/>
        </w:rPr>
        <w:t xml:space="preserve">o sistema deve implementar termos de uso e políticas de privacidade aceitos obrigatoriamente no cadastro, conforme a LGPD. As senhas devem seguir uma política de complexidade mínima de 8 caracteres, incluindo letras, números e caracteres especiais.</w:t>
      </w:r>
      <w:r/>
    </w:p>
    <w:p w14:paraId="66919786" w14:textId="77777777">
      <w:pPr>
        <w:pBdr/>
        <w:spacing/>
        <w:ind/>
        <w:rPr/>
      </w:pPr>
      <w:r>
        <w:t xml:space="preserve">RNF20 – Conformidade com a LGPD</w:t>
      </w:r>
    </w:p>
    <w:p w14:paraId="7A6ED295" w14:textId="77777777">
      <w:pPr>
        <w:pBdr/>
        <w:spacing/>
        <w:ind/>
        <w:rPr/>
      </w:pPr>
      <w:r>
        <w:t xml:space="preserve">Descrição: o tratamento de dados pessoais e de geolocalização deverá seguir rigorosamente a LGPD (Lei nº 13.709/2018), garantindo o direito à exclusão de dados, anonimização e a segurança dos dados sensíveis.</w:t>
      </w:r>
    </w:p>
    <w:p w14:paraId="08919558" w14:textId="77777777">
      <w:pPr>
        <w:pBdr>
          <w:top w:val="none" w:color="000000" w:sz="4" w:space="0"/>
          <w:left w:val="none" w:color="000000" w:sz="4" w:space="0"/>
          <w:bottom w:val="none" w:color="000000" w:sz="4" w:space="0"/>
          <w:right w:val="none" w:color="000000" w:sz="4" w:space="0"/>
        </w:pBdr>
        <w:spacing/>
        <w:ind/>
        <w:rPr/>
      </w:pPr>
      <w:r>
        <w:t xml:space="preserve">Prioridade: essencial.</w:t>
      </w:r>
    </w:p>
    <w:p w14:paraId="541B0425" w14:textId="77777777">
      <w:pPr>
        <w:pBdr/>
        <w:spacing/>
        <w:ind/>
        <w:rPr/>
      </w:pPr>
      <w:r/>
    </w:p>
    <w:p w14:paraId="2B7ADB9B" w14:textId="77777777">
      <w:pPr>
        <w:pStyle w:val="1637"/>
        <w:pBdr/>
        <w:spacing/>
        <w:ind/>
        <w:rPr/>
      </w:pPr>
      <w:r>
        <w:t xml:space="preserve">5.1.3 Principais Regras de Negócio</w:t>
      </w:r>
    </w:p>
    <w:p w14:paraId="23478CD2" w14:textId="77777777">
      <w:pPr>
        <w:pBdr>
          <w:top w:val="none" w:color="000000" w:sz="4" w:space="0"/>
          <w:left w:val="none" w:color="000000" w:sz="4" w:space="0"/>
          <w:bottom w:val="none" w:color="000000" w:sz="4" w:space="0"/>
          <w:right w:val="none" w:color="000000" w:sz="4" w:space="0"/>
        </w:pBdr>
        <w:spacing/>
        <w:ind/>
        <w:rPr/>
      </w:pPr>
      <w:r>
        <w:t xml:space="preserve">As regras de negócio definem as restrições e comportamentos lógicos que o sistema deve seguir, a fim de garantir a integridade dos processos de zeladoria urbana.</w:t>
      </w:r>
    </w:p>
    <w:p w14:paraId="0AF22105" w14:textId="77777777">
      <w:pPr>
        <w:pBdr/>
        <w:spacing/>
        <w:ind/>
        <w:rPr/>
      </w:pPr>
      <w:r>
        <w:t xml:space="preserve">RN01 – Validação de cadastro e dados obrigatórios</w:t>
      </w:r>
    </w:p>
    <w:p w14:paraId="05E9704C" w14:textId="77777777">
      <w:pPr>
        <w:pBdr/>
        <w:spacing/>
        <w:ind/>
        <w:rPr/>
      </w:pPr>
      <w:r>
        <w:t xml:space="preserve">Para o perfil Cidadão, a informação do município de residência será obrigatória para fins de estratificação de dados. </w:t>
      </w:r>
    </w:p>
    <w:p>
      <w:pPr>
        <w:pBdr/>
        <w:spacing/>
        <w:ind/>
        <w:rPr/>
      </w:pPr>
      <w:r>
        <w:t xml:space="preserve">Cada número de telefone pertence a uma única conta, seja como telefone do perfil, seja como celular da verificação em duas etapas por SMS, admitindo-se que o próprio titular utilize o mesmo número nos dois atributos. A comparação considera os onze últimos dígitos, de modo que grafias distintas de um mesmo número — com ou sem máscara, com ou sem o código do país — sejam tratadas como iguais, e o telefone não informado não é considerado. A unicidade é assegurada por índices únicos no banco de dados e pela verificação cruzada entre os dois atributos no componente de serviço; a tentativa de cadastro, de edição do perfil ou de ativação do segundo fator com número de outra conta é recusada com o aviso “Este celular já está cadastrado em outra conta.”, que identifica o campo repetido.</w:t>
      </w:r>
    </w:p>
    <w:p w14:paraId="6785BEEA" w14:textId="77777777">
      <w:pPr>
        <w:pBdr/>
        <w:spacing/>
        <w:ind/>
        <w:rPr/>
      </w:pPr>
      <w:r>
        <w:t xml:space="preserve">Relacionado aos requisitos: RF01, RF04 e RNF16.</w:t>
      </w:r>
    </w:p>
    <w:p w14:paraId="10FA16C4" w14:textId="77777777">
      <w:pPr>
        <w:pBdr/>
        <w:spacing/>
        <w:ind/>
        <w:rPr/>
      </w:pPr>
      <w:r>
        <w:t xml:space="preserve">RN02 – Geração automática de protocolo</w:t>
      </w:r>
    </w:p>
    <w:p w14:paraId="65480510" w14:textId="77777777">
      <w:pPr>
        <w:pBdr/>
        <w:spacing/>
        <w:ind/>
        <w:rPr/>
      </w:pPr>
      <w:r>
        <w:t xml:space="preserve">No ato da submissão bem-sucedida de qualquer ocorrência (identificada ou anônima), o sistema deverá gerar um identificador alfanumérico único e imutável. Este código deve ser exibido ao usuário e registrado com a data e horário da criação.</w:t>
      </w:r>
    </w:p>
    <w:p w14:paraId="16F728EE" w14:textId="77777777">
      <w:pPr>
        <w:pBdr/>
        <w:spacing/>
        <w:ind/>
        <w:rPr/>
      </w:pPr>
      <w:r>
        <w:t xml:space="preserve">Relacionado aos requisitos: RF07, RF08 e RF11.</w:t>
      </w:r>
    </w:p>
    <w:p w14:paraId="22E9FE71" w14:textId="77777777">
      <w:pPr>
        <w:pBdr/>
        <w:spacing/>
        <w:ind/>
        <w:rPr/>
      </w:pPr>
      <w:r>
        <w:t xml:space="preserve">RN03 – Hierarquia de alteração de status do protocolo</w:t>
      </w:r>
    </w:p>
    <w:p w14:paraId="05D2EF93" w14:textId="77777777">
      <w:pPr>
        <w:pBdr/>
        <w:spacing/>
        <w:ind/>
        <w:rPr/>
      </w:pPr>
      <w:r>
        <w:t xml:space="preserve">A transição de status da ocorrência (Pendente → Em Andamento → Atendida, ou Indeferida mediante justificativa) é permitida aos perfis “Funcionário da administração pública” e “Administrador”. O sistema registrará qual usuário realizou a alteração e em qual data e horário.</w:t>
      </w:r>
    </w:p>
    <w:p w14:paraId="083D8890" w14:textId="77777777">
      <w:pPr>
        <w:pBdr/>
        <w:spacing/>
        <w:ind/>
        <w:rPr/>
      </w:pPr>
      <w:r>
        <w:t xml:space="preserve">Relacionados aos requisitos: RF12 e RF14.</w:t>
      </w:r>
    </w:p>
    <w:p w14:paraId="3BACAB98" w14:textId="77777777">
      <w:pPr>
        <w:pBdr/>
        <w:spacing/>
        <w:ind/>
        <w:rPr/>
      </w:pPr>
      <w:r>
        <w:t xml:space="preserve">RN04 – Definição de prioridade por categoria</w:t>
      </w:r>
    </w:p>
    <w:p w14:paraId="6A3FB14B" w14:textId="77777777">
      <w:pPr>
        <w:pBdr/>
        <w:spacing/>
        <w:ind/>
        <w:rPr/>
      </w:pPr>
      <w:r>
        <w:t xml:space="preserve">O nível de prioridade (baixa, média ou alta) não será modificado pelo cidadão. O sistema deverá atribuir o peso com base na categoria selecionada pelo cidadão (Ex: "Fios de alta tensão caídos" = Alta; "Poda de árvore em praça" = Baixa).</w:t>
      </w:r>
    </w:p>
    <w:p w14:paraId="28818A9A" w14:textId="77777777">
      <w:pPr>
        <w:pBdr/>
        <w:spacing/>
        <w:ind/>
        <w:rPr/>
      </w:pPr>
      <w:r>
        <w:t xml:space="preserve">Relacionado ao requisito: RF10.</w:t>
      </w:r>
    </w:p>
    <w:p w14:paraId="0CAEEF32" w14:textId="77777777">
      <w:pPr>
        <w:pBdr/>
        <w:spacing/>
        <w:ind/>
        <w:rPr/>
      </w:pPr>
      <w:r>
        <w:t xml:space="preserve">RN05 – Restrição de exposição de dados (LGPD)</w:t>
      </w:r>
    </w:p>
    <w:p w14:paraId="2E1AFBF3" w14:textId="77777777">
      <w:pPr>
        <w:pBdr/>
        <w:spacing/>
        <w:ind/>
        <w:rPr/>
      </w:pPr>
      <w:r>
        <w:t xml:space="preserve">Em ocorrências anônimas, o sistema deverá omitir qualquer vínculo com o endereço IP ou metadados que possam identificar o autor. Para ocorrências identificadas, os dados do cidadão ficarão visíveis apenas para os perfis Funcionário e Administrador, além do próprio cidadão autor da ocorrência (RF11 e RF12).</w:t>
      </w:r>
    </w:p>
    <w:p w14:paraId="5C406840" w14:textId="77777777">
      <w:pPr>
        <w:pBdr/>
        <w:spacing/>
        <w:ind/>
        <w:rPr/>
      </w:pPr>
      <w:r>
        <w:t xml:space="preserve">Relacionado ao requisito: RF02, RF06, RF08 e RF14.</w:t>
      </w:r>
    </w:p>
    <w:p w14:paraId="2DEC4A53" w14:textId="77777777">
      <w:pPr>
        <w:pBdr/>
        <w:spacing/>
        <w:ind/>
        <w:rPr/>
      </w:pPr>
      <w:r>
        <w:t xml:space="preserve">RN06 – Detecção de duplicidade de ocorrência por local geográfico</w:t>
      </w:r>
    </w:p>
    <w:p w14:paraId="5CEC1B48" w14:textId="77777777">
      <w:pPr>
        <w:pBdr/>
        <w:spacing/>
        <w:ind/>
        <w:rPr/>
      </w:pPr>
      <w:r>
        <w:t xml:space="preserve">Ao iniciar um novo registro, o sistema verificará se já existe uma ocorrência ativa da mesma categoria em um raio de 50 metros. Caso positivo, o sistema emitirá um alerta ao usuário, permitindo que ele apenas "reforce" o protocolo existente em vez de criar um novo. </w:t>
      </w:r>
    </w:p>
    <w:p w14:paraId="68DF7DC8" w14:textId="77777777">
      <w:pPr>
        <w:pBdr/>
        <w:spacing/>
        <w:ind/>
        <w:rPr>
          <w:color w:val="000000"/>
        </w:rPr>
      </w:pPr>
      <w:r>
        <w:t xml:space="preserve">Relacionado ao requisito: RF09, RF11 e RF16</w:t>
      </w:r>
      <w:r>
        <w:rPr>
          <w:color w:val="000000"/>
        </w:rPr>
        <w:t xml:space="preserve">.</w:t>
      </w:r>
    </w:p>
    <w:p w14:paraId="68DF7DC8" w14:textId="77777777">
      <w:pPr>
        <w:pBdr/>
        <w:spacing/>
        <w:ind/>
        <w:rPr>
          <w:color w:val="000000"/>
        </w:rPr>
      </w:pPr>
      <w:r>
        <w:t xml:space="preserve">RN07 – Jurisdição municipal do atendimento</w:t>
      </w:r>
      <w:r>
        <w:rPr>
          <w:color w:val="000000"/>
        </w:rPr>
      </w:r>
    </w:p>
    <w:p w14:paraId="68DF7DC8" w14:textId="77777777">
      <w:pPr>
        <w:pBdr/>
        <w:spacing/>
        <w:ind/>
        <w:rPr>
          <w:color w:val="000000"/>
        </w:rPr>
      </w:pPr>
      <w:r>
        <w:t xml:space="preserve">O tratamento de uma ocorrência é privativo dos funcionários lotados no município do endereço da ocorrência: a alteração de estado, o encaminhamento a departamento e a conclusão são recusados quando o município do funcionário não corresponder ao da ocorrência. A comparação despreza diferenças de caixa e de acentuação e considera também a unidade federativa sempre que ambas as partes a informarem, de modo a distinguir municípios homônimos situados em unidades federativas diversas. O administrador municipal está igualmente sujeito a essa fronteira; apenas o Super Administrador, que não tem município, não está sujeito à restrição, e a consulta pública às ocorrências permanece irrestrita.</w:t>
      </w:r>
      <w:r>
        <w:rPr>
          <w:color w:val="000000"/>
        </w:rPr>
      </w:r>
    </w:p>
    <w:p w14:paraId="68DF7DC8" w14:textId="77777777">
      <w:pPr>
        <w:pBdr/>
        <w:spacing/>
        <w:ind/>
        <w:rPr>
          <w:color w:val="000000"/>
        </w:rPr>
      </w:pPr>
      <w:r>
        <w:t xml:space="preserve">Relacionado aos requisitos: RF12, RF14, RF23 e RF24.</w:t>
      </w:r>
      <w:r>
        <w:rPr>
          <w:color w:val="000000"/>
        </w:rPr>
      </w:r>
    </w:p>
    <w:p w14:paraId="68DF7DC8" w14:textId="77777777">
      <w:pPr>
        <w:pBdr/>
        <w:spacing/>
        <w:ind/>
        <w:rPr>
          <w:color w:val="000000"/>
        </w:rPr>
      </w:pPr>
      <w:r>
        <w:t xml:space="preserve">RN08 – Unicidade dos departamentos</w:t>
      </w:r>
      <w:r>
        <w:rPr>
          <w:color w:val="000000"/>
        </w:rPr>
      </w:r>
    </w:p>
    <w:p w14:paraId="68DF7DC8" w14:textId="77777777">
      <w:pPr>
        <w:pBdr/>
        <w:spacing/>
        <w:ind/>
        <w:rPr>
          <w:color w:val="000000"/>
        </w:rPr>
      </w:pPr>
      <w:r>
        <w:t xml:space="preserve">O nome do departamento é único no âmbito de cada município, admitida a repetição do mesmo nome em municípios distintos, uma vez que cada prefeitura mantém as suas próprias secretarias; o endereço de correio eletrônico, ao contrário, é único em todo o sistema, por constituir o destino do encaminhamento previsto no RF23. A verificação despreza diferenças de caixa e de espaços em branco.</w:t>
      </w:r>
      <w:r>
        <w:rPr>
          <w:color w:val="000000"/>
        </w:rPr>
      </w:r>
    </w:p>
    <w:p w14:paraId="68DF7DC8" w14:textId="77777777">
      <w:pPr>
        <w:pBdr/>
        <w:spacing/>
        <w:ind/>
        <w:rPr>
          <w:color w:val="000000"/>
        </w:rPr>
      </w:pPr>
      <w:r>
        <w:t xml:space="preserve">Relacionado ao requisito: RF22.</w:t>
      </w:r>
      <w:r>
        <w:rPr>
          <w:color w:val="000000"/>
        </w:rPr>
      </w:r>
    </w:p>
    <w:p w14:paraId="68DF7DC8" w14:textId="77777777">
      <w:pPr>
        <w:pBdr/>
        <w:spacing/>
        <w:ind/>
        <w:rPr>
          <w:color w:val="000000"/>
        </w:rPr>
      </w:pPr>
      <w:r>
        <w:t xml:space="preserve">RN09 – Supressão de dados pessoais no encaminhamento</w:t>
      </w:r>
      <w:r>
        <w:rPr>
          <w:color w:val="000000"/>
        </w:rPr>
      </w:r>
    </w:p>
    <w:p w14:paraId="68DF7DC8" w14:textId="77777777">
      <w:pPr>
        <w:pBdr/>
        <w:spacing/>
        <w:ind/>
        <w:rPr>
          <w:color w:val="000000"/>
        </w:rPr>
      </w:pPr>
      <w:r>
        <w:t xml:space="preserve">A mensagem expedida ao departamento não conterá o nome, o endereço de correio eletrônico, o telefone ou qualquer outro dado que identifique o autor da ocorrência, ainda que a ocorrência seja identificada. A alteração do estado para “Em Andamento” e o registro do trâmite no histórico somente ocorrem após a confirmação da expedição da mensagem: a falha no envio preserva a ocorrência inalterada e não gera registro no histórico, o que impede que o cidadão seja informado de um encaminhamento que não se efetivou.</w:t>
      </w:r>
      <w:r>
        <w:rPr>
          <w:color w:val="000000"/>
        </w:rPr>
      </w:r>
    </w:p>
    <w:p w14:paraId="68DF7DC8" w14:textId="77777777">
      <w:pPr>
        <w:pBdr/>
        <w:spacing/>
        <w:ind/>
        <w:rPr>
          <w:color w:val="000000"/>
        </w:rPr>
      </w:pPr>
      <w:r>
        <w:t xml:space="preserve">Relacionado aos requisitos: RF23, RN03 e RN05.</w:t>
      </w:r>
      <w:r>
        <w:rPr>
          <w:color w:val="000000"/>
        </w:rPr>
      </w:r>
    </w:p>
    <w:p w14:paraId="68DF7DC8" w14:textId="77777777">
      <w:pPr>
        <w:pBdr/>
        <w:spacing/>
        <w:ind/>
        <w:rPr>
          <w:color w:val="000000"/>
        </w:rPr>
      </w:pPr>
      <w:r>
        <w:t xml:space="preserve">RN10 – Alcance da administração de contas</w:t>
      </w:r>
      <w:r>
        <w:rPr>
          <w:color w:val="000000"/>
        </w:rPr>
      </w:r>
    </w:p>
    <w:p w14:paraId="68DF7DC8" w14:textId="77777777">
      <w:pPr>
        <w:pBdr/>
        <w:spacing/>
        <w:ind/>
        <w:rPr>
          <w:color w:val="000000"/>
        </w:rPr>
      </w:pPr>
      <w:r>
        <w:t xml:space="preserve">A criação de contas de administrador e de Super Administrador é privativa do Super Administrador, a quem compete indicar o município de cada administrador. O administrador municipal cria, consulta, altera e inativa exclusivamente as contas vinculadas ao seu município, e nenhuma conta de Super Administrador. O município é obrigatório nas contas de funcionário e de administrador, e inexistente na conta de Super Administrador, cuja competência é nacional.</w:t>
      </w:r>
      <w:r>
        <w:rPr>
          <w:color w:val="000000"/>
        </w:rPr>
      </w:r>
    </w:p>
    <w:p w14:paraId="68DF7DC8" w14:textId="77777777">
      <w:pPr>
        <w:pBdr/>
        <w:spacing/>
        <w:ind/>
        <w:rPr>
          <w:color w:val="000000"/>
        </w:rPr>
      </w:pPr>
      <w:r>
        <w:t xml:space="preserve">Relacionado aos requisitos: RF14, RF15, RF19 e RF25.</w:t>
      </w:r>
      <w:r>
        <w:rPr>
          <w:color w:val="000000"/>
        </w:rPr>
      </w:r>
    </w:p>
    <w:p w14:paraId="60E95FAF" w14:textId="77777777">
      <w:pPr>
        <w:pBdr/>
        <w:spacing/>
        <w:ind/>
        <w:rPr/>
      </w:pPr>
      <w:r/>
    </w:p>
    <w:p w14:paraId="7408AA57" w14:textId="77777777">
      <w:pPr>
        <w:pStyle w:val="1636"/>
        <w:pBdr/>
        <w:spacing/>
        <w:ind/>
        <w:rPr/>
      </w:pPr>
      <w:r>
        <w:t xml:space="preserve">5.2 ANÁLISE DOS REQUISITOS</w:t>
      </w:r>
    </w:p>
    <w:p w14:paraId="0B7BCFC8" w14:textId="77777777">
      <w:pPr>
        <w:pStyle w:val="1637"/>
        <w:pBdr/>
        <w:spacing/>
        <w:ind/>
        <w:rPr>
          <w:color w:val="00b050"/>
        </w:rPr>
      </w:pPr>
      <w:r>
        <w:t xml:space="preserve">5.2.1 Visão Funcional</w:t>
      </w:r>
      <w:r>
        <w:rPr>
          <w:color w:val="00b050"/>
        </w:rPr>
      </w:r>
    </w:p>
    <w:p w14:paraId="27DEEF05" w14:textId="77777777">
      <w:pPr>
        <w:pBdr>
          <w:top w:val="none" w:color="000000" w:sz="4" w:space="0"/>
          <w:left w:val="none" w:color="000000" w:sz="4" w:space="0"/>
          <w:bottom w:val="none" w:color="000000" w:sz="4" w:space="0"/>
          <w:right w:val="none" w:color="000000" w:sz="4" w:space="0"/>
        </w:pBdr>
        <w:spacing/>
        <w:ind/>
        <w:rPr/>
      </w:pPr>
      <w:r>
        <w:t xml:space="preserve">A visão funcional do sistema será representada por meio de Diagramas de Casos de Uso, que descrevem as interações entre os atores e o sistema. Esses diagramas permitem visualizar o escopo das funcionalidades e os limites de acesso de cada papel de ator esperado.</w:t>
      </w:r>
    </w:p>
    <w:p w14:paraId="2E84519C" w14:textId="77777777">
      <w:pPr>
        <w:pBdr/>
        <w:spacing/>
        <w:ind/>
        <w:rPr/>
      </w:pPr>
      <w:r>
        <w:t xml:space="preserve">Os diagramas de casos de uso e suas respectivas descrições detalhadas (cenários principal e alternativos) encontram-se no Apêndice C.</w:t>
      </w:r>
    </w:p>
    <w:p w14:paraId="253B8964" w14:textId="77777777">
      <w:pPr>
        <w:pStyle w:val="1637"/>
        <w:pBdr/>
        <w:spacing/>
        <w:ind/>
        <w:rPr/>
      </w:pPr>
      <w:r/>
    </w:p>
    <w:p w14:paraId="7812923F" w14:textId="77777777">
      <w:pPr>
        <w:pStyle w:val="1637"/>
        <w:pBdr/>
        <w:spacing/>
        <w:ind/>
        <w:rPr/>
      </w:pPr>
      <w:r>
        <w:t xml:space="preserve">5.2.2 Modelo Conceitual dos Dados</w:t>
      </w:r>
    </w:p>
    <w:p w14:paraId="7B8181AE" w14:textId="77777777">
      <w:pPr>
        <w:pBdr>
          <w:top w:val="none" w:color="000000" w:sz="4" w:space="0"/>
          <w:left w:val="none" w:color="000000" w:sz="4" w:space="0"/>
          <w:bottom w:val="none" w:color="000000" w:sz="4" w:space="0"/>
          <w:right w:val="none" w:color="000000" w:sz="4" w:space="0"/>
        </w:pBdr>
        <w:spacing/>
        <w:ind/>
        <w:rPr/>
      </w:pPr>
      <w:r>
        <w:t xml:space="preserve">O modelo conceitual do sistema "Fala, Cidade!" está estruturado para refletir com precisão as regras de negócio e os fluxos de zeladoria urbana necessários. A modelagem adota o modelo entidade-relacionamento (MER), com entidades, atributos e relacionamentos do domínio de dados do sistema.</w:t>
      </w:r>
    </w:p>
    <w:p w14:paraId="3258E7B9" w14:textId="77777777">
      <w:pPr>
        <w:pBdr/>
        <w:spacing/>
        <w:ind/>
        <w:rPr/>
      </w:pPr>
      <w:r>
        <w:t xml:space="preserve">As principais entidades e seus relacionamentos encontram-se estruturadas da seguinte forma:</w:t>
      </w:r>
    </w:p>
    <w:p w14:paraId="17BE7342" w14:textId="77777777">
      <w:pPr>
        <w:pBdr/>
        <w:spacing/>
        <w:ind/>
        <w:rPr/>
      </w:pPr>
      <w:r>
        <w:t xml:space="preserve">a) a entidade </w:t>
      </w:r>
      <w:r>
        <w:rPr>
          <w:i/>
          <w:iCs/>
        </w:rPr>
        <w:t xml:space="preserve">User é </w:t>
      </w:r>
      <w:r>
        <w:rPr>
          <w:iCs/>
        </w:rPr>
        <w:t xml:space="preserve">uma </w:t>
      </w:r>
      <w:r>
        <w:t xml:space="preserve"> entidade que representa as credenciais de autenticação e os metadados de auditoria (como </w:t>
      </w:r>
      <w:r>
        <w:rPr>
          <w:i/>
          <w:iCs/>
        </w:rPr>
        <w:t xml:space="preserve">created_at</w:t>
      </w:r>
      <w:r>
        <w:t xml:space="preserve"> e </w:t>
      </w:r>
      <w:r>
        <w:rPr>
          <w:i/>
          <w:iCs/>
        </w:rPr>
        <w:t xml:space="preserve">is_active</w:t>
      </w:r>
      <w:r>
        <w:t xml:space="preserve">). Dela derivam as especializações </w:t>
      </w:r>
      <w:r>
        <w:rPr>
          <w:i/>
          <w:iCs/>
        </w:rPr>
        <w:t xml:space="preserve">Administrator</w:t>
      </w:r>
      <w:r>
        <w:t xml:space="preserve">, </w:t>
      </w:r>
      <w:r>
        <w:rPr>
          <w:i/>
          <w:iCs/>
        </w:rPr>
        <w:t xml:space="preserve">Employee </w:t>
      </w:r>
      <w:r>
        <w:t xml:space="preserve">e </w:t>
      </w:r>
      <w:r>
        <w:rPr>
          <w:i/>
          <w:iCs/>
        </w:rPr>
        <w:t xml:space="preserve">Citizen </w:t>
      </w:r>
      <w:r>
        <w:t xml:space="preserve">por meio de um vínculo de herança, garantindo que cada papel possua atributos específicos e permissões restritas conforme o nível de acesso;</w:t>
      </w:r>
    </w:p>
    <w:p w14:paraId="005876A9" w14:textId="77777777">
      <w:pPr>
        <w:pBdr/>
        <w:spacing/>
        <w:ind/>
        <w:rPr/>
      </w:pPr>
      <w:r>
        <w:rPr>
          <w:highlight w:val="white"/>
        </w:rPr>
        <w:t xml:space="preserve">b) </w:t>
      </w:r>
      <w:r>
        <w:t xml:space="preserve">a entidade </w:t>
      </w:r>
      <w:r>
        <w:rPr>
          <w:i/>
          <w:iCs/>
        </w:rPr>
        <w:t xml:space="preserve">Occurrence </w:t>
      </w:r>
      <w:r>
        <w:t xml:space="preserve">é entidade que representa um evento, notificação ou necessidade do usuário, incluindo o atributo </w:t>
      </w:r>
      <w:r>
        <w:rPr>
          <w:i/>
          <w:iCs/>
        </w:rPr>
        <w:t xml:space="preserve">protocol_number</w:t>
      </w:r>
      <w:r>
        <w:t xml:space="preserve"> gerado de forma automática e imutável. Esta entidade associa-se à </w:t>
      </w:r>
      <w:r>
        <w:rPr>
          <w:i/>
          <w:iCs/>
        </w:rPr>
        <w:t xml:space="preserve">Classification </w:t>
      </w:r>
      <w:r>
        <w:t xml:space="preserve">para a definição automatizada da prioridade do atendimento e relaciona-se com </w:t>
      </w:r>
      <w:r>
        <w:rPr>
          <w:i/>
          <w:iCs/>
        </w:rPr>
        <w:t xml:space="preserve">Media </w:t>
      </w:r>
      <w:r>
        <w:t xml:space="preserve">para o armazenamento e vínculo das mídias anexadas como evidência visual pelo cidadão;</w:t>
      </w:r>
    </w:p>
    <w:p w14:paraId="5CCCD00A" w14:textId="77777777">
      <w:pPr>
        <w:pBdr/>
        <w:spacing/>
        <w:ind/>
        <w:rPr/>
      </w:pPr>
      <w:r>
        <w:t xml:space="preserve">c) o relacionamento com a entidade </w:t>
      </w:r>
      <w:r>
        <w:rPr>
          <w:i/>
          <w:iCs/>
        </w:rPr>
        <w:t xml:space="preserve">City </w:t>
      </w:r>
      <w:r>
        <w:t xml:space="preserve">garante o vínculo de cada ocorrência a um município específico. Essa modelagem visa manter a aproximação do usuário ao seu território e subsidiar a geração de relatórios gerenciais e </w:t>
      </w:r>
      <w:r>
        <w:rPr>
          <w:i/>
        </w:rPr>
        <w:t xml:space="preserve">dashboards </w:t>
      </w:r>
      <w:r>
        <w:t xml:space="preserve">regionalizados para a administração pública.</w:t>
      </w:r>
    </w:p>
    <w:p w14:paraId="3855F4A3" w14:textId="77777777">
      <w:pPr>
        <w:pBdr/>
        <w:spacing/>
        <w:ind/>
        <w:rPr>
          <w:color w:val="000000"/>
        </w:rPr>
      </w:pPr>
      <w:r>
        <w:rPr>
          <w:color w:val="000000"/>
        </w:rPr>
        <w:t xml:space="preserve">d) a entidade Department representa o setor da administração municipal responsável pela execução do serviço — secretaria, autarquia ou departamento —, identificado pelo nome, pelo endereço de correio eletrônico institucional e pelo município ao qual pertence. O relacionamento entre Occurrence e Department materializa o trâmite administrativo urbano e assegura o encaminhamento da demanda ao setor competente do município do endereço;</w:t>
      </w:r>
    </w:p>
    <w:p w14:paraId="5496F3BF" w14:textId="77777777">
      <w:pPr>
        <w:pBdr/>
        <w:spacing/>
        <w:ind/>
        <w:rPr/>
      </w:pPr>
      <w:r>
        <w:rPr>
          <w:color w:val="000000"/>
        </w:rPr>
        <w:t xml:space="preserve">e) a entidade associativa </w:t>
      </w:r>
      <w:r>
        <w:rPr>
          <w:i/>
          <w:iCs/>
          <w:color w:val="000000"/>
        </w:rPr>
        <w:t xml:space="preserve">Occurrence_History</w:t>
      </w:r>
      <w:r>
        <w:rPr>
          <w:color w:val="000000"/>
        </w:rPr>
        <w:t xml:space="preserve">, é responsável pelos dados do histórico de trâmites e alterações de </w:t>
      </w:r>
      <w:r>
        <w:rPr>
          <w:i/>
          <w:color w:val="000000"/>
        </w:rPr>
        <w:t xml:space="preserve">status</w:t>
      </w:r>
      <w:r>
        <w:rPr>
          <w:color w:val="000000"/>
        </w:rPr>
        <w:t xml:space="preserve">.</w:t>
      </w:r>
      <w:r/>
    </w:p>
    <w:p w14:paraId="5496F3BF" w14:textId="77777777">
      <w:pPr>
        <w:pBdr/>
        <w:spacing/>
        <w:ind/>
        <w:rPr/>
      </w:pPr>
      <w:r>
        <w:rPr>
          <w:color w:val="000000"/>
        </w:rPr>
        <w:t xml:space="preserve">f) o vínculo territorial da ocorrência é dado pelo município e pela unidade federativa do endereço informado no registro, e não pelo município de cadastro do autor, o que permite que um mesmo cidadão registre ocorrências em municípios distintos e sustenta a segmentação do atendimento prevista no RF24 e na RN07.</w:t>
      </w:r>
      <w:r/>
    </w:p>
    <w:p w14:paraId="3E11BAC2" w14:textId="77777777">
      <w:pPr>
        <w:pBdr/>
        <w:spacing/>
        <w:ind/>
        <w:rPr/>
      </w:pPr>
      <w:r>
        <w:t xml:space="preserve">O Diagrama Entidade-Relacionamento (DER) completo encontra-se no Apêndice D.</w:t>
      </w:r>
    </w:p>
    <w:p w14:paraId="49366C2F" w14:textId="77777777">
      <w:pPr>
        <w:pBdr/>
        <w:spacing/>
        <w:ind/>
        <w:rPr/>
      </w:pPr>
      <w:r/>
    </w:p>
    <w:p w14:paraId="47E11A65" w14:textId="77777777">
      <w:pPr>
        <w:pStyle w:val="1637"/>
        <w:pBdr/>
        <w:spacing/>
        <w:ind/>
        <w:rPr/>
      </w:pPr>
      <w:r>
        <w:t xml:space="preserve">5.2.3 Modelo Inicial da Interface de Usuário</w:t>
      </w:r>
    </w:p>
    <w:p w14:paraId="21BE6DEF" w14:textId="77777777">
      <w:pPr>
        <w:pBdr>
          <w:top w:val="none" w:color="000000" w:sz="4" w:space="0"/>
          <w:left w:val="none" w:color="000000" w:sz="4" w:space="0"/>
          <w:bottom w:val="none" w:color="000000" w:sz="4" w:space="0"/>
          <w:right w:val="none" w:color="000000" w:sz="4" w:space="0"/>
        </w:pBdr>
        <w:spacing/>
        <w:ind/>
        <w:rPr/>
      </w:pPr>
      <w:r>
        <w:t xml:space="preserve">O modelo inicial da interface de usuário foi projetado sob os princípios de </w:t>
      </w:r>
      <w:r>
        <w:rPr>
          <w:i/>
        </w:rPr>
        <w:t xml:space="preserve">User Experience</w:t>
      </w:r>
      <w:r>
        <w:t xml:space="preserve"> (UX) e </w:t>
      </w:r>
      <w:r>
        <w:rPr>
          <w:i/>
        </w:rPr>
        <w:t xml:space="preserve">User Interface</w:t>
      </w:r>
      <w:r>
        <w:t xml:space="preserve"> (UI), com enfoque em uma navegação intuitiva e minimalista para reduzir a carga cognitiva do cidadão. Os protótipos contemplam o fluxo principal do sistema, incluindo:</w:t>
      </w:r>
    </w:p>
    <w:p w14:paraId="218C2A1D" w14:textId="77777777">
      <w:pPr>
        <w:pBdr/>
        <w:spacing/>
        <w:ind/>
        <w:rPr/>
      </w:pPr>
      <w:r>
        <w:t xml:space="preserve">a) páginas de autenticação e cadastro: interfaces simplificadas que incorporam o aceite aos termos de uso e privacidade;</w:t>
      </w:r>
    </w:p>
    <w:p w14:paraId="19386E88" w14:textId="77777777">
      <w:pPr>
        <w:pBdr/>
        <w:spacing/>
        <w:ind/>
        <w:rPr/>
      </w:pPr>
      <w:r>
        <w:t xml:space="preserve">b) fluxo de registro de ocorrência: formulário dinâmico com suporte a anexos e integração visual com mapas para geolocalização;</w:t>
      </w:r>
    </w:p>
    <w:p w14:paraId="24F522A3" w14:textId="77777777">
      <w:pPr>
        <w:pBdr/>
        <w:spacing/>
        <w:ind/>
        <w:rPr/>
      </w:pPr>
      <w:r>
        <w:t xml:space="preserve">c) área do cidadão: painel para acompanhamento de protocolos e histórico de notificações;</w:t>
      </w:r>
    </w:p>
    <w:p w14:paraId="6B3E88C6" w14:textId="77777777">
      <w:pPr>
        <w:pBdr/>
        <w:spacing/>
        <w:ind/>
        <w:rPr/>
      </w:pPr>
      <w:r>
        <w:t xml:space="preserve">d) painel administrativo (com </w:t>
      </w:r>
      <w:r>
        <w:rPr>
          <w:i/>
        </w:rPr>
        <w:t xml:space="preserve">dashboard</w:t>
      </w:r>
      <w:r>
        <w:t xml:space="preserve">): visualização analítica destinada aos perfis de Funcionário e Administrador para gestão de demandas.</w:t>
      </w:r>
    </w:p>
    <w:p w14:paraId="591211A8" w14:textId="77777777">
      <w:pPr>
        <w:pBdr/>
        <w:spacing/>
        <w:ind/>
        <w:rPr/>
      </w:pPr>
      <w:r>
        <w:t xml:space="preserve">Os protótipos de baixa fidelidade, simulando elementos gráficos rudimentares, encontram-se no Apêndice E.</w:t>
      </w:r>
    </w:p>
    <w:p w14:paraId="253C5271" w14:textId="77777777">
      <w:pPr>
        <w:pBdr/>
        <w:shd w:val="clear" w:color="auto" w:fill="ffffff"/>
        <w:spacing w:after="0" w:line="240" w:lineRule="auto"/>
        <w:ind/>
        <w:jc w:val="left"/>
        <w:rPr>
          <w:rFonts w:ascii="Tahoma" w:hAnsi="Tahoma" w:cs="Tahoma"/>
          <w:color w:val="073763"/>
          <w:szCs w:val="24"/>
        </w:rPr>
      </w:pPr>
      <w:r>
        <w:rPr>
          <w:rFonts w:ascii="Tahoma" w:hAnsi="Tahoma" w:cs="Tahoma"/>
          <w:color w:val="073763"/>
          <w:szCs w:val="24"/>
        </w:rPr>
      </w:r>
    </w:p>
    <w:p w14:paraId="16338EEC" w14:textId="77777777">
      <w:pPr>
        <w:pBdr/>
        <w:spacing/>
        <w:ind/>
        <w:rPr/>
      </w:pPr>
      <w:r/>
    </w:p>
    <w:p w14:paraId="52FEAD5A" w14:textId="77777777">
      <w:pPr>
        <w:pBdr/>
        <w:spacing w:after="0" w:line="240" w:lineRule="auto"/>
        <w:ind/>
        <w:jc w:val="left"/>
        <w:rPr/>
      </w:pPr>
      <w:r>
        <w:br w:type="page" w:clear="all"/>
      </w:r>
    </w:p>
    <w:p w14:paraId="0F4D49B0" w14:textId="77777777">
      <w:pPr>
        <w:pStyle w:val="1635"/>
        <w:pBdr/>
        <w:spacing/>
        <w:ind/>
        <w:rPr/>
      </w:pPr>
      <w:r>
        <w:t xml:space="preserve">6 ARQUITETURA E PROJETO DO SISTEMA DE SOFTWARE</w:t>
      </w:r>
    </w:p>
    <w:p w14:paraId="23109F4F" w14:textId="77777777">
      <w:pPr>
        <w:pBdr>
          <w:top w:val="none" w:color="000000" w:sz="4" w:space="0"/>
          <w:left w:val="none" w:color="000000" w:sz="4" w:space="0"/>
          <w:bottom w:val="none" w:color="000000" w:sz="4" w:space="0"/>
          <w:right w:val="none" w:color="000000" w:sz="4" w:space="0"/>
        </w:pBdr>
        <w:spacing/>
        <w:ind/>
        <w:rPr>
          <w:color w:val="00b050"/>
        </w:rPr>
      </w:pPr>
      <w:r>
        <w:rPr>
          <w:color w:val="000000"/>
        </w:rPr>
        <w:t xml:space="preserve">Este capítulo detalha a arquitetura do sistema "Fala, Cidade!", apresentando a tradução dos requisitos levantados em uma estrutura técnica sólida para a construção do software. São descritas as definições arquiteturais, comportamentais e de dados que orientam o desenvolvimento e apresentados modelos elaborados </w:t>
      </w:r>
      <w:r>
        <w:t xml:space="preserve">por meio de diagramas da UML.</w:t>
      </w:r>
      <w:r>
        <w:rPr>
          <w:color w:val="00b050"/>
        </w:rPr>
      </w:r>
    </w:p>
    <w:p w14:paraId="4FBC6048" w14:textId="77777777">
      <w:pPr>
        <w:pBdr/>
        <w:spacing/>
        <w:ind/>
        <w:rPr/>
      </w:pPr>
      <w:r/>
    </w:p>
    <w:p w14:paraId="08C6880C" w14:textId="77777777">
      <w:pPr>
        <w:pStyle w:val="1636"/>
        <w:pBdr/>
        <w:spacing/>
        <w:ind/>
        <w:rPr/>
      </w:pPr>
      <w:r>
        <w:t xml:space="preserve">6.1 VISÃO ESTRUTURAL</w:t>
      </w:r>
    </w:p>
    <w:p w14:paraId="435DD853"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A visão estrutural apresenta a organização estática do sistema, decompondo o software em módulos lógicos e definindo a hierarquia de seus componentes. Esta seção detalha como as responsabilidades são distribuídas para garantir a manutenção e a extensibilidade do sistema de software. </w:t>
      </w:r>
    </w:p>
    <w:p w14:paraId="0240C930" w14:textId="77777777">
      <w:pPr>
        <w:pBdr/>
        <w:spacing/>
        <w:ind/>
        <w:rPr/>
      </w:pPr>
      <w:r/>
    </w:p>
    <w:p w14:paraId="0A72F289" w14:textId="77777777">
      <w:pPr>
        <w:pStyle w:val="1637"/>
        <w:pBdr/>
        <w:spacing/>
        <w:ind/>
        <w:rPr/>
      </w:pPr>
      <w:r>
        <w:t xml:space="preserve">6.1.1 Diagrama de Pacotes</w:t>
      </w:r>
    </w:p>
    <w:p w14:paraId="76CF18CE" w14:textId="77777777">
      <w:pPr>
        <w:pBdr>
          <w:top w:val="none" w:color="000000" w:sz="4" w:space="0"/>
          <w:left w:val="none" w:color="000000" w:sz="4" w:space="0"/>
          <w:bottom w:val="none" w:color="000000" w:sz="4" w:space="0"/>
          <w:right w:val="none" w:color="000000" w:sz="4" w:space="0"/>
        </w:pBdr>
        <w:spacing/>
        <w:ind/>
        <w:rPr/>
      </w:pPr>
      <w:r>
        <w:t xml:space="preserve">O código-fonte do back-end está estruturado seguindo o padrão de arquitetura hexagonal, também conhecido como </w:t>
      </w:r>
      <w:r>
        <w:rPr>
          <w:i/>
        </w:rPr>
        <w:t xml:space="preserve">Ports and Adapters</w:t>
      </w:r>
      <w:r>
        <w:t xml:space="preserve"> (Portas e Adaptadores), visando a separação de responsabilidades e a facilidade de manutenção do código-fonte. Os pacotes identificados são:</w:t>
      </w:r>
    </w:p>
    <w:p w14:paraId="01F7A006" w14:textId="77777777">
      <w:pPr>
        <w:pBdr>
          <w:top w:val="none" w:color="000000" w:sz="4" w:space="0"/>
          <w:left w:val="none" w:color="000000" w:sz="4" w:space="0"/>
          <w:bottom w:val="none" w:color="000000" w:sz="4" w:space="0"/>
          <w:right w:val="none" w:color="000000" w:sz="4" w:space="0"/>
        </w:pBdr>
        <w:spacing/>
        <w:ind/>
        <w:rPr/>
      </w:pPr>
      <w:r>
        <w:rPr>
          <w:i/>
        </w:rPr>
        <w:t xml:space="preserve">Controller</w:t>
      </w:r>
      <w:r>
        <w:t xml:space="preserve">: responsável por expor os </w:t>
      </w:r>
      <w:r>
        <w:rPr>
          <w:i/>
        </w:rPr>
        <w:t xml:space="preserve">endpoints</w:t>
      </w:r>
      <w:r>
        <w:t xml:space="preserve"> da API REST e gerenciar as requisições HTTP.</w:t>
      </w:r>
    </w:p>
    <w:p w14:paraId="13C2C0DA" w14:textId="77777777">
      <w:pPr>
        <w:pBdr>
          <w:top w:val="none" w:color="000000" w:sz="4" w:space="0"/>
          <w:left w:val="none" w:color="000000" w:sz="4" w:space="0"/>
          <w:bottom w:val="none" w:color="000000" w:sz="4" w:space="0"/>
          <w:right w:val="none" w:color="000000" w:sz="4" w:space="0"/>
        </w:pBdr>
        <w:spacing/>
        <w:ind/>
        <w:rPr/>
      </w:pPr>
      <w:r>
        <w:rPr>
          <w:i/>
        </w:rPr>
        <w:t xml:space="preserve">Port</w:t>
      </w:r>
      <w:r>
        <w:t xml:space="preserve">: define as interfaces (portas) dos serviços e do acesso a dados (DAO), estabelecendo os contratos entre as camadas.</w:t>
      </w:r>
    </w:p>
    <w:p w14:paraId="316D274B" w14:textId="77777777">
      <w:pPr>
        <w:pBdr>
          <w:top w:val="none" w:color="000000" w:sz="4" w:space="0"/>
          <w:left w:val="none" w:color="000000" w:sz="4" w:space="0"/>
          <w:bottom w:val="none" w:color="000000" w:sz="4" w:space="0"/>
          <w:right w:val="none" w:color="000000" w:sz="4" w:space="0"/>
        </w:pBdr>
        <w:spacing/>
        <w:ind/>
        <w:rPr>
          <w:color w:val="ff0000"/>
        </w:rPr>
      </w:pPr>
      <w:r>
        <w:rPr>
          <w:i/>
        </w:rPr>
        <w:t xml:space="preserve">Implementation</w:t>
      </w:r>
      <w:r>
        <w:t xml:space="preserve">: contém os adaptadores que concretizam as portas — os serviços com as regras de negócio e os DAOs de persistência que realizam a interface direta com o SGBD PostgreSQL 18. </w:t>
      </w:r>
      <w:r>
        <w:rPr>
          <w:color w:val="ff0000"/>
        </w:rPr>
      </w:r>
    </w:p>
    <w:p w14:paraId="43892649" w14:textId="77777777">
      <w:pPr>
        <w:pBdr>
          <w:top w:val="none" w:color="000000" w:sz="4" w:space="0"/>
          <w:left w:val="none" w:color="000000" w:sz="4" w:space="0"/>
          <w:bottom w:val="none" w:color="000000" w:sz="4" w:space="0"/>
          <w:right w:val="none" w:color="000000" w:sz="4" w:space="0"/>
        </w:pBdr>
        <w:spacing/>
        <w:ind/>
        <w:rPr/>
      </w:pPr>
      <w:r>
        <w:rPr>
          <w:i/>
        </w:rPr>
        <w:t xml:space="preserve">Domain:</w:t>
      </w:r>
      <w:r>
        <w:t xml:space="preserve"> contém as classes que representam as entidades do banco de dados e os objetos de domínio.</w:t>
      </w:r>
    </w:p>
    <w:p w14:paraId="7F8EA7A4" w14:textId="77777777">
      <w:pPr>
        <w:pBdr>
          <w:top w:val="none" w:color="000000" w:sz="4" w:space="0"/>
          <w:left w:val="none" w:color="000000" w:sz="4" w:space="0"/>
          <w:bottom w:val="none" w:color="000000" w:sz="4" w:space="0"/>
          <w:right w:val="none" w:color="000000" w:sz="4" w:space="0"/>
        </w:pBdr>
        <w:spacing/>
        <w:ind/>
        <w:rPr/>
      </w:pPr>
      <w:r>
        <w:rPr>
          <w:i/>
        </w:rPr>
        <w:t xml:space="preserve">Configuration/Security:</w:t>
      </w:r>
      <w:r>
        <w:t xml:space="preserve"> pacote dedicado às configurações do </w:t>
      </w:r>
      <w:r>
        <w:rPr>
          <w:i/>
        </w:rPr>
        <w:t xml:space="preserve">Spring Security</w:t>
      </w:r>
      <w:r>
        <w:t xml:space="preserve">, filtros de autenticação JWT e validação de MFA.</w:t>
      </w:r>
    </w:p>
    <w:p w14:paraId="1EC238B7" w14:textId="77777777">
      <w:pPr>
        <w:pBdr>
          <w:top w:val="none" w:color="000000" w:sz="4" w:space="0"/>
          <w:left w:val="none" w:color="000000" w:sz="4" w:space="0"/>
          <w:bottom w:val="none" w:color="000000" w:sz="4" w:space="0"/>
          <w:right w:val="none" w:color="000000" w:sz="4" w:space="0"/>
        </w:pBdr>
        <w:spacing/>
        <w:ind/>
        <w:rPr/>
      </w:pPr>
      <w:r>
        <w:t xml:space="preserve">Os demais módulos identificados na arquitetura são: DTO (Data Transfer Object), interno ao pacote Domain, que contém as classes de transferência de dados utilizadas nas requisições e respostas da API REST, desacoplando a camada de persistência da camada de apresentação; e os serviços internos ao pacote Implementation, dedicados à autenticação (JWT), ao envio de e-mails, ao envio de mensagens SMS por meio do celular gateway (porta SmsService e adaptador SmsGatewayServiceImpl), à validação de MFA, ao processamento de mídias (integração com a API Cloudinary), à geração e ao rastreamento de protocolos e às regras de ocorrências, incluindo o cálculo do raio de proximidade para o algoritmo de detecção de duplicidade (RF16).</w:t>
      </w:r>
    </w:p>
    <w:p w14:paraId="1C067AF5"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Os diagramas de pacotes do back-end e do front-end foram redesenhados na Fase 4 e encontram-se no Apêndice F, subpasta “DiagramaDePacotes”. Passaram a registrar o módulo de departamentos em todas as camadas — o pacote department em port.service, em port.dao e em implementation.service, a classe DepartmentPostgresDao em implementation.dao.postgres e o DepartmentRestController no pacote controller (RF22 e RF23) —, além do pacote email, do qual depende o encaminhamento. No front-end, constam a tela de departamentos, os serviços de encaminhamento e de cobertura municipal e o pacote local, com os serviços de localidades, de preferência de município e de geocodificação (RF24).</w:t>
      </w:r>
    </w:p>
    <w:p w14:paraId="3FA7BE81" w14:textId="77777777">
      <w:pPr>
        <w:pStyle w:val="1637"/>
        <w:pBdr/>
        <w:spacing/>
        <w:ind/>
        <w:rPr/>
      </w:pPr>
      <w:r>
        <w:t xml:space="preserve">6.1.2 Diagramas de Classes</w:t>
      </w:r>
    </w:p>
    <w:p w14:paraId="214428DE"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Os diagramas de classes detalham a estrutura interna dos pacotes mencionados na seção anterior. Eles especificam os atributos, as operações e os relacionamentos entre os objetos. O diagrama foi redesenhado na Fase 4 segundo a leitura hexagonal da arquitetura: as portas ocupam a coluna central, os adaptadores de persistência ficam de um lado e os de apresentação do outro, e a coluna do domínio reúne as entidades e os objetos de transferência de dados. Destacam-se as classes de domínio Occurrence (ocorrência), UserModel (conta de usuário) e Department (departamento municipal), esta última acrescentada na Fase 4 com a respectiva cadeia de porta, adaptador de persistência, serviço e controlador (RF22 e RF23).</w:t>
      </w:r>
    </w:p>
    <w:p w14:paraId="4EE0837F"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 diagrama de classes, com os atributos, as operações e os relacionamentos de cada classe, encontra-se no Apêndice F, subpasta “DiagramaDeClasses”. O diagrama de componentes e o diagrama de implantação, que completam a visão estrutural, encontram-se nas subpastas “DiagramaDeComponentes” e “DiagramaDeImplantacao” do mesmo apêndice.</w:t>
      </w:r>
    </w:p>
    <w:p w14:paraId="1621777B" w14:textId="77777777">
      <w:pPr>
        <w:pStyle w:val="1636"/>
        <w:pBdr/>
        <w:spacing/>
        <w:ind/>
        <w:rPr/>
      </w:pPr>
      <w:r>
        <w:t xml:space="preserve">6.2 VISÃO COMPORTAMENTAL</w:t>
      </w:r>
    </w:p>
    <w:p w14:paraId="1CF16315" w14:textId="77777777">
      <w:pPr>
        <w:pBdr>
          <w:top w:val="none" w:color="000000" w:sz="4" w:space="0"/>
          <w:left w:val="none" w:color="000000" w:sz="4" w:space="0"/>
          <w:bottom w:val="none" w:color="000000" w:sz="4" w:space="0"/>
          <w:right w:val="none" w:color="000000" w:sz="4" w:space="0"/>
        </w:pBdr>
        <w:spacing/>
        <w:ind/>
        <w:rPr/>
      </w:pPr>
      <w:r>
        <w:rPr>
          <w:color w:val="000000"/>
        </w:rPr>
        <w:t xml:space="preserve">A visão comportamental descreve a dinâmica do sistema e a colaboração entre os objetos em tempo de execução para satisfazer os requisitos funcionais. </w:t>
      </w:r>
      <w:r/>
    </w:p>
    <w:p w14:paraId="7372D559" w14:textId="77777777">
      <w:pPr>
        <w:pBdr/>
        <w:spacing/>
        <w:ind/>
        <w:rPr/>
      </w:pPr>
      <w:r/>
    </w:p>
    <w:p w14:paraId="176FA46E" w14:textId="77777777">
      <w:pPr>
        <w:pStyle w:val="1637"/>
        <w:pBdr/>
        <w:spacing/>
        <w:ind/>
        <w:rPr/>
      </w:pPr>
      <w:r>
        <w:t xml:space="preserve">6.2.1 Projeto das Interações entre Objetos</w:t>
      </w:r>
    </w:p>
    <w:p w14:paraId="3103D56C" w14:textId="77777777">
      <w:pPr>
        <w:pBdr/>
        <w:spacing/>
        <w:ind/>
        <w:rPr/>
      </w:pPr>
      <w:r/>
    </w:p>
    <w:p w14:paraId="7B1F5251" w14:textId="77777777">
      <w:pPr>
        <w:pBdr/>
        <w:spacing/>
        <w:ind/>
        <w:rPr/>
      </w:pPr>
      <w:r>
        <w:t xml:space="preserve">6.2.1.1 Diagramas de Sequência</w:t>
      </w:r>
    </w:p>
    <w:p w14:paraId="7BA5F591"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Os diagramas de sequência detalham o comportamento do sistema em cenários críticos, como o fluxo de registro de ocorrências e os processos de autenticação segura. Eles ilustram a cronologia das interações desde a interface do usuário até a confirmação de persistência no banco de dados.</w:t>
      </w:r>
    </w:p>
    <w:p w14:paraId="28CABD87" w14:textId="77777777">
      <w:pPr>
        <w:pBdr>
          <w:top w:val="none" w:color="000000" w:sz="4" w:space="0"/>
          <w:left w:val="none" w:color="000000" w:sz="4" w:space="0"/>
          <w:bottom w:val="none" w:color="000000" w:sz="4" w:space="0"/>
          <w:right w:val="none" w:color="000000" w:sz="4" w:space="0"/>
        </w:pBdr>
        <w:spacing/>
        <w:ind/>
        <w:rPr/>
      </w:pPr>
      <w:r>
        <w:rPr>
          <w:color w:val="000000"/>
        </w:rPr>
        <w:t xml:space="preserve">Os diagramas de sequência encontram-se no Apêndice F, subpasta “DiagramaDeSequencia”, e compreendem o cenário principal de autenticação do usuário, o cenário alternativo de credenciais inválidas e o encaminhamento da ocorrência ao departamento responsável (RF23), no qual se observa que a alteração do estado e o registro do trâmite somente ocorrem após a confirmação da expedição da mensagem (RN09).</w:t>
      </w:r>
      <w:r/>
    </w:p>
    <w:p w14:paraId="04D5B5A5" w14:textId="77777777">
      <w:pPr>
        <w:pStyle w:val="1636"/>
        <w:pBdr/>
        <w:spacing/>
        <w:ind/>
        <w:rPr/>
      </w:pPr>
      <w:r>
        <w:t xml:space="preserve">6.3 VISÃO DOS DADOS</w:t>
      </w:r>
    </w:p>
    <w:p w14:paraId="15A62701"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Esta seção descreve a organização técnica das informações, garantindo a integridade e a rastreabilidade necessárias para a gestão pública.</w:t>
      </w:r>
    </w:p>
    <w:p w14:paraId="2232FD59" w14:textId="77777777">
      <w:pPr>
        <w:pBdr>
          <w:top w:val="none" w:color="000000" w:sz="4" w:space="0"/>
          <w:left w:val="none" w:color="000000" w:sz="4" w:space="0"/>
          <w:bottom w:val="none" w:color="000000" w:sz="4" w:space="0"/>
          <w:right w:val="none" w:color="000000" w:sz="4" w:space="0"/>
        </w:pBdr>
        <w:spacing/>
        <w:ind/>
        <w:rPr>
          <w:color w:val="000000"/>
          <w:szCs w:val="24"/>
        </w:rPr>
      </w:pPr>
      <w:r>
        <w:rPr>
          <w:color w:val="000000"/>
          <w:szCs w:val="24"/>
        </w:rPr>
      </w:r>
    </w:p>
    <w:p w14:paraId="192E0AB6" w14:textId="77777777">
      <w:pPr>
        <w:pStyle w:val="1637"/>
        <w:pBdr/>
        <w:spacing/>
        <w:ind/>
        <w:rPr/>
      </w:pPr>
      <w:r>
        <w:t xml:space="preserve">6.3.1 Modelo Lógico</w:t>
      </w:r>
    </w:p>
    <w:p w14:paraId="165DB79E" w14:textId="77777777">
      <w:pPr>
        <w:pBdr>
          <w:top w:val="none" w:color="000000" w:sz="4" w:space="0"/>
          <w:left w:val="none" w:color="000000" w:sz="4" w:space="0"/>
          <w:bottom w:val="none" w:color="000000" w:sz="4" w:space="0"/>
          <w:right w:val="none" w:color="000000" w:sz="4" w:space="0"/>
        </w:pBdr>
        <w:spacing/>
        <w:ind/>
        <w:rPr/>
      </w:pPr>
      <w:r>
        <w:rPr>
          <w:color w:val="000000"/>
          <w:szCs w:val="24"/>
        </w:rPr>
        <w:t xml:space="preserve">O modelo lógico traduz o DER para uma estrutura operacional compatível com modelo relacional. </w:t>
      </w:r>
      <w:r>
        <w:t xml:space="preserve">As especificações lógicas e físicas que sustentam esse modelo o SGBD PostgreSQL, na versão 18, selecionado por sua maturidade e suporte nativo a transações ACID (Atomicidade, Consistência, Isolamento e Durabilidade) e consultas geoespaciais complexas.</w:t>
      </w:r>
    </w:p>
    <w:p w14:paraId="2459F786" w14:textId="77777777">
      <w:pPr>
        <w:pBdr>
          <w:top w:val="none" w:color="000000" w:sz="4" w:space="0"/>
          <w:left w:val="none" w:color="000000" w:sz="4" w:space="0"/>
          <w:bottom w:val="none" w:color="000000" w:sz="4" w:space="0"/>
          <w:right w:val="none" w:color="000000" w:sz="4" w:space="0"/>
        </w:pBdr>
        <w:spacing/>
        <w:ind/>
        <w:rPr>
          <w:color w:val="000000"/>
          <w:szCs w:val="24"/>
        </w:rPr>
      </w:pPr>
      <w:r>
        <w:rPr>
          <w:color w:val="000000"/>
          <w:szCs w:val="24"/>
        </w:rPr>
        <w:t xml:space="preserve">Ele define rigorosamente as tabelas, chaves primárias e chaves estrangeiras. Destaca-se a implementação da tabela associativa </w:t>
      </w:r>
      <w:r>
        <w:rPr>
          <w:rFonts w:eastAsia="Courier New"/>
          <w:i/>
          <w:szCs w:val="24"/>
        </w:rPr>
        <w:t xml:space="preserve">Occurrence_Support</w:t>
      </w:r>
      <w:r>
        <w:rPr>
          <w:szCs w:val="24"/>
        </w:rPr>
        <w:t xml:space="preserve">, que materializa o relacionamento </w:t>
      </w:r>
      <w:r>
        <w:rPr>
          <w:i/>
          <w:szCs w:val="24"/>
        </w:rPr>
        <w:t xml:space="preserve">supports</w:t>
      </w:r>
      <w:r>
        <w:rPr>
          <w:szCs w:val="24"/>
        </w:rPr>
        <w:t xml:space="preserve"> entre </w:t>
      </w:r>
      <w:r>
        <w:rPr>
          <w:rFonts w:eastAsia="Courier New"/>
          <w:i/>
          <w:szCs w:val="24"/>
        </w:rPr>
        <w:t xml:space="preserve">Citizen</w:t>
      </w:r>
      <w:r>
        <w:rPr>
          <w:szCs w:val="24"/>
        </w:rPr>
        <w:t xml:space="preserve"> e </w:t>
      </w:r>
      <w:r>
        <w:rPr>
          <w:rFonts w:eastAsia="Courier New"/>
          <w:i/>
          <w:szCs w:val="24"/>
        </w:rPr>
        <w:t xml:space="preserve">Occurrence</w:t>
      </w:r>
      <w:r>
        <w:rPr>
          <w:i/>
          <w:szCs w:val="24"/>
        </w:rPr>
        <w:t xml:space="preserve">,</w:t>
      </w:r>
      <w:r>
        <w:rPr>
          <w:szCs w:val="24"/>
        </w:rPr>
        <w:t xml:space="preserve"> permitindo </w:t>
      </w:r>
      <w:r>
        <w:rPr>
          <w:color w:val="000000"/>
          <w:szCs w:val="24"/>
        </w:rPr>
        <w:t xml:space="preserve">o reforço de ocorrências conforme a RN06.</w:t>
      </w:r>
    </w:p>
    <w:p w14:paraId="2A79A254" w14:textId="77777777">
      <w:pPr>
        <w:pBdr/>
        <w:spacing/>
        <w:ind/>
        <w:rPr/>
      </w:pPr>
      <w:r>
        <w:t xml:space="preserve">O modelo reflete a consolidação dos dados de perfil e localização diretamente na tabela base User. Esta tabela centraliza tanto as credenciais de autenticação quanto os dados do cidadão (como address, neighborhood e CEP), além de incluir o atributo discriminador role (do tipo VARCHAR, tamanho 20), responsável por definir o nível de acesso do registro entre os perfis ADMINISTRATOR, EMPLOYEE ou CITIZEN. A partir dessa centralização, o modelo mostra o mapeamento das tabelas operacionais cruciais para as regras de negócio, sendo elas a Occurrence e Occurrence_History (responsável pelo armazenamento incremental e rastreabilidade de mudanças de status) e a Occurrence_Support (tabela associativa que gerencia o relacionamento de muitos-para-muitos para o mecanismo de reforço comunitário de ocorrências). A partir da versão 1.15, a tabela de usuários e a tabela de ocorrências registram também a unidade federativa, e a tabela department passou a identificar o município e a unidade federativa do setor, com restrição de unicidade sobre o par formado pelo nome e pelo município e restrição de unicidade sobre o endereço de correio eletrônico. A tabela occurrence_history recebeu a referência ao departamento destinatário, o que preserva no histórico o registro de cada encaminhamento.</w:t>
      </w:r>
    </w:p>
    <w:p w14:paraId="17553168" w14:textId="77777777">
      <w:pPr>
        <w:pBdr>
          <w:top w:val="none" w:color="000000" w:sz="4" w:space="0"/>
          <w:left w:val="none" w:color="000000" w:sz="4" w:space="0"/>
          <w:bottom w:val="none" w:color="000000" w:sz="4" w:space="0"/>
          <w:right w:val="none" w:color="000000" w:sz="4" w:space="0"/>
        </w:pBdr>
        <w:spacing/>
        <w:ind/>
        <w:rPr>
          <w:color w:val="000000"/>
          <w:szCs w:val="24"/>
        </w:rPr>
      </w:pPr>
      <w:r>
        <w:rPr>
          <w:color w:val="000000"/>
          <w:szCs w:val="24"/>
        </w:rPr>
        <w:t xml:space="preserve"> O modelo detalhado encontra-se no Apêndice D.</w:t>
      </w:r>
    </w:p>
    <w:p w14:paraId="3A5521CC" w14:textId="77777777">
      <w:pPr>
        <w:pBdr>
          <w:top w:val="none" w:color="000000" w:sz="4" w:space="0"/>
          <w:left w:val="none" w:color="000000" w:sz="4" w:space="0"/>
          <w:bottom w:val="none" w:color="000000" w:sz="4" w:space="0"/>
          <w:right w:val="none" w:color="000000" w:sz="4" w:space="0"/>
        </w:pBdr>
        <w:spacing/>
        <w:ind/>
        <w:rPr>
          <w:color w:val="000000"/>
          <w:szCs w:val="24"/>
        </w:rPr>
      </w:pPr>
      <w:r>
        <w:rPr>
          <w:color w:val="000000"/>
          <w:szCs w:val="24"/>
        </w:rPr>
      </w:r>
    </w:p>
    <w:p w14:paraId="6EFE5FBB" w14:textId="77777777">
      <w:pPr>
        <w:pStyle w:val="1637"/>
        <w:pBdr/>
        <w:spacing/>
        <w:ind/>
        <w:rPr/>
      </w:pPr>
      <w:r>
        <w:t xml:space="preserve">6.3.2 Dicionário de Dados do Modelo Lógico</w:t>
      </w:r>
    </w:p>
    <w:p w14:paraId="2FAB73DC" w14:textId="77777777">
      <w:pPr>
        <w:pBdr/>
        <w:spacing/>
        <w:ind/>
        <w:rPr/>
      </w:pPr>
      <w:r>
        <w:t xml:space="preserve">O dicionário de dados complementa o modelo lógico, fornecendo a descrição técnica de cada campo, incluindo tipos de dados (ex: </w:t>
      </w:r>
      <w:r>
        <w:rPr>
          <w:i/>
          <w:iCs/>
        </w:rPr>
        <w:t xml:space="preserve">Varchar</w:t>
      </w:r>
      <w:r>
        <w:t xml:space="preserve">, </w:t>
      </w:r>
      <w:r>
        <w:rPr>
          <w:i/>
          <w:iCs/>
        </w:rPr>
        <w:t xml:space="preserve">Timestamp</w:t>
      </w:r>
      <w:r>
        <w:t xml:space="preserve">, </w:t>
      </w:r>
      <w:r>
        <w:rPr>
          <w:i/>
          <w:iCs/>
        </w:rPr>
        <w:t xml:space="preserve">Boolean</w:t>
      </w:r>
      <w:r>
        <w:t xml:space="preserve">), restrições de integridade (</w:t>
      </w:r>
      <w:r>
        <w:rPr>
          <w:i/>
          <w:iCs/>
        </w:rPr>
        <w:t xml:space="preserve">Not Null</w:t>
      </w:r>
      <w:r>
        <w:t xml:space="preserve">, </w:t>
      </w:r>
      <w:r>
        <w:rPr>
          <w:i/>
          <w:iCs/>
        </w:rPr>
        <w:t xml:space="preserve">Unique</w:t>
      </w:r>
      <w:r>
        <w:t xml:space="preserve">) e tamanhos delimitados para os campos. Este documento serve como guia definitivo para a implementação da camada de persistência em banco de dados relacional.</w:t>
      </w:r>
    </w:p>
    <w:p w14:paraId="5F887A30" w14:textId="77777777">
      <w:pPr>
        <w:pBdr/>
        <w:spacing/>
        <w:ind/>
        <w:rPr/>
      </w:pPr>
      <w:r>
        <w:t xml:space="preserve">O dicionário de dados técnico completo, contendo a totalidade das tabelas, chaves e restrições de cada campo, encontra-se disponível no Apêndice D.</w:t>
      </w:r>
    </w:p>
    <w:p w14:paraId="11C47748" w14:textId="77777777">
      <w:pPr>
        <w:pStyle w:val="1636"/>
        <w:pBdr/>
        <w:spacing/>
        <w:ind/>
        <w:rPr/>
      </w:pPr>
      <w:r>
        <w:t xml:space="preserve">6.4 PROJETO DA INTERAÇÃO HUMANO-COMPUTADOR</w:t>
      </w:r>
    </w:p>
    <w:p w14:paraId="3920B197" w14:textId="77777777">
      <w:pPr>
        <w:pBdr/>
        <w:spacing/>
        <w:ind/>
        <w:rPr/>
      </w:pPr>
      <w:r>
        <w:t xml:space="preserve">O projeto da Interação Humano-Computador (IHC) para o sistema “Fala, Cidade!” visa estabelecer uma comunicação eficaz entre o cidadão, a administração pública e o sistema, priorizando a usabilidade e a acessibilidade digital. O desenvolvimento da interface fundamenta-se em três pilares técnicos: </w:t>
      </w:r>
    </w:p>
    <w:p w14:paraId="3649BCAE" w14:textId="77777777">
      <w:pPr>
        <w:pBdr/>
        <w:spacing/>
        <w:ind/>
        <w:rPr/>
      </w:pPr>
      <w:r>
        <w:t xml:space="preserve">a) estudo de perfis dos usuários: análise das capacidades técnicas e necessidades operacionais de cada grupo de usuários, garantindo que a complexidade da interface seja inversamente proporcional à urgência da tarefa de ocorrência;</w:t>
      </w:r>
    </w:p>
    <w:p w14:paraId="45D83C59" w14:textId="77777777">
      <w:pPr>
        <w:pBdr/>
        <w:spacing/>
        <w:ind/>
        <w:rPr/>
      </w:pPr>
      <w:r>
        <w:t xml:space="preserve">b) padrões ergonômicos: adoção de diretrizes de </w:t>
      </w:r>
      <w:r>
        <w:rPr>
          <w:i/>
        </w:rPr>
        <w:t xml:space="preserve">design</w:t>
      </w:r>
      <w:r>
        <w:t xml:space="preserve"> responsivo e tecnologias PWA para assegurar o conforto visual, a legibilidade de fontes e a facilidade de interação em diversos dispositivos, minimizando o esforço físico e cognitivo do usuário;</w:t>
      </w:r>
    </w:p>
    <w:p w14:paraId="138FF3B5" w14:textId="77777777">
      <w:pPr>
        <w:pBdr/>
        <w:spacing/>
        <w:ind/>
        <w:rPr/>
      </w:pPr>
      <w:r>
        <w:t xml:space="preserve">c) aplicação das heurísticas de usabilidade: atenção às 10 heurísticas de Nielsen (1994), com ênfase na "visibilidade do status do sistema" (acompanhamento de protocolos) e "prevenção de erros" (verificação de duplicidade geográfica e campos obrigatórios).</w:t>
      </w:r>
    </w:p>
    <w:p w14:paraId="14852446" w14:textId="77777777">
      <w:pPr>
        <w:pBdr/>
        <w:spacing/>
        <w:ind/>
        <w:rPr/>
      </w:pPr>
      <w:r/>
    </w:p>
    <w:p w14:paraId="52CD49C6" w14:textId="77777777">
      <w:pPr>
        <w:pStyle w:val="1637"/>
        <w:pBdr/>
        <w:spacing/>
        <w:ind/>
        <w:rPr/>
      </w:pPr>
      <w:r>
        <w:t xml:space="preserve">6.4.1 Perfil de Usuário</w:t>
      </w:r>
    </w:p>
    <w:p w14:paraId="2894218C" w14:textId="77777777">
      <w:pPr>
        <w:pBdr/>
        <w:spacing/>
        <w:ind/>
        <w:rPr/>
      </w:pPr>
      <w:r>
        <w:t xml:space="preserve">Os perfis de usuários esperados para o sistema são elencados a seguir.</w:t>
      </w:r>
    </w:p>
    <w:p w14:paraId="55D7D1EC" w14:textId="77777777">
      <w:pPr>
        <w:pBdr/>
        <w:spacing/>
        <w:ind/>
        <w:rPr/>
      </w:pPr>
      <w:r>
        <w:t xml:space="preserve">a) </w:t>
      </w:r>
      <w:r>
        <w:rPr>
          <w:bCs/>
        </w:rPr>
        <w:t xml:space="preserve">Perfil Cidadão</w:t>
      </w:r>
      <w:r>
        <w:t xml:space="preserve">: composto pela população em geral, possui níveis variados de letramento digital. O interesse central reside na facilidade de registro de ocorrências, garantia de anonimato quando necessário e transparência no acompanhamento das demandas. </w:t>
      </w:r>
    </w:p>
    <w:p w14:paraId="539D314F" w14:textId="77777777">
      <w:pPr>
        <w:pBdr/>
        <w:spacing/>
        <w:ind/>
        <w:rPr/>
      </w:pPr>
      <w:r>
        <w:t xml:space="preserve">b) </w:t>
      </w:r>
      <w:r>
        <w:rPr>
          <w:bCs/>
        </w:rPr>
        <w:t xml:space="preserve">Perfil Funcionário (servidor público municipal)</w:t>
      </w:r>
      <w:r>
        <w:t xml:space="preserve">: representa o corpo técnico das secretarias municipais. Atua no nível operacional, realizando a triagem de ocorrências, atualização de status e inserção de pareceres técnicos sobre as intervenções realizadas; </w:t>
      </w:r>
    </w:p>
    <w:p w14:paraId="50799717" w14:textId="77777777">
      <w:pPr>
        <w:pBdr/>
        <w:spacing/>
        <w:ind/>
        <w:rPr/>
      </w:pPr>
      <w:r>
        <w:t xml:space="preserve">c) Perfil Administrador do município: gestores públicos e responsáveis pela prefeitura. Focam na análise macro estratégica através de dashboards e relatórios gerenciais para a tomada de decisão baseada em dados e alocação de recursos. Além da análise estratégica, o Administrador é responsável pelo gerenciamento operacional do sistema: cadastra e gerencia os perfis de funcionários (RF19) e supervisiona o painel administrativo de atualização de ocorrências (RF12). Assim, este perfil acumula tanto funções de gestão estratégica quanto de administração operacional do sistema.</w:t>
      </w:r>
    </w:p>
    <w:p w14:paraId="50799717" w14:textId="77777777">
      <w:pPr>
        <w:pBdr/>
        <w:spacing/>
        <w:ind/>
        <w:rPr/>
      </w:pPr>
      <w:r>
        <w:t xml:space="preserve">d) Perfil Super Administrador: responsável pela operação do sistema junto ao conjunto dos municípios atendidos. Não trata ocorrências no dia a dia: habilita novos municípios, nomeia os seus administradores e acompanha o funcionamento geral, o que exige visão consolidada e acesso irrestrito às contas.</w:t>
      </w:r>
    </w:p>
    <w:p w14:paraId="63A61CB4" w14:textId="77777777">
      <w:pPr>
        <w:pBdr/>
        <w:spacing/>
        <w:ind/>
        <w:rPr>
          <w:highlight w:val="yellow"/>
        </w:rPr>
      </w:pPr>
      <w:r>
        <w:t xml:space="preserve">A seguir são apresentados alguns gráficos retirados de uma pesquisa feita no período de 4 de maio de 2026 a 24 de junho de 2026 e encaminhada via o formulário do Google Forms para potenciais usuários do sistema, a qual reuniu 18 respostas.</w:t>
      </w:r>
      <w:r>
        <w:rPr>
          <w:highlight w:val="yellow"/>
        </w:rPr>
      </w:r>
    </w:p>
    <w:p w14:paraId="76A80CF0" w14:textId="77777777">
      <w:pPr>
        <w:pBdr/>
        <w:spacing/>
        <w:ind/>
        <w:rPr>
          <w:szCs w:val="24"/>
        </w:rPr>
      </w:pPr>
      <w:r>
        <w:rPr>
          <w:szCs w:val="24"/>
        </w:rPr>
        <w:t xml:space="preserve">O gráfico da Figura 6 demonstra que metade dos participantes da pesquisa (50,0%) se identifica como "Cidadão". Isso é bastante positivo, pois representa o usuário final principal do sistema. Além disso, a soma das categorias "Servidor público" (44,4%) e "Gestor público" (5,6%) revela que a outra metade dos respondentes está diretamente ligada à administração pública. Essa diversidade de perfis é enriquecedora, pois indica que o projeto "Fala, Cidade!" desperta o interesse tanto da população que relatará as ocorrências quanto dos profissionais que atuarão na recepção e gestão dessas solicitações.</w:t>
      </w:r>
    </w:p>
    <w:p w14:paraId="28055471" w14:textId="30F4B4A4">
      <w:pPr>
        <w:keepNext w:val="true"/>
        <w:pBdr/>
        <w:spacing/>
        <w:ind/>
        <w:rPr/>
      </w:pPr>
      <w:r>
        <mc:AlternateContent>
          <mc:Choice Requires="wpg">
            <w:drawing>
              <wp:inline xmlns:wp="http://schemas.openxmlformats.org/drawingml/2006/wordprocessingDrawing" distT="0" distB="0" distL="0" distR="0">
                <wp:extent cx="5760720" cy="2425065"/>
                <wp:effectExtent l="0" t="0" r="0" b="0"/>
                <wp:docPr id="7" name="Imagem 2" descr="Gráfico de respostas do Google Formulários. Título da pergunta: 1. Qual perfil melhor descreve você?&#10;. Número de respostas: 18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de respostas do Google Formulários. Título da pergunta: 1. Qual perfil melhor descreve você?&#10;. Número de respostas: 18 respostas."/>
                        <pic:cNvPicPr>
                          <a:picLocks noChangeAspect="1"/>
                        </pic:cNvPicPr>
                        <pic:nvPr/>
                      </pic:nvPicPr>
                      <pic:blipFill rotWithShape="1">
                        <a:blip r:embed="rId23"/>
                        <a:stretch/>
                      </pic:blipFill>
                      <pic:spPr bwMode="auto">
                        <a:xfrm>
                          <a:off x="0" y="0"/>
                          <a:ext cx="5760720" cy="242506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3.60pt;height:190.95pt;mso-wrap-distance-left:0.00pt;mso-wrap-distance-top:0.00pt;mso-wrap-distance-right:0.00pt;mso-wrap-distance-bottom:0.00pt;z-index:1;" stroked="f">
                <v:imagedata r:id="rId23" o:title=""/>
                <o:lock v:ext="edit" rotation="t"/>
              </v:shape>
            </w:pict>
          </mc:Fallback>
        </mc:AlternateContent>
      </w:r>
    </w:p>
    <w:p w14:paraId="6F853343" w14:textId="77777777">
      <w:pPr>
        <w:pStyle w:val="1846"/>
        <w:pBdr/>
        <w:spacing/>
        <w:ind/>
        <w:rPr/>
      </w:pPr>
      <w:r>
        <w:t xml:space="preserve">FIGURA </w:t>
        <w:fldChar w:fldCharType="begin"/>
        <w:instrText xml:space="preserve">SEQ FIGURA \* Arabic </w:instrText>
        <w:fldChar w:fldCharType="separate"/>
        <w:t xml:space="preserve">6</w:t>
        <w:fldChar w:fldCharType="end"/>
        <w:t xml:space="preserve"> -  Perfil de usuário do respondente</w:t>
      </w:r>
    </w:p>
    <w:p w14:paraId="640C84BA" w14:textId="77777777">
      <w:pPr>
        <w:pBdr/>
        <w:spacing/>
        <w:ind/>
        <w:rPr/>
      </w:pPr>
      <w:r/>
    </w:p>
    <w:p w14:paraId="4F4CC948" w14:textId="77777777">
      <w:pPr>
        <w:pBdr/>
        <w:spacing/>
        <w:ind/>
        <w:rPr>
          <w:szCs w:val="24"/>
        </w:rPr>
      </w:pPr>
      <w:r>
        <w:rPr>
          <w:szCs w:val="24"/>
        </w:rPr>
        <w:t xml:space="preserve">O gráfico da Figura 7 mostra que a maioria dos respondentes (83,3%) nunca utilizou um sistema focado no registro de problemas urbanos. Esse dado é fundamental para justificar o projeto, pois evidencia uma clara lacuna na comunicação digital entre a população e os órgãos públicos. O alto índice de respostas negativas valida a necessidade, a relevância e o potencial de adoção de um sistema acessível e eficiente para facilitar o engajamento cívico.</w:t>
      </w:r>
    </w:p>
    <w:p w14:paraId="4FD2B6B5" w14:textId="77777777">
      <w:pPr>
        <w:pBdr/>
        <w:spacing/>
        <w:ind/>
        <w:rPr>
          <w:sz w:val="20"/>
          <w:szCs w:val="20"/>
        </w:rPr>
      </w:pPr>
      <w:r>
        <w:rPr>
          <w:sz w:val="20"/>
          <w:szCs w:val="20"/>
        </w:rPr>
      </w:r>
    </w:p>
    <w:p w14:paraId="61B818A4" w14:textId="308FB658">
      <w:pPr>
        <w:keepNext w:val="true"/>
        <w:pBdr/>
        <w:spacing/>
        <w:ind/>
        <w:rPr/>
      </w:pPr>
      <w:r>
        <mc:AlternateContent>
          <mc:Choice Requires="wpg">
            <w:drawing>
              <wp:inline xmlns:wp="http://schemas.openxmlformats.org/drawingml/2006/wordprocessingDrawing" distT="0" distB="0" distL="0" distR="0">
                <wp:extent cx="5760720" cy="2425065"/>
                <wp:effectExtent l="0" t="0" r="0" b="0"/>
                <wp:docPr id="8" name="Imagem 4"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00364" name="Imagem 4" descr="Gráfico, Gráfico de pizza&#10;&#10;O conteúdo gerado por IA pode estar incorreto."/>
                        <pic:cNvPicPr>
                          <a:picLocks noChangeAspect="1"/>
                        </pic:cNvPicPr>
                        <pic:nvPr/>
                      </pic:nvPicPr>
                      <pic:blipFill rotWithShape="1">
                        <a:blip r:embed="rId24"/>
                        <a:stretch/>
                      </pic:blipFill>
                      <pic:spPr bwMode="auto">
                        <a:xfrm>
                          <a:off x="0" y="0"/>
                          <a:ext cx="5760720" cy="242506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3.60pt;height:190.95pt;mso-wrap-distance-left:0.00pt;mso-wrap-distance-top:0.00pt;mso-wrap-distance-right:0.00pt;mso-wrap-distance-bottom:0.00pt;z-index:1;" stroked="f">
                <v:imagedata r:id="rId24" o:title=""/>
                <o:lock v:ext="edit" rotation="t"/>
              </v:shape>
            </w:pict>
          </mc:Fallback>
        </mc:AlternateContent>
      </w:r>
    </w:p>
    <w:p w14:paraId="6E963214" w14:textId="77777777">
      <w:pPr>
        <w:pStyle w:val="1846"/>
        <w:pBdr/>
        <w:spacing/>
        <w:ind/>
        <w:rPr/>
      </w:pPr>
      <w:r>
        <w:t xml:space="preserve">FIGURA </w:t>
        <w:fldChar w:fldCharType="begin"/>
        <w:instrText xml:space="preserve">SEQ FIGURA \* Arabic </w:instrText>
        <w:fldChar w:fldCharType="separate"/>
        <w:t xml:space="preserve">7</w:t>
        <w:fldChar w:fldCharType="end"/>
        <w:t xml:space="preserve"> –  Experiência com aplicativos para registro de problemas da cidade</w:t>
      </w:r>
    </w:p>
    <w:p w14:paraId="130C15B1" w14:textId="77777777">
      <w:pPr>
        <w:pBdr/>
        <w:spacing/>
        <w:ind/>
        <w:rPr/>
      </w:pPr>
      <w:r/>
    </w:p>
    <w:p w14:paraId="51A8D47B" w14:textId="77777777">
      <w:pPr>
        <w:pBdr/>
        <w:spacing/>
        <w:ind/>
        <w:rPr>
          <w:szCs w:val="24"/>
        </w:rPr>
      </w:pPr>
      <w:r>
        <w:rPr>
          <w:szCs w:val="24"/>
        </w:rPr>
        <w:t xml:space="preserve">O gráfico da Figura 8 mostra que a proposta do "Fala, Cidade!" tem boa aceitação entre o público de interesse: 66,7% dos respondentes afirmaram que utilizariam um aplicativo voltado para o registro de ocorrências em seu município e outros 11,1% consideraram a hipótese, o que soma 77,8% de disposição favorável. A parcela de 22,2% que respondeu negativamente é coerente com a dificuldade mais apontada nas questões abertas — a ausência de retorno do poder público — e reforça que a adesão ao sistema depende menos do registro em si do que da resposta dada a ele, necessidade atendida pelo acompanhamento de protocolo (RF11) e pela notificação do autor a cada mudança de status.</w:t>
      </w:r>
    </w:p>
    <w:p w14:paraId="54EC60D4" w14:textId="6BBD762A">
      <w:pPr>
        <w:keepNext w:val="true"/>
        <w:pBdr/>
        <w:spacing/>
        <w:ind/>
        <w:rPr/>
      </w:pPr>
      <w:r>
        <mc:AlternateContent>
          <mc:Choice Requires="wpg">
            <w:drawing>
              <wp:inline xmlns:wp="http://schemas.openxmlformats.org/drawingml/2006/wordprocessingDrawing" distT="0" distB="0" distL="0" distR="0">
                <wp:extent cx="5760720" cy="2425065"/>
                <wp:effectExtent l="0" t="0" r="0" b="0"/>
                <wp:docPr id="9" name="Imagem 5"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04407" name="Imagem 5" descr="Gráfico, Gráfico de pizza&#10;&#10;O conteúdo gerado por IA pode estar incorreto."/>
                        <pic:cNvPicPr>
                          <a:picLocks noChangeAspect="1"/>
                        </pic:cNvPicPr>
                        <pic:nvPr/>
                      </pic:nvPicPr>
                      <pic:blipFill rotWithShape="1">
                        <a:blip r:embed="rId25"/>
                        <a:stretch/>
                      </pic:blipFill>
                      <pic:spPr bwMode="auto">
                        <a:xfrm>
                          <a:off x="0" y="0"/>
                          <a:ext cx="5760720" cy="242506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3.60pt;height:190.95pt;mso-wrap-distance-left:0.00pt;mso-wrap-distance-top:0.00pt;mso-wrap-distance-right:0.00pt;mso-wrap-distance-bottom:0.00pt;z-index:1;" stroked="f">
                <v:imagedata r:id="rId25" o:title=""/>
                <o:lock v:ext="edit" rotation="t"/>
              </v:shape>
            </w:pict>
          </mc:Fallback>
        </mc:AlternateContent>
      </w:r>
    </w:p>
    <w:p w14:paraId="0B4B7F4F" w14:textId="77777777">
      <w:pPr>
        <w:pStyle w:val="1846"/>
        <w:pBdr/>
        <w:spacing/>
        <w:ind/>
        <w:rPr/>
      </w:pPr>
      <w:r>
        <w:t xml:space="preserve">FIGURA </w:t>
        <w:fldChar w:fldCharType="begin"/>
        <w:instrText xml:space="preserve">SEQ FIGURA \* Arabic </w:instrText>
        <w:fldChar w:fldCharType="separate"/>
        <w:t xml:space="preserve">8</w:t>
        <w:fldChar w:fldCharType="end"/>
        <w:t xml:space="preserve"> – Possibilidade de uso de um aplicativo para registrar ocorrências da cidade.</w:t>
      </w:r>
    </w:p>
    <w:p w14:paraId="6A5FA874" w14:textId="77777777">
      <w:pPr>
        <w:pBdr/>
        <w:spacing/>
        <w:ind/>
        <w:rPr/>
      </w:pPr>
      <w:r/>
    </w:p>
    <w:p w14:paraId="72CE512A" w14:textId="77777777">
      <w:pPr>
        <w:pBdr/>
        <w:spacing/>
        <w:ind/>
        <w:rPr/>
      </w:pPr>
      <w:r>
        <w:t xml:space="preserve">Os demais itens do questionário confirmam as escolhas funcionais do projeto: a totalidade dos respondentes (100%) considera importante visualizar dados em gráficos e painéis, recurso atendido pelo RF13; 94,4% consideram importante acompanhar o status de uma ocorrência registrada (RF11); e 83,3% julgam importante que a prefeitura responda ao cidadão. Entre as funcionalidades tidas como essenciais, destacam-se o registro com fotos, a localização no mapa e o acompanhamento do status, citados por 66,7% dos participantes cada, seguidos do histórico de ocorrências (55,6%) e das notificações (50,0%). Quanto aos tipos de ocorrência considerados mais importantes, os buracos em vias e a segurança lideram com 72,2% cada, seguidos do lixo e do acúmulo de resíduos (66,7%) e da iluminação pública (44,4%), categorias todas contempladas na classificação adotada pelo sistema.</w:t>
      </w:r>
    </w:p>
    <w:p w14:paraId="72CE512A" w14:textId="77777777">
      <w:pPr>
        <w:pBdr/>
        <w:spacing/>
        <w:ind/>
        <w:rPr/>
      </w:pPr>
      <w:r>
        <w:t xml:space="preserve">A pesquisa completa e os dados obtidos estão disponíveis no Apêndice G.</w:t>
      </w:r>
    </w:p>
    <w:p>
      <w:pPr>
        <w:pStyle w:val="1637"/>
        <w:pBdr/>
        <w:spacing/>
        <w:ind/>
        <w:rPr/>
      </w:pPr>
      <w:r>
        <w:t xml:space="preserve">6.4.2 Projeto da Interface de Usuário</w:t>
      </w:r>
    </w:p>
    <w:p>
      <w:pPr>
        <w:pBdr/>
        <w:spacing/>
        <w:ind/>
        <w:rPr/>
      </w:pPr>
      <w:r>
        <w:t xml:space="preserve">A interface de usuário do sistema “Fala, Cidade!” foi construída sobre um conjunto de variáveis de estilo definidas de forma centralizada na folha de estilos global da aplicação, o que assegura a uniformidade visual entre todas as telas e concentra em um único ponto qualquer alteração de identidade visual. A padronização adotada é descrita a seguir.</w:t>
      </w:r>
    </w:p>
    <w:p>
      <w:pPr>
        <w:pBdr/>
        <w:spacing/>
        <w:ind/>
        <w:rPr/>
      </w:pPr>
      <w:r>
        <w:t xml:space="preserve">a) Cores: a cor primária do sistema é o azul de código hexadecimal #2563EB, empregada em elementos de ação, vínculos e destaques, com as variações #1D4ED8 para o estado pressionado e #EFF6FF para fundos de realce. A comunicação de estado utiliza três cores semânticas: verde #16A34A para sucesso e para ocorrências atendidas, âmbar #D97706 para advertência e para ocorrências em andamento, e vermelho #DC2626 para erro e para ocorrências pendentes; ocorrências indeferidas recebem o cinza neutro #6B7280. Uma escala de dez tons de cinza, do #F9FAFB ao #111827, organiza os planos de fundo, as bordas e a hierarquia tipográfica. As doze categorias de ocorrência possuem ainda uma paleta própria de identificação, aplicada aos marcadores do mapa e às etiquetas das listagens, o que permite ao usuário distinguir a natureza da demanda antes mesmo da leitura do texto.</w:t>
      </w:r>
    </w:p>
    <w:p>
      <w:pPr>
        <w:pBdr/>
        <w:spacing/>
        <w:ind/>
        <w:rPr/>
      </w:pPr>
      <w:r>
        <w:t xml:space="preserve">b) Tipografia: adotou-se a família tipográfica Inter, de licença livre, nos pesos 400, 500, 600 e 700, com a família Arial como alternativa de contingência. O tamanho de referência do corpo de texto é de 16 pixels, valor definido no elemento raiz do documento e utilizado como base para as demais medidas, o que viabiliza o redimensionamento proporcional de toda a interface descrito na Seção 6.4.4. A escolha por uma fonte sem serifa de alta legibilidade em telas atende ao perfil de usuário cidadão, caracterizado por níveis variados de letramento digital.</w:t>
      </w:r>
    </w:p>
    <w:p>
      <w:pPr>
        <w:pBdr/>
        <w:spacing/>
        <w:ind/>
        <w:rPr/>
      </w:pPr>
      <w:r>
        <w:t xml:space="preserve">c) Plano de fundo e superfícies: o plano de fundo geral da aplicação utiliza o cinza mais claro da escala, sobre o qual os blocos de conteúdo são dispostos em superfícies brancas elevadas por meio de sombras suaves em quatro intensidades. As bordas dessas superfícies adotam raios de arredondamento padronizados de 0,5 e 0,75 rem. Esse contraste entre fundo e superfície delimita visualmente as unidades de informação sem recorrer a linhas divisórias, reduzindo a poluição visual das telas de listagem e do painel analítico.</w:t>
      </w:r>
    </w:p>
    <w:p>
      <w:pPr>
        <w:pBdr/>
        <w:spacing/>
        <w:ind/>
        <w:rPr/>
      </w:pPr>
      <w:r>
        <w:t xml:space="preserve">d) Ícones: os ícones da interface são gráficos vetoriais escaláveis inseridos diretamente na marcação das páginas, o que dispensa requisições adicionais de rede, preserva a nitidez em qualquer resolução e permite que a cor do ícone acompanhe a cor do texto ao qual está associado. Os marcadores do mapa são construídos com o mesmo recurso, recebendo a cor correspondente ao estado da ocorrência representada.</w:t>
      </w:r>
    </w:p>
    <w:p>
      <w:pPr>
        <w:pBdr/>
        <w:spacing/>
        <w:ind/>
        <w:rPr/>
      </w:pPr>
      <w:r>
        <w:t xml:space="preserve">e) Retorno ao usuário e elementos de interação: as confirmações e os avisos de erro são apresentados por meio de notificações temporárias posicionadas no canto da tela, e as operações de consequência irreversível — como a exclusão de conta e o indeferimento de uma ocorrência — são precedidas de caixas de diálogo modais de confirmação. A composição das telas é responsiva e organiza-se em uma única coluna nos dispositivos móveis e em múltiplas colunas nas resoluções de computador pessoal, conforme o RNF06.</w:t>
      </w:r>
    </w:p>
    <w:p>
      <w:pPr>
        <w:pBdr/>
        <w:spacing/>
        <w:ind/>
        <w:rPr/>
      </w:pPr>
      <w:r>
        <w:t xml:space="preserve">Os modelos de baixa e média fidelidade que originaram esta padronização encontram-se no Apêndice E.</w:t>
      </w:r>
    </w:p>
    <w:p>
      <w:pPr>
        <w:pBdr/>
        <w:spacing/>
        <w:ind/>
        <w:rPr/>
      </w:pPr>
      <w:r/>
    </w:p>
    <w:p>
      <w:pPr>
        <w:pStyle w:val="1637"/>
        <w:pBdr/>
        <w:spacing/>
        <w:ind/>
        <w:rPr/>
      </w:pPr>
      <w:r>
        <w:t xml:space="preserve">6.4.3 Heurísticas de Usabilidade</w:t>
      </w:r>
    </w:p>
    <w:p>
      <w:pPr>
        <w:pBdr/>
        <w:spacing/>
        <w:ind/>
        <w:rPr/>
      </w:pPr>
      <w:r>
        <w:t xml:space="preserve">A avaliação da interface de usuário do sistema foi conduzida à luz das dez heurísticas de usabilidade propostas por Nielsen (1994). A seguir descreve-se, para cada heurística, a forma como o projeto da interface a atende.</w:t>
      </w:r>
    </w:p>
    <w:p>
      <w:pPr>
        <w:pBdr/>
        <w:spacing/>
        <w:ind/>
        <w:rPr/>
      </w:pPr>
      <w:r>
        <w:t xml:space="preserve">a) Visibilidade do status do sistema: cada ocorrência registrada apresenta de forma permanente o seu estado atual — pendente, em andamento, atendida ou indeferida — acompanhado de cor semântica correspondente e do histórico completo de trâmites com data, responsável e observação. Durante o envio de fotografias, a interface exibe o progresso do processamento por meio de consulta periódica ao estado do envio, informando o usuário quando a mídia é aceita ou rejeitada.</w:t>
      </w:r>
    </w:p>
    <w:p>
      <w:pPr>
        <w:pBdr/>
        <w:spacing/>
        <w:ind/>
        <w:rPr/>
      </w:pPr>
      <w:r>
        <w:t xml:space="preserve">b) Correspondência entre o sistema e o mundo real: a terminologia empregada é a do cotidiano do cidadão, e não a do domínio técnico. As categorias de ocorrência são enunciadas em linguagem corrente — a exemplo de “sinalização ou semáforo com defeito” e “som alto ou perturbação do sossego” — e o identificador da demanda é apresentado como protocolo, termo já consolidado na relação entre cidadão e administração pública.</w:t>
      </w:r>
    </w:p>
    <w:p>
      <w:pPr>
        <w:pBdr/>
        <w:spacing/>
        <w:ind/>
        <w:rPr/>
      </w:pPr>
      <w:r>
        <w:t xml:space="preserve">c) Controle e liberdade do usuário: os formulários de registro permitem o retorno às etapas anteriores sem perda dos dados já informados, a remoção individual das fotografias anexadas antes da submissão e o cancelamento da operação a qualquer momento. O ponto de localização selecionado no mapa pode ser reposicionado livremente até a confirmação do registro.</w:t>
      </w:r>
    </w:p>
    <w:p>
      <w:pPr>
        <w:pBdr/>
        <w:spacing/>
        <w:ind/>
        <w:rPr/>
      </w:pPr>
      <w:r>
        <w:t xml:space="preserve">d) Consistência e padrões: a padronização descrita na Seção 6.4.2 é aplicada de maneira uniforme, com posicionamento fixo dos elementos de navegação, identidade cromática constante para cada estado e nomenclatura idêntica para uma mesma ação em todas as telas. As convenções da plataforma Web são respeitadas, a exemplo do uso de campos de formulário nativos e do comportamento esperado do botão de retorno do navegador.</w:t>
      </w:r>
    </w:p>
    <w:p>
      <w:pPr>
        <w:pBdr/>
        <w:spacing/>
        <w:ind/>
        <w:rPr/>
      </w:pPr>
      <w:r>
        <w:t xml:space="preserve">e) Prevenção de erros: esta é a heurística de maior expressão no projeto. A detecção de duplicidade por proximidade geográfica (RF16 e RN06) verifica, antes da submissão, a existência de ocorrência ativa da mesma categoria em um raio de cinquenta metros e oferece ao usuário a alternativa de reforçar o protocolo existente em vez de criar um novo. A validação dos campos obrigatórios ocorre no próprio formulário, antes do envio; a política de complexidade de senha é verificada durante a digitação; e a análise automática de nitidez das fotografias rejeita imagens desfocadas nas categorias de maior criticidade, evitando o registro de evidências inaproveitáveis.</w:t>
      </w:r>
    </w:p>
    <w:p>
      <w:pPr>
        <w:pBdr/>
        <w:spacing/>
        <w:ind/>
        <w:rPr/>
      </w:pPr>
      <w:r>
        <w:t xml:space="preserve">f) Reconhecimento em lugar de memorização: o preenchimento do endereço é realizado automaticamente a partir das coordenadas obtidas do dispositivo ou selecionadas no mapa, dispensando o usuário de recordar a denominação exata do logradouro ou do bairro. As categorias são apresentadas em lista de seleção com rótulo e cor, e a listagem de ocorrências exibe simultaneamente protocolo, categoria, endereço e estado, de modo que o usuário não precise memorizar o código do protocolo para localizar a sua demanda.</w:t>
      </w:r>
    </w:p>
    <w:p>
      <w:pPr>
        <w:pBdr/>
        <w:spacing/>
        <w:ind/>
        <w:rPr/>
      </w:pPr>
      <w:r>
        <w:t xml:space="preserve">g) Flexibilidade e eficiência de uso: o painel de ocorrências disponibiliza filtros combináveis por período, bairro, categoria e estado, e a ação coletiva sobre grupos de ocorrências duplicadas permite ao servidor público atualizar de uma só vez o estado de todos os relatos referentes a um mesmo problema. Para o usuário experiente, o acesso direto por número de protocolo abrevia o percurso de navegação.</w:t>
      </w:r>
    </w:p>
    <w:p>
      <w:pPr>
        <w:pBdr/>
        <w:spacing/>
        <w:ind/>
        <w:rPr/>
      </w:pPr>
      <w:r>
        <w:t xml:space="preserve">h) Estética e design minimalista: as telas apresentam apenas a informação necessária à tarefa em curso, com hierarquia tipográfica definida por peso e tom de cinza em vez de elementos decorativos. O formulário de registro de ocorrência, tela de maior frequência de uso, restringe-se aos campos estritamente indispensáveis, deixando as informações complementares em campos opcionais recolhidos.</w:t>
      </w:r>
    </w:p>
    <w:p>
      <w:pPr>
        <w:pBdr/>
        <w:spacing/>
        <w:ind/>
        <w:rPr/>
      </w:pPr>
      <w:r>
        <w:t xml:space="preserve">i) Auxílio no reconhecimento, diagnóstico e recuperação de erros: as mensagens de erro são redigidas em linguagem natural, identificam o campo específico em que o problema ocorreu e indicam a ação corretiva. Situações originadas de regras de negócio — como o limite diário de registros previsto para o controle de uso abusivo — informam explicitamente o limite atingido, e não apenas a recusa da operação.</w:t>
      </w:r>
    </w:p>
    <w:p>
      <w:pPr>
        <w:pBdr/>
        <w:spacing/>
        <w:ind/>
        <w:rPr/>
      </w:pPr>
      <w:r>
        <w:t xml:space="preserve">j) Ajuda e documentação: o sistema dispõe de uma tela de ajuda com orientações sobre o registro de ocorrências, o significado de cada estado do protocolo e as respostas às dúvidas mais frequentes, além de um canal de contato direto com os administradores (RF17). O manual do usuário completo integra os recursos de apoio à implantação.</w:t>
      </w:r>
    </w:p>
    <w:p>
      <w:pPr>
        <w:pBdr/>
        <w:spacing/>
        <w:ind/>
        <w:rPr/>
      </w:pPr>
      <w:r>
        <w:t xml:space="preserve">O cadastro de conta do cidadão (RF01), dividido em seis etapas, aplica três dessas heurísticas. A barra de progresso, com a indicação “Etapa X de 6”, atende à visibilidade do status do sistema, ao informar a cada passo quanto do percurso já foi cumprido e quanto resta. A validação de cada etapa antes do avanço — inclusive a da data de nascimento, que recusa datas inexistentes no calendário, futuras ou anteriores a 1900 — atende à prevenção de erros, pois o problema é apontado na própria etapa em que surge, e não apenas ao final. O botão “Voltar”, presente em todas as etapas, atende ao controle e liberdade do usuário: permite rever qualquer resposta sem perda do que já foi digitado e, na primeira etapa, retornar à tela de autenticação.</w:t>
      </w:r>
    </w:p>
    <w:p>
      <w:pPr>
        <w:pBdr/>
        <w:spacing/>
        <w:ind/>
        <w:rPr/>
      </w:pPr>
      <w:r>
        <w:t xml:space="preserve">A Figura 9 evidencia as heurísticas “visibilidade do status do sistema” e “correspondência entre o sistema e o mundo real” na tela inicial: cada ocorrência da relação de recentes exibe o seu estado em rótulo textual acompanhado da cor semântica correspondente, a mesma empregada na legenda do mapa e na faixa “Situação das ocorrências”, que resume em uma única linha o total de registros do território em exibição; o identificador é apresentado como protocolo e as categorias são enunciadas em linguagem corrente, a exemplo de “Lixo Acumulado ou Terreno Sujo” e “Som Alto ou Perturbação do Sossego”.</w:t>
      </w:r>
    </w:p>
    <w:p>
      <w:pPr>
        <w:pBdr/>
        <w:spacing/>
        <w:ind/>
        <w:jc w:val="center"/>
        <w:rPr/>
      </w:pPr>
      <w:r>
        <mc:AlternateContent>
          <mc:Choice Requires="wpg">
            <w:drawing>
              <wp:inline xmlns:wp="http://schemas.openxmlformats.org/drawingml/2006/wordprocessingDrawing" distT="0" distB="0" distL="0" distR="0">
                <wp:extent cx="5760720" cy="2940618"/>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56247" name=""/>
                        <pic:cNvPicPr>
                          <a:picLocks noChangeAspect="1"/>
                        </pic:cNvPicPr>
                        <pic:nvPr/>
                      </pic:nvPicPr>
                      <pic:blipFill rotWithShape="1">
                        <a:blip r:embed="rId26"/>
                        <a:stretch/>
                      </pic:blipFill>
                      <pic:spPr bwMode="auto">
                        <a:xfrm>
                          <a:off x="0" y="0"/>
                          <a:ext cx="5760719" cy="29406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3.60pt;height:231.54pt;mso-wrap-distance-left:0.00pt;mso-wrap-distance-top:0.00pt;mso-wrap-distance-right:0.00pt;mso-wrap-distance-bottom:0.00pt;z-index:1;" stroked="false">
                <v:imagedata r:id="rId26" o:title=""/>
                <o:lock v:ext="edit" rotation="t"/>
              </v:shape>
            </w:pict>
          </mc:Fallback>
        </mc:AlternateContent>
      </w:r>
    </w:p>
    <w:p w14:paraId="0B4B7F4F" w14:textId="77777777">
      <w:pPr>
        <w:pStyle w:val="1846"/>
        <w:pBdr/>
        <w:spacing/>
        <w:ind/>
        <w:rPr/>
      </w:pPr>
      <w:r>
        <w:t xml:space="preserve">FIGURA </w:t>
        <w:fldChar w:fldCharType="begin"/>
        <w:instrText xml:space="preserve">SEQ FIGURA \* Arabic </w:instrText>
        <w:fldChar w:fldCharType="separate"/>
        <w:t xml:space="preserve">9</w:t>
        <w:fldChar w:fldCharType="end"/>
        <w:t xml:space="preserve"> – Tela inicial: estado das ocorrências em cor e rótulo, protocolo e categorias em linguagem corrente</w:t>
      </w:r>
    </w:p>
    <w:p>
      <w:pPr>
        <w:pStyle w:val="1846"/>
        <w:pBdr/>
        <w:spacing/>
        <w:ind/>
        <w:jc w:val="center"/>
        <w:rPr/>
      </w:pPr>
      <w:r>
        <w:t xml:space="preserve">Fonte: elaborada pelos autores (2026).</w:t>
      </w:r>
    </w:p>
    <w:p>
      <w:pPr>
        <w:pBdr/>
        <w:spacing/>
        <w:ind/>
        <w:rPr/>
      </w:pPr>
      <w:r>
        <w:t xml:space="preserve">A Figura 10 evidencia as heurísticas “reconhecimento em lugar de memorização” e “prevenção de erros” na primeira parte do formulário de registro: os campos obrigatórios são assinalados com asterisco, os textos de exemplo mostram o preenchimento esperado em vez de descrevê-lo, a categoria é escolhida em lista de seleção e não digitada, e o local da ocorrência é marcado por um clique sobre o mapa, o que dispensa o usuário de recordar a denominação exata do logradouro.</w:t>
      </w:r>
    </w:p>
    <w:p>
      <w:pPr>
        <w:pStyle w:val="1846"/>
        <w:pBdr/>
        <w:spacing/>
        <w:ind/>
        <w:jc w:val="center"/>
        <w:rPr/>
      </w:pPr>
      <w:r>
        <mc:AlternateContent>
          <mc:Choice Requires="wpg">
            <w:drawing>
              <wp:inline xmlns:wp="http://schemas.openxmlformats.org/drawingml/2006/wordprocessingDrawing" distT="0" distB="0" distL="0" distR="0">
                <wp:extent cx="4531065" cy="375443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28871" name=""/>
                        <pic:cNvPicPr>
                          <a:picLocks noChangeAspect="1"/>
                        </pic:cNvPicPr>
                        <pic:nvPr/>
                      </pic:nvPicPr>
                      <pic:blipFill rotWithShape="1">
                        <a:blip r:embed="rId27"/>
                        <a:stretch/>
                      </pic:blipFill>
                      <pic:spPr bwMode="auto">
                        <a:xfrm flipH="0" flipV="0">
                          <a:off x="0" y="0"/>
                          <a:ext cx="4531064" cy="37544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56.78pt;height:295.62pt;mso-wrap-distance-left:0.00pt;mso-wrap-distance-top:0.00pt;mso-wrap-distance-right:0.00pt;mso-wrap-distance-bottom:0.00pt;z-index:1;" stroked="false">
                <v:imagedata r:id="rId27" o:title=""/>
                <o:lock v:ext="edit" rotation="t"/>
              </v:shape>
            </w:pict>
          </mc:Fallback>
        </mc:AlternateContent>
      </w:r>
    </w:p>
    <w:p w14:paraId="22B4DABA">
      <w:pPr>
        <w:pBdr/>
        <w:spacing/>
        <w:ind/>
        <w:rPr/>
      </w:pPr>
      <w:r/>
    </w:p>
    <w:p w14:paraId="0B4B7F4F" w14:textId="77777777">
      <w:pPr>
        <w:pStyle w:val="1846"/>
        <w:pBdr/>
        <w:spacing/>
        <w:ind/>
        <w:rPr/>
      </w:pPr>
      <w:r>
        <w:t xml:space="preserve">FIGURA </w:t>
        <w:fldChar w:fldCharType="begin"/>
        <w:instrText xml:space="preserve">SEQ FIGURA \* Arabic </w:instrText>
        <w:fldChar w:fldCharType="separate"/>
        <w:t xml:space="preserve">10</w:t>
        <w:fldChar w:fldCharType="end"/>
        <w:t xml:space="preserve"> – Registro de ocorrência: campos obrigatórios, exemplos de preenchimento e marcação do local no mapa</w:t>
      </w:r>
    </w:p>
    <w:p>
      <w:pPr>
        <w:pStyle w:val="1846"/>
        <w:pBdr/>
        <w:spacing/>
        <w:ind/>
        <w:jc w:val="center"/>
        <w:rPr/>
      </w:pPr>
      <w:r>
        <w:t xml:space="preserve">Fonte: elaborada pelos autores (2026).</w:t>
      </w:r>
    </w:p>
    <w:p>
      <w:pPr>
        <w:pBdr/>
        <w:spacing/>
        <w:ind/>
        <w:rPr/>
      </w:pPr>
      <w:r>
        <w:t xml:space="preserve">A Figura 11 evidencia as heurísticas “flexibilidade e eficiência de uso” e “consistência e padrões” na administração de contas: a busca por nome ou endereço de correio eletrônico e os filtros combináveis por perfil, município e situação abreviam o percurso até a conta procurada; a alteração do perfil é feita na própria linha da relação, sem tela intermediária; e a situação da conta emprega as mesmas cores semânticas adotadas para o estado das ocorrências. A conta de quem está operando é assinalada como “você” e não apresenta as ações de desativação, o que previne o bloqueio do próprio acesso.</w:t>
      </w:r>
    </w:p>
    <w:p>
      <w:pPr>
        <w:pStyle w:val="1846"/>
        <w:pBdr/>
        <w:spacing/>
        <w:ind/>
        <w:jc w:val="center"/>
        <w:rPr/>
      </w:pPr>
      <w:r>
        <mc:AlternateContent>
          <mc:Choice Requires="wpg">
            <w:drawing>
              <wp:inline xmlns:wp="http://schemas.openxmlformats.org/drawingml/2006/wordprocessingDrawing" distT="0" distB="0" distL="0" distR="0">
                <wp:extent cx="5760720" cy="3121807"/>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64692" name=""/>
                        <pic:cNvPicPr>
                          <a:picLocks noChangeAspect="1"/>
                        </pic:cNvPicPr>
                        <pic:nvPr/>
                      </pic:nvPicPr>
                      <pic:blipFill rotWithShape="1">
                        <a:blip r:embed="rId28"/>
                        <a:stretch/>
                      </pic:blipFill>
                      <pic:spPr bwMode="auto">
                        <a:xfrm>
                          <a:off x="0" y="0"/>
                          <a:ext cx="5760719" cy="31218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3.60pt;height:245.81pt;mso-wrap-distance-left:0.00pt;mso-wrap-distance-top:0.00pt;mso-wrap-distance-right:0.00pt;mso-wrap-distance-bottom:0.00pt;z-index:1;" stroked="false">
                <v:imagedata r:id="rId28" o:title=""/>
                <o:lock v:ext="edit" rotation="t"/>
              </v:shape>
            </w:pict>
          </mc:Fallback>
        </mc:AlternateContent>
      </w:r>
    </w:p>
    <w:p w14:paraId="0B4B7F4F" w14:textId="77777777">
      <w:pPr>
        <w:pStyle w:val="1846"/>
        <w:pBdr/>
        <w:spacing/>
        <w:ind/>
        <w:rPr/>
      </w:pPr>
      <w:r>
        <w:t xml:space="preserve">FIGURA </w:t>
        <w:fldChar w:fldCharType="begin"/>
        <w:instrText xml:space="preserve">SEQ FIGURA \* Arabic </w:instrText>
        <w:fldChar w:fldCharType="separate"/>
        <w:t xml:space="preserve">11</w:t>
        <w:fldChar w:fldCharType="end"/>
        <w:t xml:space="preserve"> – Administração de contas: busca, filtros combináveis e alteração de perfil na própria linha</w:t>
      </w:r>
    </w:p>
    <w:p>
      <w:pPr>
        <w:pStyle w:val="1846"/>
        <w:pBdr/>
        <w:spacing/>
        <w:ind/>
        <w:jc w:val="center"/>
        <w:rPr/>
      </w:pPr>
      <w:r>
        <w:t xml:space="preserve">Fonte: elaborada pelos autores (2026).</w:t>
      </w:r>
    </w:p>
    <w:p>
      <w:pPr>
        <w:pBdr/>
        <w:spacing/>
        <w:ind/>
        <w:rPr/>
      </w:pPr>
      <w:r>
        <w:t xml:space="preserve">A Figura 12 evidencia as heurísticas “flexibilidade e eficiência de uso” e “controle e liberdade do usuário” na tela inicial de quem acessa sem conta: o seletor de município ocupa a primeira posição entre os filtros, por delimitar o território em exibição, e a sua alteração desloca o mapa, recompõe a relação de ocorrências recentes e recalcula a faixa de situação, sem que o usuário precise refazer a navegação. O modo visitante (RF08 e RF11) preserva a consulta ao mapa e ao acervo de ocorrências, reservando o vínculo com a conta apenas ao que depende de autoria.</w:t>
      </w:r>
    </w:p>
    <w:p>
      <w:pPr>
        <w:pStyle w:val="1846"/>
        <w:pBdr/>
        <w:spacing/>
        <w:ind w:firstLine="0"/>
        <w:jc w:val="center"/>
        <w:rPr/>
      </w:pPr>
      <w:r>
        <mc:AlternateContent>
          <mc:Choice Requires="wpg">
            <w:drawing>
              <wp:inline xmlns:wp="http://schemas.openxmlformats.org/drawingml/2006/wordprocessingDrawing" distT="0" distB="0" distL="0" distR="0">
                <wp:extent cx="5040000" cy="3500000"/>
                <wp:effectExtent l="0" t="0" r="0" b="0"/>
                <wp:docPr id="13" name="Picture 1987165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inicio-municipio-detectado.png"/>
                        <pic:cNvPicPr>
                          <a:picLocks noChangeAspect="1"/>
                        </pic:cNvPicPr>
                        <pic:nvPr/>
                      </pic:nvPicPr>
                      <pic:blipFill rotWithShape="1">
                        <a:blip r:embed="rId29"/>
                        <a:stretch/>
                      </pic:blipFill>
                      <pic:spPr bwMode="auto">
                        <a:xfrm>
                          <a:off x="0" y="0"/>
                          <a:ext cx="5040000" cy="35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96.85pt;height:275.59pt;mso-wrap-distance-left:0.00pt;mso-wrap-distance-top:0.00pt;mso-wrap-distance-right:0.00pt;mso-wrap-distance-bottom:0.00pt;z-index:1;" stroked="false">
                <v:imagedata r:id="rId29" o:title=""/>
                <o:lock v:ext="edit" rotation="t"/>
              </v:shape>
            </w:pict>
          </mc:Fallback>
        </mc:AlternateContent>
      </w:r>
    </w:p>
    <w:p w14:paraId="0B4B7F4F" w14:textId="77777777">
      <w:pPr>
        <w:pStyle w:val="1846"/>
        <w:pBdr/>
        <w:spacing/>
        <w:ind/>
        <w:rPr/>
      </w:pPr>
      <w:r>
        <w:t xml:space="preserve">FIGURA </w:t>
        <w:fldChar w:fldCharType="begin"/>
        <w:instrText xml:space="preserve">SEQ FIGURA \* Arabic </w:instrText>
        <w:fldChar w:fldCharType="separate"/>
        <w:t xml:space="preserve">12</w:t>
        <w:fldChar w:fldCharType="end"/>
        <w:t xml:space="preserve"> – Tela inicial do visitante: seletor de município, mapa e indicadores do território em exibição</w:t>
      </w:r>
    </w:p>
    <w:p>
      <w:pPr>
        <w:pStyle w:val="1846"/>
        <w:pBdr/>
        <w:spacing/>
        <w:ind w:firstLine="0"/>
        <w:jc w:val="center"/>
        <w:rPr/>
      </w:pPr>
      <w:r>
        <w:t xml:space="preserve">Fonte: elaborada pelos autores (2026).</w:t>
      </w:r>
    </w:p>
    <w:p>
      <w:pPr>
        <w:pBdr/>
        <w:spacing/>
        <w:ind/>
        <w:rPr/>
      </w:pPr>
      <w:r>
        <w:t xml:space="preserve">A Figura 13 evidencia as heurísticas “prevenção de erros” e “controle e liberdade do usuário” na segunda parte do formulário de registro: os campos de endereço chegam preenchidos a partir do ponto marcado no mapa e permanecem editáveis pelo usuário; o limite de três fotografias e o desfoque automático de rostos, exigido pela Lei Geral de Proteção de Dados Pessoais, são informados antes do envio e não depois dele; o registro anônimo é oferecido com a advertência de que o acompanhamento passará a depender do código de rastreamento; e a ação de cancelamento é apresentada em posição e peso visual distintos da ação de confirmação, o que reduz o acionamento involuntário.</w:t>
      </w:r>
    </w:p>
    <w:p>
      <w:pPr>
        <w:pStyle w:val="1846"/>
        <w:pBdr/>
        <w:spacing/>
        <w:ind w:firstLine="0"/>
        <w:jc w:val="center"/>
        <w:rPr/>
      </w:pPr>
      <w:r>
        <mc:AlternateContent>
          <mc:Choice Requires="wpg">
            <w:drawing>
              <wp:inline xmlns:wp="http://schemas.openxmlformats.org/drawingml/2006/wordprocessingDrawing" distT="0" distB="0" distL="0" distR="0">
                <wp:extent cx="4961890" cy="411141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64045" name=""/>
                        <pic:cNvPicPr>
                          <a:picLocks noChangeAspect="1"/>
                        </pic:cNvPicPr>
                        <pic:nvPr/>
                      </pic:nvPicPr>
                      <pic:blipFill rotWithShape="1">
                        <a:blip r:embed="rId30"/>
                        <a:stretch/>
                      </pic:blipFill>
                      <pic:spPr bwMode="auto">
                        <a:xfrm rot="0" flipH="0" flipV="0">
                          <a:off x="0" y="0"/>
                          <a:ext cx="4961889" cy="41114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390.70pt;height:323.73pt;mso-wrap-distance-left:0.00pt;mso-wrap-distance-top:0.00pt;mso-wrap-distance-right:0.00pt;mso-wrap-distance-bottom:0.00pt;rotation:0;z-index:1;" stroked="false">
                <v:imagedata r:id="rId30" o:title=""/>
                <o:lock v:ext="edit" rotation="t"/>
              </v:shape>
            </w:pict>
          </mc:Fallback>
        </mc:AlternateContent>
      </w:r>
    </w:p>
    <w:p w14:paraId="0B4B7F4F" w14:textId="77777777">
      <w:pPr>
        <w:pStyle w:val="1846"/>
        <w:pBdr/>
        <w:spacing/>
        <w:ind/>
        <w:rPr/>
      </w:pPr>
      <w:r>
        <w:t xml:space="preserve">FIGURA </w:t>
        <w:fldChar w:fldCharType="begin"/>
        <w:instrText xml:space="preserve">SEQ FIGURA \* Arabic </w:instrText>
        <w:fldChar w:fldCharType="separate"/>
        <w:t xml:space="preserve">13</w:t>
        <w:fldChar w:fldCharType="end"/>
        <w:t xml:space="preserve"> – Registro de ocorrência: endereço a partir do mapa, desfoque das fotografias e registro anônimo</w:t>
      </w:r>
    </w:p>
    <w:p>
      <w:pPr>
        <w:pStyle w:val="1846"/>
        <w:pBdr/>
        <w:spacing/>
        <w:ind w:firstLine="0"/>
        <w:jc w:val="center"/>
        <w:rPr/>
      </w:pPr>
      <w:r>
        <w:t xml:space="preserve">Fonte: elaborada pelos autores (2026).</w:t>
      </w:r>
    </w:p>
    <w:p>
      <w:pPr>
        <w:pBdr/>
        <w:spacing/>
        <w:ind/>
        <w:rPr/>
      </w:pPr>
      <w:r>
        <w:t xml:space="preserve">A Figura 14 evidencia as heurísticas “visibilidade do status do sistema” e “flexibilidade e eficiência de uso” na tela de tratamento da ocorrência: o histórico registra cada trâmite com data, responsável e mensagem, de modo que o estado atual seja sempre explicado pelo que o antecedeu; o selo de ocorrência anônima adverte a equipe de que não há autor identificado a quem responder; as mensagens de uso mais frequente são oferecidas como respostas prontas ao lado do campo de texto livre; e as ações de encaminhamento ao departamento responsável, de conclusão e de indeferimento ficam reunidas ao final da tela, separadas por peso visual conforme a consequência de cada uma.</w:t>
      </w:r>
    </w:p>
    <w:p>
      <w:pPr>
        <w:pStyle w:val="1846"/>
        <w:pBdr/>
        <w:spacing/>
        <w:ind w:firstLine="0"/>
        <w:jc w:val="center"/>
        <w:rPr/>
      </w:pPr>
      <w:r>
        <mc:AlternateContent>
          <mc:Choice Requires="wpg">
            <w:drawing>
              <wp:inline xmlns:wp="http://schemas.openxmlformats.org/drawingml/2006/wordprocessingDrawing" distT="0" distB="0" distL="0" distR="0">
                <wp:extent cx="3183747" cy="520201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78577" name=""/>
                        <pic:cNvPicPr>
                          <a:picLocks noChangeAspect="1"/>
                        </pic:cNvPicPr>
                        <pic:nvPr/>
                      </pic:nvPicPr>
                      <pic:blipFill rotWithShape="1">
                        <a:blip r:embed="rId31"/>
                        <a:stretch/>
                      </pic:blipFill>
                      <pic:spPr bwMode="auto">
                        <a:xfrm flipH="0" flipV="0">
                          <a:off x="0" y="0"/>
                          <a:ext cx="3183746" cy="52020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50.69pt;height:409.61pt;mso-wrap-distance-left:0.00pt;mso-wrap-distance-top:0.00pt;mso-wrap-distance-right:0.00pt;mso-wrap-distance-bottom:0.00pt;z-index:1;" stroked="false">
                <v:imagedata r:id="rId31" o:title=""/>
                <o:lock v:ext="edit" rotation="t"/>
              </v:shape>
            </w:pict>
          </mc:Fallback>
        </mc:AlternateContent>
      </w:r>
    </w:p>
    <w:p w14:paraId="0B4B7F4F" w14:textId="77777777">
      <w:pPr>
        <w:pStyle w:val="1846"/>
        <w:pBdr/>
        <w:spacing/>
        <w:ind/>
        <w:rPr/>
      </w:pPr>
      <w:r>
        <w:t xml:space="preserve">FIGURA </w:t>
        <w:fldChar w:fldCharType="begin"/>
        <w:instrText xml:space="preserve">SEQ FIGURA \* Arabic </w:instrText>
        <w:fldChar w:fldCharType="separate"/>
        <w:t xml:space="preserve">14</w:t>
        <w:fldChar w:fldCharType="end"/>
        <w:t xml:space="preserve"> – Detalhe da ocorrência: histórico dos trâmites, resposta ao cidadão e ações de tratamento</w:t>
      </w:r>
    </w:p>
    <w:p>
      <w:pPr>
        <w:pStyle w:val="1846"/>
        <w:pBdr/>
        <w:spacing/>
        <w:ind w:firstLine="0"/>
        <w:jc w:val="center"/>
        <w:rPr/>
      </w:pPr>
      <w:r>
        <w:t xml:space="preserve">Fonte: elaborada pelos autores (2026).</w:t>
      </w:r>
    </w:p>
    <w:p>
      <w:pPr>
        <w:pBdr/>
        <w:spacing/>
        <w:ind/>
        <w:rPr/>
      </w:pPr>
      <w:r>
        <w:t xml:space="preserve">A Figura 15 evidencia as heurísticas “prevenção de erros” e “auxílio no reconhecimento, diagnóstico e recuperação de erros” no cadastro de contas da administração: o campo de município permanece bloqueado até que a unidade da federação seja informada — e diz por escrito o que falta —, o que impede a combinação inválida entre os dois; a relação de perfis disponíveis depende de quem cadastra, de modo que o administrador municipal só encontra o perfil de funcionário; e o texto de apoio antecipa, antes da confirmação, que a conta exigirá o segundo fator de autenticação no primeiro acesso e atenderá apenas às ocorrências e às contas do município informado.</w:t>
      </w:r>
    </w:p>
    <w:p>
      <w:pPr>
        <w:pStyle w:val="1846"/>
        <w:pBdr/>
        <w:spacing/>
        <w:ind w:firstLine="0"/>
        <w:jc w:val="center"/>
        <w:rPr/>
      </w:pPr>
      <w:r>
        <mc:AlternateContent>
          <mc:Choice Requires="wpg">
            <w:drawing>
              <wp:inline xmlns:wp="http://schemas.openxmlformats.org/drawingml/2006/wordprocessingDrawing" distT="0" distB="0" distL="0" distR="0">
                <wp:extent cx="3518289" cy="423999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53302" name=""/>
                        <pic:cNvPicPr>
                          <a:picLocks noChangeAspect="1"/>
                        </pic:cNvPicPr>
                        <pic:nvPr/>
                      </pic:nvPicPr>
                      <pic:blipFill rotWithShape="1">
                        <a:blip r:embed="rId32"/>
                        <a:stretch/>
                      </pic:blipFill>
                      <pic:spPr bwMode="auto">
                        <a:xfrm flipH="0" flipV="0">
                          <a:off x="0" y="0"/>
                          <a:ext cx="3518289" cy="42399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277.03pt;height:333.86pt;mso-wrap-distance-left:0.00pt;mso-wrap-distance-top:0.00pt;mso-wrap-distance-right:0.00pt;mso-wrap-distance-bottom:0.00pt;z-index:1;" stroked="false">
                <v:imagedata r:id="rId32" o:title=""/>
                <o:lock v:ext="edit" rotation="t"/>
              </v:shape>
            </w:pict>
          </mc:Fallback>
        </mc:AlternateContent>
      </w:r>
    </w:p>
    <w:p w14:paraId="0B4B7F4F" w14:textId="77777777">
      <w:pPr>
        <w:pStyle w:val="1846"/>
        <w:pBdr/>
        <w:spacing/>
        <w:ind/>
        <w:rPr/>
      </w:pPr>
      <w:r>
        <w:t xml:space="preserve">FIGURA </w:t>
        <w:fldChar w:fldCharType="begin"/>
        <w:instrText xml:space="preserve">SEQ FIGURA \* Arabic </w:instrText>
        <w:fldChar w:fldCharType="separate"/>
        <w:t xml:space="preserve">15</w:t>
        <w:fldChar w:fldCharType="end"/>
        <w:t xml:space="preserve"> – Cadastro de contas: município condicionado à unidade da federação e perfis conforme quem cadastra</w:t>
      </w:r>
    </w:p>
    <w:p>
      <w:pPr>
        <w:pStyle w:val="1846"/>
        <w:pBdr/>
        <w:spacing/>
        <w:ind w:firstLine="0"/>
        <w:jc w:val="center"/>
        <w:rPr/>
      </w:pPr>
      <w:r>
        <w:t xml:space="preserve">Fonte: elaborada pelos autores (2026).</w:t>
      </w:r>
    </w:p>
    <w:p>
      <w:pPr>
        <w:pBdr/>
        <w:spacing/>
        <w:ind/>
        <w:rPr/>
      </w:pPr>
      <w:r>
        <w:t xml:space="preserve">A Figura 16 evidencia as heurísticas “ajuda e documentação” e “correspondência entre o sistema e o mundo real”: a Central de Ajuda reúne, em linguagem corrente e em formato de pergunta e resposta, as orientações para o registro de uma ocorrência, o esclarecimento sobre o envio anônimo, o caminho para acompanhar o protocolo e o significado de cada estado, de modo que o uso do sistema não pressuponha treinamento prévio; ao lado, o cartão de contato apresenta o endereço de correio eletrônico, o telefone e o endereço da administração, destinados às situações não previstas na ajuda (RF17).</w:t>
      </w:r>
    </w:p>
    <w:p w14:paraId="2E6010A8">
      <w:pPr>
        <w:pStyle w:val="1846"/>
        <w:pBdr/>
        <w:spacing/>
        <w:ind/>
        <w:rPr/>
      </w:pPr>
      <w:r>
        <w:rPr>
          <w:highlight w:val="none"/>
        </w:rPr>
        <mc:AlternateContent>
          <mc:Choice Requires="wpg">
            <w:drawing>
              <wp:inline xmlns:wp="http://schemas.openxmlformats.org/drawingml/2006/wordprocessingDrawing" distT="0" distB="0" distL="0" distR="0">
                <wp:extent cx="5760720" cy="2053258"/>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92715" name=""/>
                        <pic:cNvPicPr>
                          <a:picLocks noChangeAspect="1"/>
                        </pic:cNvPicPr>
                        <pic:nvPr/>
                      </pic:nvPicPr>
                      <pic:blipFill rotWithShape="1">
                        <a:blip r:embed="rId33"/>
                        <a:stretch/>
                      </pic:blipFill>
                      <pic:spPr bwMode="auto">
                        <a:xfrm>
                          <a:off x="0" y="0"/>
                          <a:ext cx="5760719" cy="20532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53.60pt;height:161.67pt;mso-wrap-distance-left:0.00pt;mso-wrap-distance-top:0.00pt;mso-wrap-distance-right:0.00pt;mso-wrap-distance-bottom:0.00pt;z-index:1;" stroked="false">
                <v:imagedata r:id="rId33" o:title=""/>
                <o:lock v:ext="edit" rotation="t"/>
              </v:shape>
            </w:pict>
          </mc:Fallback>
        </mc:AlternateContent>
      </w:r>
      <w:r/>
    </w:p>
    <w:p>
      <w:pPr>
        <w:pStyle w:val="1846"/>
        <w:pBdr/>
        <w:spacing/>
        <w:ind/>
        <w:rPr>
          <w:highlight w:val="none"/>
        </w:rPr>
      </w:pPr>
      <w:r>
        <w:t xml:space="preserve">FIGURA </w:t>
        <w:fldChar w:fldCharType="begin"/>
        <w:instrText xml:space="preserve">SEQ FIGURA \* Arabic </w:instrText>
        <w:fldChar w:fldCharType="separate"/>
        <w:t xml:space="preserve">16</w:t>
        <w:fldChar w:fldCharType="end"/>
        <w:t xml:space="preserve"> – Central de Ajuda: perguntas frequentes e canal de contato com a administração</w:t>
      </w:r>
      <w:r>
        <w:rPr>
          <w:highlight w:val="none"/>
        </w:rPr>
      </w:r>
    </w:p>
    <w:p>
      <w:pPr>
        <w:pStyle w:val="1846"/>
        <w:pBdr/>
        <w:spacing/>
        <w:ind w:firstLine="0"/>
        <w:jc w:val="center"/>
        <w:rPr/>
      </w:pPr>
      <w:r>
        <w:t xml:space="preserve">Fonte: elaborada pelos autores (2026).</w:t>
      </w:r>
    </w:p>
    <w:p>
      <w:pPr>
        <w:pBdr/>
        <w:spacing/>
        <w:ind/>
        <w:rPr>
          <w:highlight w:val="none"/>
        </w:rPr>
      </w:pPr>
      <w:r>
        <w:t xml:space="preserve">A Figura 17 evidencia as heurísticas “auxílio no reconhecimento, diagnóstico e recuperação de erros” e “controle e liberdade do usuário” na recuperação de senha, saída para o erro mais frequente do usuário, que é o esquecimento da própria credencial: a tela informa, antes do preenchimento, o que será feito com o endereço fornecido; oferece o retorno à tela de entrada e o atalho para quem já recebeu o código, sem obrigar a repetir o envio; e o código é expedido ao correio eletrônico, e não exibido na tela, de modo que a verificação permaneça fora do alcance de quem tenha acesso apenas ao navegador.</w:t>
      </w:r>
      <w:r>
        <w:rPr>
          <w:highlight w:val="none"/>
        </w:rPr>
      </w:r>
    </w:p>
    <w:p w14:paraId="7441295C">
      <w:pPr>
        <w:pBdr/>
        <w:spacing/>
        <w:ind/>
        <w:rPr/>
      </w:pPr>
      <w:r>
        <w:rPr>
          <w:highlight w:val="none"/>
        </w:rPr>
        <mc:AlternateContent>
          <mc:Choice Requires="wpg">
            <w:drawing>
              <wp:inline xmlns:wp="http://schemas.openxmlformats.org/drawingml/2006/wordprocessingDrawing" distT="0" distB="0" distL="0" distR="0">
                <wp:extent cx="3667956" cy="3244491"/>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23218" name=""/>
                        <pic:cNvPicPr>
                          <a:picLocks noChangeAspect="1"/>
                        </pic:cNvPicPr>
                        <pic:nvPr/>
                      </pic:nvPicPr>
                      <pic:blipFill rotWithShape="1">
                        <a:blip r:embed="rId34"/>
                        <a:stretch/>
                      </pic:blipFill>
                      <pic:spPr bwMode="auto">
                        <a:xfrm flipH="0" flipV="0">
                          <a:off x="0" y="0"/>
                          <a:ext cx="3667956" cy="32444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288.82pt;height:255.47pt;mso-wrap-distance-left:0.00pt;mso-wrap-distance-top:0.00pt;mso-wrap-distance-right:0.00pt;mso-wrap-distance-bottom:0.00pt;z-index:1;" stroked="false">
                <v:imagedata r:id="rId34" o:title=""/>
                <o:lock v:ext="edit" rotation="t"/>
              </v:shape>
            </w:pict>
          </mc:Fallback>
        </mc:AlternateContent>
      </w:r>
      <w:r/>
    </w:p>
    <w:p>
      <w:pPr>
        <w:pStyle w:val="1846"/>
        <w:pBdr/>
        <w:spacing/>
        <w:ind/>
        <w:rPr/>
      </w:pPr>
      <w:r>
        <w:t xml:space="preserve">FIGURA </w:t>
        <w:fldChar w:fldCharType="begin"/>
        <w:instrText xml:space="preserve">SEQ FIGURA \* Arabic </w:instrText>
        <w:fldChar w:fldCharType="separate"/>
        <w:t xml:space="preserve">17</w:t>
        <w:fldChar w:fldCharType="end"/>
        <w:t xml:space="preserve"> – Recuperar senha: envio do código por correio eletrônico e retorno à tela de entrada</w:t>
      </w:r>
    </w:p>
    <w:p>
      <w:pPr>
        <w:pStyle w:val="1846"/>
        <w:pBdr/>
        <w:spacing/>
        <w:ind w:firstLine="0"/>
        <w:jc w:val="center"/>
        <w:rPr/>
      </w:pPr>
      <w:r>
        <w:t xml:space="preserve">Fonte: elaborada pelos autores (2026).</w:t>
      </w:r>
    </w:p>
    <w:p>
      <w:pPr>
        <w:pBdr/>
        <w:spacing/>
        <w:ind/>
        <w:rPr>
          <w:highlight w:val="none"/>
        </w:rPr>
      </w:pPr>
      <w:r>
        <w:t xml:space="preserve">A Figura 18 evidencia as heurísticas “estética e design minimalista” e “visibilidade do status do sistema” no painel de estatísticas: a carga do período é apresentada em uma única faixa proporcional, com os valores imediatamente abaixo, em lugar de repetir os mesmos números em cartões, barras e gráfico de setores; a hierarquia da informação decorre do peso tipográfico e do tom, sem elemento decorativo; e o realce visual é reservado ao único dado que exige decisão do servidor público, o número de ocorrências em aberto há mais de quinze dias, acompanhado da identificação daquela que espera há mais tempo.</w:t>
      </w:r>
      <w:r>
        <w:rPr>
          <w:highlight w:val="none"/>
        </w:rPr>
      </w:r>
    </w:p>
    <w:p w14:paraId="0C87ABF5">
      <w:pPr>
        <w:pBdr/>
        <w:spacing/>
        <w:ind/>
        <w:rPr/>
      </w:pPr>
      <w:r>
        <mc:AlternateContent>
          <mc:Choice Requires="wpg">
            <w:drawing>
              <wp:inline xmlns:wp="http://schemas.openxmlformats.org/drawingml/2006/wordprocessingDrawing" distT="0" distB="0" distL="0" distR="0">
                <wp:extent cx="5760720" cy="473740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04941" name=""/>
                        <pic:cNvPicPr>
                          <a:picLocks noChangeAspect="1"/>
                        </pic:cNvPicPr>
                        <pic:nvPr/>
                      </pic:nvPicPr>
                      <pic:blipFill rotWithShape="1">
                        <a:blip r:embed="rId35"/>
                        <a:stretch/>
                      </pic:blipFill>
                      <pic:spPr bwMode="auto">
                        <a:xfrm>
                          <a:off x="0" y="0"/>
                          <a:ext cx="5760719" cy="4737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53.60pt;height:373.02pt;mso-wrap-distance-left:0.00pt;mso-wrap-distance-top:0.00pt;mso-wrap-distance-right:0.00pt;mso-wrap-distance-bottom:0.00pt;z-index:1;" stroked="false">
                <v:imagedata r:id="rId35" o:title=""/>
                <o:lock v:ext="edit" rotation="t"/>
              </v:shape>
            </w:pict>
          </mc:Fallback>
        </mc:AlternateContent>
      </w:r>
      <w:r>
        <w:rPr>
          <w:highlight w:val="none"/>
        </w:rPr>
      </w:r>
      <w:r/>
    </w:p>
    <w:p>
      <w:pPr>
        <w:pStyle w:val="1846"/>
        <w:pBdr/>
        <w:spacing/>
        <w:ind/>
        <w:rPr/>
      </w:pPr>
      <w:r>
        <w:t xml:space="preserve">FIGURA </w:t>
        <w:fldChar w:fldCharType="begin"/>
        <w:instrText xml:space="preserve">SEQ FIGURA \* Arabic </w:instrText>
        <w:fldChar w:fldCharType="separate"/>
        <w:t xml:space="preserve">18</w:t>
        <w:fldChar w:fldCharType="end"/>
        <w:t xml:space="preserve"> – Estatísticas: carga do período, fila de espera e hierarquia sem ornamento</w:t>
      </w:r>
    </w:p>
    <w:p>
      <w:pPr>
        <w:pStyle w:val="1846"/>
        <w:pBdr/>
        <w:spacing/>
        <w:ind w:firstLine="0"/>
        <w:jc w:val="center"/>
        <w:rPr/>
      </w:pPr>
      <w:r>
        <w:t xml:space="preserve">Fonte: elaborada pelos autores (2026).</w:t>
      </w:r>
    </w:p>
    <w:p>
      <w:pPr>
        <w:pBdr/>
        <w:spacing/>
        <w:ind/>
        <w:rPr>
          <w:highlight w:val="none"/>
        </w:rPr>
      </w:pPr>
      <w:r>
        <w:t xml:space="preserve">A Figura 19 evidencia as heurísticas “controle e liberdade do usuário” e “prevenção de erros” na tela “Minha Conta”, que reúne em um só lugar tudo o que o usuário decide a respeito da própria conta: a edição dos dados pessoais (RF04), a troca da senha mediante a informação da senha atual, a ativação da verificação em duas etapas por correio eletrônico ou por aplicativo autenticador e a exclusão da conta (RF06). Cada bloco é independente e possui o seu próprio botão de gravação, de modo que uma alteração não arraste as demais. A exclusão ocupa área destacada ao final da tela, é precedida de caixa de diálogo de confirmação e, nas contas com segundo fator ativo, exige ainda o código de verificação; o texto informa, antes da decisão, que as ocorrências já registradas permanecem no acervo sem o nome do autor, e não que serão apagadas junto com a conta.</w:t>
      </w:r>
      <w:r>
        <w:rPr>
          <w:highlight w:val="none"/>
        </w:rPr>
      </w:r>
    </w:p>
    <w:p>
      <w:pPr>
        <w:pStyle w:val="1846"/>
        <w:pBdr/>
        <w:spacing/>
        <w:ind w:firstLine="0"/>
        <w:jc w:val="center"/>
        <w:rPr/>
      </w:pPr>
      <w:r>
        <mc:AlternateContent>
          <mc:Choice Requires="wpg">
            <w:drawing>
              <wp:inline xmlns:wp="http://schemas.openxmlformats.org/drawingml/2006/wordprocessingDrawing" distT="0" distB="0" distL="0" distR="0">
                <wp:extent cx="5760720" cy="3333195"/>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8000" name=""/>
                        <pic:cNvPicPr>
                          <a:picLocks noChangeAspect="1"/>
                        </pic:cNvPicPr>
                        <pic:nvPr/>
                      </pic:nvPicPr>
                      <pic:blipFill rotWithShape="1">
                        <a:blip r:embed="rId36"/>
                        <a:stretch/>
                      </pic:blipFill>
                      <pic:spPr bwMode="auto">
                        <a:xfrm>
                          <a:off x="0" y="0"/>
                          <a:ext cx="5760719" cy="33331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53.60pt;height:262.46pt;mso-wrap-distance-left:0.00pt;mso-wrap-distance-top:0.00pt;mso-wrap-distance-right:0.00pt;mso-wrap-distance-bottom:0.00pt;z-index:1;" stroked="false">
                <v:imagedata r:id="rId36" o:title=""/>
                <o:lock v:ext="edit" rotation="t"/>
              </v:shape>
            </w:pict>
          </mc:Fallback>
        </mc:AlternateContent>
      </w:r>
    </w:p>
    <w:p>
      <w:pPr>
        <w:pStyle w:val="1846"/>
        <w:pBdr/>
        <w:spacing/>
        <w:ind/>
        <w:rPr/>
      </w:pPr>
      <w:r>
        <w:t xml:space="preserve">FIGURA </w:t>
        <w:fldChar w:fldCharType="begin"/>
        <w:instrText xml:space="preserve">SEQ FIGURA \* Arabic </w:instrText>
        <w:fldChar w:fldCharType="separate"/>
        <w:t xml:space="preserve">19</w:t>
        <w:fldChar w:fldCharType="end"/>
        <w:t xml:space="preserve"> – Minha Conta: dados pessoais, troca de senha, verificação em duas etapas e exclusão da conta</w:t>
      </w:r>
    </w:p>
    <w:p>
      <w:pPr>
        <w:pStyle w:val="1846"/>
        <w:pBdr/>
        <w:spacing/>
        <w:ind w:firstLine="0"/>
        <w:jc w:val="center"/>
        <w:rPr/>
      </w:pPr>
      <w:r>
        <w:t xml:space="preserve">Fonte: elaborada pelos autores (2026).</w:t>
      </w:r>
    </w:p>
    <w:p>
      <w:pPr>
        <w:pBdr/>
        <w:spacing/>
        <w:ind/>
        <w:rPr/>
      </w:pPr>
      <w:r/>
    </w:p>
    <w:p>
      <w:pPr>
        <w:pStyle w:val="1637"/>
        <w:pBdr/>
        <w:spacing/>
        <w:ind/>
        <w:rPr/>
      </w:pPr>
      <w:r>
        <w:t xml:space="preserve">6.4.4 Projeto da Acessibilidade</w:t>
      </w:r>
    </w:p>
    <w:p>
      <w:pPr>
        <w:pBdr/>
        <w:spacing/>
        <w:ind/>
        <w:rPr/>
      </w:pPr>
      <w:r>
        <w:t xml:space="preserve">O projeto de acessibilidade do sistema orienta-se pelas Diretrizes de Acessibilidade para Conteúdo Web em sua versão 2.1 (W3C, 2018), tendo como meta o nível de conformidade AA, e observa as recomendações do Modelo de Acessibilidade em Governo Eletrônico (BRASIL, 2014), de observância recomendada aos sistemas de informação destinados à administração pública. Os recursos previstos e já implementados são descritos a seguir.</w:t>
      </w:r>
    </w:p>
    <w:p>
      <w:pPr>
        <w:pBdr/>
        <w:spacing/>
        <w:ind/>
        <w:rPr/>
      </w:pPr>
      <w:r>
        <w:t xml:space="preserve">a) Controle de tamanho de fonte: a aplicação disponibiliza, de forma fixa e presente em todas as telas, um controle que permite ao usuário ampliar ou reduzir o tamanho da fonte em seis níveis, de 14 a 19 pixels, além de restaurar o valor padrão de 16 pixels. Como todas as medidas da interface são expressas em unidades relativas a essa referência, o ajuste redimensiona proporcionalmente toda a composição da tela, sem sobreposição de elementos. A preferência escolhida é persistida localmente no navegador e restaurada nos acessos seguintes.</w:t>
      </w:r>
    </w:p>
    <w:p>
      <w:pPr>
        <w:pBdr/>
        <w:spacing/>
        <w:ind/>
        <w:rPr/>
      </w:pPr>
      <w:r>
        <w:t xml:space="preserve">b) Alternância entre tema claro e tema escuro: o mesmo controle oferece a alternância para um tema de baixa luminância, destinado a reduzir o desconforto visual em ambientes de pouca iluminação e a atender usuários com sensibilidade à luminosidade. As mídias fotográficas, a base cartográfica do mapa e o próprio controle de acessibilidade são preservados em suas cores originais, de modo que a inversão não comprometa a leitura das evidências anexadas às ocorrências.</w:t>
      </w:r>
    </w:p>
    <w:p>
      <w:pPr>
        <w:pBdr/>
        <w:spacing/>
        <w:ind/>
        <w:rPr/>
      </w:pPr>
      <w:r>
        <w:t xml:space="preserve">c) Contraste: a combinação da cor primária com o plano de fundo branco apresenta razão de contraste de aproximadamente 5,17 para 1, superior ao mínimo de 4,5 para 1 exigido pelo critério 1.4.3 das diretrizes para texto de tamanho normal. A escala de cinzas foi definida de modo que os tons empregados em texto sobre fundos claros permaneçam acima desse limiar.</w:t>
      </w:r>
    </w:p>
    <w:p>
      <w:pPr>
        <w:pBdr/>
        <w:spacing/>
        <w:ind/>
        <w:rPr/>
      </w:pPr>
      <w:r>
        <w:t xml:space="preserve">d) Estrutura semântica e tecnologias assistivas: o documento declara o idioma português do Brasil em seu elemento raiz, atendendo ao critério 3.1.1; os campos dos formulários de conta são associados a rótulos programaticamente vinculados; as imagens possuem texto alternativo descritivo; e os controles acionados apenas por ícone recebem rótulo acessível, de modo que sejam anunciados corretamente por leitores de tela.</w:t>
      </w:r>
    </w:p>
    <w:p>
      <w:pPr>
        <w:pBdr/>
        <w:spacing/>
        <w:ind/>
        <w:rPr/>
      </w:pPr>
      <w:r>
        <w:t xml:space="preserve">e) Operação por teclado e responsividade: a navegação utiliza elementos nativos da plataforma Web, que preservam a ordem natural de tabulação e o acionamento por teclado. A interface responsiva e o dimensionamento das áreas de toque atendem ao critério 2.5.5 nos dispositivos móveis.</w:t>
      </w:r>
    </w:p>
    <w:p>
      <w:pPr>
        <w:pBdr/>
        <w:spacing/>
        <w:ind/>
        <w:rPr/>
      </w:pPr>
      <w:r>
        <w:t xml:space="preserve">Para a Fase 4 estão previstos o complemento dos rótulos programáticos nas telas do painel administrativo, a inclusão de regiões dinâmicas para o anúncio automático das mensagens de retorno do sistema por leitores de tela, a marcação semântica de papéis nos componentes de navegação, a inserção de vínculo de salto para o conteúdo principal e a definição explícita do indicador visual de foco. A validação será conduzida com o auxílio de ferramenta automatizada de auditoria de acessibilidade e complementada por inspeção manual com leitor de tela, com os resultados registrados no plano de testes.</w:t>
      </w:r>
    </w:p>
    <w:p>
      <w:pPr>
        <w:pBdr/>
        <w:spacing/>
        <w:ind/>
        <w:rPr/>
      </w:pPr>
      <w:r/>
    </w:p>
    <w:p>
      <w:pPr>
        <w:pStyle w:val="1636"/>
        <w:pBdr/>
        <w:spacing/>
        <w:ind/>
        <w:rPr/>
      </w:pPr>
      <w:r>
        <w:t xml:space="preserve">6.5 PROJETO DO SISTEMA DISTRIBUÍDO</w:t>
      </w:r>
    </w:p>
    <w:p>
      <w:pPr>
        <w:pBdr/>
        <w:spacing/>
        <w:ind/>
        <w:rPr/>
      </w:pPr>
      <w:r>
        <w:t xml:space="preserve">Segundo Coulouris et al. (2013), um sistema distribuído é aquele no qual componentes situados em computadores interligados em rede se comunicam e coordenam suas ações exclusivamente por meio da troca de mensagens. O sistema “Fala, Cidade!” enquadra-se nessa definição: seus componentes executam em máquinas distintas, comunicam-se por protocolos de aplicação sobre a rede e não compartilham memória nem relógio comum. Adotou-se o modelo cliente-servidor em três camadas físicas — a camada de apresentação, constituída pelo aplicativo Web progressivo executado no navegador; a camada de aplicação, pelo servidor da interface de programação de aplicações desenvolvido em Java com o framework Spring Boot; e a camada de dados, pelo sistema gerenciador de banco de dados PostgreSQL —, com comunicação no estilo arquitetural Representational State Transfer sobre HTTP e servidor de aplicação sem manutenção de estado.</w:t>
      </w:r>
    </w:p>
    <w:p>
      <w:pPr>
        <w:pBdr/>
        <w:spacing/>
        <w:ind/>
        <w:rPr/>
      </w:pPr>
      <w:r>
        <w:t xml:space="preserve">O projeto de distribuição completo integra o Apêndice I – Projeto do Sistema Distribuído, que constitui a fonte única do seu detalhamento. Nele, a Seção 1.1 examina, um a um, os desafios inerentes aos sistemas distribuídos relacionados por Coulouris et al. (2013) e as decisões adotadas para tratá-los: heterogeneidade (Seção 1.1.1), escalabilidade (Seção 1.1.2), abertura (Seção 1.1.3), segurança (Seção 1.1.4), manuseio de falhas (Seção 1.1.5), concorrência (Seção 1.1.6) e transparência (Seção 1.1.7). A Seção 1.2 do mesmo apêndice apresenta as tecnologias e as arquiteturas de distribuição empregadas, o quadro de componentes distribuídos com os respectivos protocolos de comunicação, o diagrama de distribuição do sistema e a topologia de implantação prevista para o ambiente de produção.</w:t>
      </w:r>
    </w:p>
    <w:p>
      <w:pPr>
        <w:pBdr/>
        <w:spacing/>
        <w:ind/>
        <w:rPr/>
      </w:pPr>
      <w:r>
        <w:t xml:space="preserve">Registram-se, por síntese, as três decisões de distribuição de maior consequência para o projeto. A primeira é a ausência de estado no servidor de aplicação: a identidade e o perfil do usuário trafegam em um JSON Web Token assinado, validado por filtro interceptador a cada requisição, o que dispensa a afinidade de sessão e permite o escalonamento horizontal por replicação de instâncias. A segunda é o isolamento de cada serviço de terceiros atrás de uma interface própria na camada de aplicação, de modo que a indisponibilidade de qualquer deles degrade uma funcionalidade específica sem interromper a operação do sistema. A terceira é a execução assíncrona das operações de maior latência — o envio de mídias e a expedição de mensagens de correio eletrônico —, em conjuntos de linhas de execução dedicados, que preserva o tempo de resposta às requisições HTTP.</w:t>
      </w:r>
    </w:p>
    <w:p>
      <w:pPr>
        <w:pBdr/>
        <w:spacing/>
        <w:ind/>
        <w:rPr/>
      </w:pPr>
      <w:r>
        <w:t xml:space="preserve">Integra ainda a topologia um nó externo dedicado ao envio de mensagens SMS: um aparelho celular Android da equipe executa o aplicativo SMS Gateway for Android e recebe do servidor de aplicação, por HTTP com autenticação básica, as requisições de envio dos códigos de verificação em duas etapas — diretamente pela rede local ou por intermédio do serviço em nuvem do próprio aplicativo. Em conformidade com a segunda decisão, o nó é acessado por interface própria na camada de aplicação, com tempo limite de conexão de cinco segundos; a sua indisponibilidade é comunicada de imediato ao usuário na tela de verificação e, desabilitado o envio por configuração, os códigos passam a ser expedidos por correio eletrônico.</w:t>
      </w:r>
      <w:r>
        <w:rPr>
          <w:sz w:val="20"/>
          <w:szCs w:val="20"/>
        </w:rPr>
        <w:br w:type="page" w:clear="all"/>
      </w:r>
      <w:r/>
    </w:p>
    <w:p>
      <w:pPr>
        <w:pStyle w:val="1635"/>
        <w:pBdr/>
        <w:spacing/>
        <w:ind/>
        <w:rPr/>
      </w:pPr>
      <w:r>
        <w:t xml:space="preserve">7 IMPLEMENTAÇÃO DO SISTEMA DE SOFTWARE</w:t>
      </w:r>
    </w:p>
    <w:p>
      <w:pPr>
        <w:pBdr/>
        <w:spacing/>
        <w:ind/>
        <w:rPr/>
      </w:pPr>
      <w:r>
        <w:t xml:space="preserve">Este capítulo descreve a transposição dos modelos apresentados nos Capítulos 5 e 6 para os artefatos executáveis que constituem o sistema de software “Fala, Cidade!”. São apresentados os componentes implementados e as plataformas em que são disponibilizados, as tecnologias empregadas na codificação de cada um deles, os padrões de projeto aplicados, as convenções adotadas pela equipe e a análise da complexidade algorítmica dos métodos de maior relevância para o desempenho do sistema.</w:t>
      </w:r>
    </w:p>
    <w:p>
      <w:pPr>
        <w:pBdr/>
        <w:spacing/>
        <w:ind/>
        <w:rPr/>
      </w:pPr>
      <w:r/>
    </w:p>
    <w:p>
      <w:pPr>
        <w:pStyle w:val="1636"/>
        <w:pBdr/>
        <w:spacing/>
        <w:ind/>
        <w:rPr/>
      </w:pPr>
      <w:r>
        <w:t xml:space="preserve">7.1 COMPONENTES DO SISTEMA DE SOFTWARE</w:t>
      </w:r>
    </w:p>
    <w:p>
      <w:pPr>
        <w:pBdr/>
        <w:spacing/>
        <w:ind/>
        <w:rPr/>
      </w:pPr>
      <w:r>
        <w:t xml:space="preserve">O sistema é composto por dois componentes desenvolvidos pela equipe e por um componente de persistência, além de quatro serviços de terceiros consumidos em tempo de execução. A separação entre os componentes desenvolvidos segue a divisão arquitetural em camadas descrita na Seção 6.5.</w:t>
      </w:r>
    </w:p>
    <w:p>
      <w:pPr>
        <w:pBdr/>
        <w:spacing/>
        <w:ind/>
        <w:rPr/>
      </w:pPr>
      <w:r>
        <w:t xml:space="preserve">a) Componente de serviço da interface de programação de aplicações (fala-cidade-api): aplicação servidora responsável pela totalidade das regras de negócio, pelo controle de autenticação e autorização, pela persistência dos dados e pela integração com os serviços externos. É construída como um arquivo Java executável autocontido, com servidor de aplicação embutido, e é disponibilizada em plataforma de servidor com máquina virtual Java, escutando na porta 8080. Expõe 38 recursos distribuídos em cinco controladores — autenticação, autenticação multifator, ocorrências, usuários e contato — documentados automaticamente pela especificação OpenAPI e acessíveis por interface interativa de exploração.</w:t>
      </w:r>
    </w:p>
    <w:p>
      <w:pPr>
        <w:pBdr/>
        <w:spacing/>
        <w:ind/>
        <w:rPr/>
      </w:pPr>
      <w:r>
        <w:t xml:space="preserve">b) Componente de aplicação Web progressiva (fala-cidade-web): aplicação cliente responsável pela apresentação, pela captura das entradas do usuário e pela renderização cartográfica. É construída como um conjunto de artefatos estáticos — documento de marcação, folhas de estilo e módulos de código — e é disponibilizada na plataforma Web, executando no navegador de computadores pessoais e de dispositivos móveis. Registra um processo de serviço em segundo plano que habilita a instalação do aplicativo na tela inicial do dispositivo e o armazenamento local dos seus artefatos, conforme descrito na Seção 6.5. Todas as suas rotas são carregadas sob demanda, o que reduz o volume transferido no primeiro acesso.</w:t>
      </w:r>
    </w:p>
    <w:p>
      <w:pPr>
        <w:pBdr/>
        <w:spacing/>
        <w:ind/>
        <w:rPr/>
      </w:pPr>
      <w:r>
        <w:t xml:space="preserve">c) Componente de persistência: base de dados relacional executada sobre o sistema gerenciador PostgreSQL, contendo dez tabelas, os índices de apoio às consultas de maior frequência e as restrições de integridade descritas na Seção 7.2.4. É disponibilizada em plataforma de servidor de banco de dados, com acesso restrito à camada de aplicação.</w:t>
      </w:r>
    </w:p>
    <w:p>
      <w:pPr>
        <w:pBdr/>
        <w:spacing/>
        <w:ind/>
        <w:rPr/>
      </w:pPr>
      <w:r>
        <w:t xml:space="preserve">d) Serviços de terceiros consumidos: o serviço de armazenamento e transformação de mídias Cloudinary, acessado a partir da camada de aplicação; os serviços cartográficos OpenStreetMap, consumido diretamente pelo navegador para a renderização dos ladrilhos do mapa, e Nominatim, utilizado para a geocodificação direta e reversa de endereços; o servidor de correio eletrônico, acessado pelo protocolo SMTP com segurança de transporte para o envio das notificações e dos códigos de verificação; e o gateway de mensagens SMS, constituído pelo aplicativo SMS Gateway for Android em aparelho celular da equipe, acessado por HTTP para o envio dos códigos de verificação em duas etapas por SMS.</w:t>
      </w:r>
    </w:p>
    <w:p>
      <w:pPr>
        <w:pBdr/>
        <w:spacing/>
        <w:ind/>
        <w:rPr/>
      </w:pPr>
      <w:r/>
    </w:p>
    <w:p>
      <w:pPr>
        <w:pStyle w:val="1636"/>
        <w:pBdr/>
        <w:spacing/>
        <w:ind/>
        <w:rPr/>
      </w:pPr>
      <w:r>
        <w:t xml:space="preserve">7.2 TECNOLOGIAS DE IMPLEMENTAÇÃO</w:t>
      </w:r>
    </w:p>
    <w:p>
      <w:pPr>
        <w:pBdr/>
        <w:spacing/>
        <w:ind/>
        <w:rPr/>
      </w:pPr>
      <w:r>
        <w:t xml:space="preserve">Esta seção apresenta as linguagens, os frameworks, as bibliotecas, os padrões de projeto e as convenções empregados na codificação dos componentes descritos na seção anterior.</w:t>
      </w:r>
    </w:p>
    <w:p>
      <w:pPr>
        <w:pBdr/>
        <w:spacing/>
        <w:ind/>
        <w:rPr/>
      </w:pPr>
      <w:r/>
    </w:p>
    <w:p>
      <w:pPr>
        <w:pStyle w:val="1637"/>
        <w:pBdr/>
        <w:spacing/>
        <w:ind/>
        <w:rPr/>
      </w:pPr>
      <w:r>
        <w:t xml:space="preserve">7.2.1 Linguagens de Programação e Frameworks Adotados</w:t>
      </w:r>
    </w:p>
    <w:p>
      <w:pPr>
        <w:pBdr/>
        <w:spacing/>
        <w:ind/>
        <w:rPr/>
      </w:pPr>
      <w:r>
        <w:t xml:space="preserve">O componente de serviço da interface de programação de aplicações foi codificado na linguagem Java, versão 21, com o framework Spring Boot, versão 3.5.0, e construído pela ferramenta de automação Apache Maven. Os módulos do framework empregados e as suas respectivas funções são os seguintes: o módulo Web fornece o contêiner de servlets embutido e o mapeamento dos controladores REST; o módulo de validação aplica as restrições declarativas sobre os objetos de transferência de dados; o módulo JDBC provê o gerenciamento das conexões e das transações com o banco de dados; o módulo de segurança implementa a cadeia de filtros de autenticação e o controle de autorização por perfil; e o módulo de correio eletrônico encapsula o cliente SMTP utilizado nas notificações.</w:t>
      </w:r>
    </w:p>
    <w:p>
      <w:pPr>
        <w:pBdr/>
        <w:spacing/>
        <w:ind/>
        <w:rPr/>
      </w:pPr>
      <w:r>
        <w:t xml:space="preserve">As bibliotecas complementares adotadas na camada de aplicação são: o controlador JDBC do PostgreSQL, versão 42.6.0, responsável pela comunicação com o sistema gerenciador de banco de dados; a biblioteca JJWT, versão 0.11.2, empregada na emissão e na verificação dos JSON Web Tokens com o algoritmo de assinatura HMAC-SHA256; o cliente Java do serviço Cloudinary, versão 2.0.0, utilizado no envio das mídias e na composição das transformações de privacidade; a biblioteca TOTP, versão 1.7.1, que implementa a geração e a verificação de senhas de uso único baseadas em tempo conforme a RFC 6238, utilizada na autenticação multifator; e a biblioteca SpringDoc OpenAPI, versão 2.1.0, que gera automaticamente a especificação e a interface de exploração da interface de programação de aplicações. A codificação da senha dos usuários emprega o algoritmo BCrypt, disponibilizado pelo módulo de segurança do framework, e o conjunto de conexões reutilizáveis é gerenciado pela biblioteca HikariCP, configurada com dez conexões máximas e duas conexões ociosas mínimas.</w:t>
      </w:r>
    </w:p>
    <w:p>
      <w:pPr>
        <w:pBdr/>
        <w:spacing/>
        <w:ind/>
        <w:rPr/>
      </w:pPr>
      <w:r>
        <w:t xml:space="preserve">O componente de aplicação Web progressiva foi codificado na linguagem TypeScript, versão 5.7, com o framework Angular, versão 19.2, adotando o modelo de componentes autônomos e a inicialização sem módulos. O compilador opera em modo estrito, com verificação estrita também dos modelos de apresentação, o que antecipa para o tempo de compilação a detecção de inconsistências entre a lógica dos componentes e a sua marcação. As bibliotecas complementares empregadas são: Leaflet, versão 1.9.4, responsável pela renderização dos mapas interativos e dos marcadores de ocorrência; RxJS, versão 7.8, utilizada na composição das operações assíncronas de comunicação com a interface de programação de aplicações; ngx-toastr, versão 18.0, responsável pelas notificações temporárias na interface; e o módulo de processo de serviço em segundo plano do próprio Angular, versão 19.2.13, que habilita os recursos de aplicativo Web progressivo. A estilização é realizada por folhas de estilo em cascata próprias, organizadas em torno de propriedades personalizadas definidas no elemento raiz do documento, conforme descrito na Seção 6.4.2.</w:t>
      </w:r>
    </w:p>
    <w:p>
      <w:pPr>
        <w:pBdr/>
        <w:spacing/>
        <w:ind/>
        <w:rPr/>
      </w:pPr>
      <w:r/>
    </w:p>
    <w:p>
      <w:pPr>
        <w:pStyle w:val="1637"/>
        <w:pBdr/>
        <w:spacing/>
        <w:ind/>
        <w:rPr/>
      </w:pPr>
      <w:r>
        <w:t xml:space="preserve">7.2.2 Design Patterns Aplicados</w:t>
      </w:r>
    </w:p>
    <w:p>
      <w:pPr>
        <w:pBdr/>
        <w:spacing/>
        <w:ind/>
        <w:rPr/>
      </w:pPr>
      <w:r>
        <w:t xml:space="preserve">A codificação do sistema apoiou-se em padrões de projeto de propósitos criacional, estrutural, comportamental e arquitetural, na acepção de Gamma et al. (2000). Os padrões efetivamente aplicados e as classes que os evidenciam são descritos a seguir.</w:t>
      </w:r>
    </w:p>
    <w:p>
      <w:pPr>
        <w:pBdr/>
        <w:spacing/>
        <w:ind/>
        <w:rPr/>
      </w:pPr>
      <w:r>
        <w:t xml:space="preserve">a) Portas e Adaptadores (arquitetural): o componente de serviço organiza-se em dois conjuntos complementares de pacotes. O pacote port declara exclusivamente interfaces — as portas — que definem os contratos dos serviços de negócio e do acesso a dados; o pacote implementation reúne os adaptadores que concretizam esses contratos. A interface OccurrenceDao e a sua implementação OccurrencePostgresDao ilustram o padrão: a substituição do sistema gerenciador de banco de dados exigiria a escrita de um novo adaptador, sem qualquer alteração nas classes de serviço que dependem da porta.</w:t>
      </w:r>
    </w:p>
    <w:p>
      <w:pPr>
        <w:pBdr/>
        <w:spacing/>
        <w:ind/>
        <w:rPr/>
      </w:pPr>
      <w:r>
        <w:t xml:space="preserve">b) Objeto de Acesso a Dados (arquitetural): as seis classes do pacote de persistência — UserPostgresDao, OccurrencePostgresDao, OccurrenceSupportPostgresDao, DepartmentPostgresDao, PasswordResetTokenPostgresDao e ContactMessagePostgresDao — concentram toda a construção de instruções de consulta e o mapeamento entre registros e objetos de domínio, isolando as classes de serviço do modelo relacional.</w:t>
      </w:r>
    </w:p>
    <w:p>
      <w:pPr>
        <w:pBdr/>
        <w:spacing/>
        <w:ind/>
        <w:rPr/>
      </w:pPr>
      <w:r>
        <w:t xml:space="preserve">c) Objeto de Transferência de Dados (estrutural): dezoito classes do pacote domain.dto encapsulam os dados trafegados nas requisições e nas respostas da interface de programação de aplicações, desacoplando o contrato público do sistema da estrutura interna das entidades. A conversão entre as duas representações é responsabilidade do próprio objeto de transferência, como nos métodos CreateOccurrenceDto.toOccurrence e RegisterUserDto.toUserModel. Esse padrão é o mecanismo que viabiliza o cumprimento da RN05, pois a resposta enviada ao cliente contém apenas os campos permitidos ao perfil solicitante.</w:t>
      </w:r>
    </w:p>
    <w:p>
      <w:pPr>
        <w:pBdr/>
        <w:spacing/>
        <w:ind/>
        <w:rPr/>
      </w:pPr>
      <w:r>
        <w:t xml:space="preserve">d) Método de Fábrica (criacional): o método estático Priority.fromType, declarado no enumerado de prioridade da entidade Occurrence, produz a instância de prioridade correspondente à categoria informada, centralizando em um único ponto a regra de negócio RN04. Os métodos estáticos LoginResponseDto.withJwt, requiresMfa e requiresSetup aplicam o mesmo padrão, produzindo respostas de autenticação distintas conforme o estado do processo.</w:t>
      </w:r>
    </w:p>
    <w:p>
      <w:pPr>
        <w:pBdr/>
        <w:spacing/>
        <w:ind/>
        <w:rPr/>
      </w:pPr>
      <w:r>
        <w:t xml:space="preserve">e) Construtor (criacional): empregado na composição de objetos com grande número de parâmetros opcionais, evitando construtores extensos. Ocorre na montagem dos dados do código de resposta rápida da autenticação multifator, na emissão do JSON Web Token, na configuração do conjunto de conexões do banco de dados e no encadeamento das transformações de privacidade aplicadas às imagens.</w:t>
      </w:r>
    </w:p>
    <w:p>
      <w:pPr>
        <w:pBdr/>
        <w:spacing/>
        <w:ind/>
        <w:rPr/>
      </w:pPr>
      <w:r>
        <w:t xml:space="preserve">f) Cadeia de Responsabilidade (comportamental): a classe JwtRequestFilter estende o filtro de execução única do framework de segurança e é inserida na cadeia de filtros antes do filtro padrão de autenticação por credenciais. Cada filtro da cadeia decide se trata a requisição ou a repassa ao próximo elemento, o que permite acrescentar novas verificações sem alterar as existentes.</w:t>
      </w:r>
    </w:p>
    <w:p>
      <w:pPr>
        <w:pBdr/>
        <w:spacing/>
        <w:ind/>
        <w:rPr/>
      </w:pPr>
      <w:r>
        <w:t xml:space="preserve">g) Estratégia (comportamental): a codificação da senha é obtida por meio da abstração PasswordEncoder, injetada nas classes de serviço, o que permite a substituição do algoritmo BCrypt por outro sem alteração do código cliente. O mesmo padrão orienta a escolha do método de verificação da autenticação multifator, que alterna entre a validação de código enviado por correio eletrônico e a validação de senha de uso único baseada em tempo conforme a preferência registrada pelo usuário.</w:t>
      </w:r>
    </w:p>
    <w:p>
      <w:pPr>
        <w:pBdr/>
        <w:spacing/>
        <w:ind/>
        <w:rPr/>
      </w:pPr>
      <w:r>
        <w:t xml:space="preserve">h) Estado (comportamental): a classe UploadStatus representa o ciclo de vida do envio assíncrono de uma mídia por meio de um enumerado com os estados de processamento, conclusão, rejeição e erro. As transições ocorrem exclusivamente por métodos de intenção explícita, e não por métodos modificadores genéricos, o que impede a construção de estados inválidos.</w:t>
      </w:r>
    </w:p>
    <w:p>
      <w:pPr>
        <w:pBdr/>
        <w:spacing/>
        <w:ind/>
        <w:rPr/>
      </w:pPr>
      <w:r>
        <w:t xml:space="preserve">i) Fachada (estrutural): o método OccurrenceServiceImpl.changeStatus expõe uma única operação que internamente coordena a atualização da ocorrência, o registro do histórico de trâmite, a propagação da alteração ao grupo de ocorrências duplicadas e o disparo assíncrono da notificação ao autor, simplificando o contrato oferecido ao controlador.</w:t>
      </w:r>
    </w:p>
    <w:p>
      <w:pPr>
        <w:pBdr/>
        <w:spacing/>
        <w:ind/>
        <w:rPr/>
      </w:pPr>
      <w:r>
        <w:t xml:space="preserve">j) Adaptador (estrutural): a classe CloudinaryMediaUploadService adapta a interface do cliente do serviço externo de mídias à porta MediaUploadService definida no domínio, de modo que a dependência do sistema recaia sobre o contrato próprio e não sobre a biblioteca de terceiros.</w:t>
      </w:r>
    </w:p>
    <w:p>
      <w:pPr>
        <w:pBdr/>
        <w:spacing/>
        <w:ind/>
        <w:rPr/>
      </w:pPr>
      <w:r>
        <w:t xml:space="preserve">k) Objeto Único (criacional): todos os componentes gerenciados pelo contêiner de inversão de controle do framework são instanciados uma única vez por aplicação. O padrão é explícito nos repositórios em memória dos códigos temporários de autenticação multifator, implementados sobre mapas de acesso concorrente, e no conjunto único de conexões com o banco de dados.</w:t>
      </w:r>
    </w:p>
    <w:p>
      <w:pPr>
        <w:pBdr/>
        <w:spacing/>
        <w:ind/>
        <w:rPr/>
      </w:pPr>
      <w:r>
        <w:t xml:space="preserve">l) Conjunto de Objetos (concorrência): as conexões com o banco de dados e as linhas de execução destinadas ao envio de mídias e ao disparo de mensagens de correio eletrônico são obtidas de conjuntos previamente alocados e reutilizados, evitando o custo de criação e destruição a cada operação e limitando o consumo de recursos sob carga elevada.</w:t>
      </w:r>
    </w:p>
    <w:p>
      <w:pPr>
        <w:pBdr/>
        <w:spacing/>
        <w:ind/>
        <w:rPr/>
      </w:pPr>
      <w:r>
        <w:t xml:space="preserve">m) Interceptador e Guarda (comportamental, camada de apresentação): o interceptador de requisições HTTP do componente Web anexa automaticamente o token de autenticação a todas as chamadas destinadas à interface de programação de aplicações, dispensando a repetição dessa lógica em cada serviço; o guarda de rotas verifica a existência de sessão válida antes de permitir a ativação das rotas protegidas, transferindo para a definição de rotas uma responsabilidade que, de outro modo, estaria dispersa pelos componentes.</w:t>
      </w:r>
    </w:p>
    <w:p>
      <w:pPr>
        <w:pBdr/>
        <w:spacing/>
        <w:ind/>
        <w:rPr/>
      </w:pPr>
      <w:r/>
    </w:p>
    <w:p>
      <w:pPr>
        <w:pStyle w:val="1637"/>
        <w:pBdr/>
        <w:spacing/>
        <w:ind/>
        <w:rPr/>
      </w:pPr>
      <w:r>
        <w:t xml:space="preserve">7.2.3 Convenções e Guias para Codificação</w:t>
      </w:r>
    </w:p>
    <w:p>
      <w:pPr>
        <w:pBdr/>
        <w:spacing/>
        <w:ind/>
        <w:rPr/>
      </w:pPr>
      <w:r>
        <w:t xml:space="preserve">A codificação do componente de serviço observa as convenções de nomenclatura da linguagem Java. Os nomes de pacotes são escritos integralmente em letras minúsculas, adotando-se o domínio invertido da instituição como prefixo. As classes e as interfaces recebem nomes em notação PascalCase, e os métodos, os atributos e as variáveis locais, em notação camelCase. As constantes são grafadas em letras maiúsculas com separação por sublinhado. Os identificadores são redigidos em língua inglesa, e os comentários e as mensagens destinadas ao usuário, em língua portuguesa. Convencionou-se ainda o sufixo Dto para os objetos de transferência de dados, o sufixo Dao para os objetos de acesso a dados, o sufixo Service para as portas de serviço, o sufixo Impl para os adaptadores que as concretizam e o sufixo RestController para os controladores, de modo que a responsabilidade de cada classe seja depreensível do seu nome.</w:t>
      </w:r>
    </w:p>
    <w:p>
      <w:pPr>
        <w:pBdr/>
        <w:spacing/>
        <w:ind/>
        <w:rPr/>
      </w:pPr>
      <w:r>
        <w:t xml:space="preserve">A codificação do componente Web observa o guia de estilo do framework Angular. Os arquivos são nomeados em notação kebab-case com sufixo indicativo do seu tipo — a exemplo de occurrence-read.service.ts e create-occurrence.component.ts —, e cada componente reúne, em um diretório próprio, os arquivos de lógica, de marcação e de estilo. As classes seguem a notação PascalCase com sufixo Component, Service ou Guard. A verificação estrita de tipos e de modelos de apresentação é mantida habilitada, e não se admite o uso do tipo genérico irrestrito em código novo. Os identificadores de uso transversal, como os rótulos e as cores das categorias de ocorrência, são centralizados em módulos de domínio compartilhados, evitando a duplicação entre componentes.</w:t>
      </w:r>
    </w:p>
    <w:p>
      <w:pPr>
        <w:pBdr/>
        <w:spacing/>
        <w:ind/>
        <w:rPr/>
      </w:pPr>
      <w:r>
        <w:t xml:space="preserve">No banco de dados, os nomes de tabelas e de colunas são grafados em letras minúsculas com separação por sublinhado, conforme a convenção usual do PostgreSQL, e as chaves estrangeiras reproduzem o nome da tabela referenciada acrescido do sufixo _id. Os índices recebem o prefixo idx_ seguido da tabela e da coluna indexada.</w:t>
      </w:r>
    </w:p>
    <w:p>
      <w:pPr>
        <w:pBdr/>
        <w:spacing/>
        <w:ind/>
        <w:rPr/>
      </w:pPr>
      <w:r>
        <w:t xml:space="preserve">As mensagens de registro de alterações no repositório seguem o padrão de commits convencionais, com prefixo indicativo da natureza da alteração — feat para novas funcionalidades, fix para correções, docs para documentação e refactor para reestruturações sem mudança de comportamento —, e os ramos de desenvolvimento observam a nomenclatura descrita na Seção 4.5.2.</w:t>
      </w:r>
    </w:p>
    <w:p>
      <w:pPr>
        <w:pBdr/>
        <w:spacing/>
        <w:ind/>
        <w:rPr/>
      </w:pPr>
      <w:r/>
    </w:p>
    <w:p>
      <w:pPr>
        <w:pStyle w:val="1637"/>
        <w:pBdr/>
        <w:spacing/>
        <w:ind/>
        <w:rPr/>
      </w:pPr>
      <w:r>
        <w:t xml:space="preserve">7.2.4 Estrutura Física do Banco de Dados</w:t>
      </w:r>
    </w:p>
    <w:p>
      <w:pPr>
        <w:pBdr/>
        <w:spacing/>
        <w:ind/>
        <w:rPr/>
      </w:pPr>
      <w:r>
        <w:t xml:space="preserve">A estrutura física do banco de dados é definida por instruções de linguagem de definição de dados mantidas em arquivos de script versionados junto ao código-fonte do componente de serviço e executadas de forma idempotente durante a inicialização da aplicação. A idempotência é obtida pelo uso das cláusulas condicionais de criação, o que permite a execução repetida dos scripts sem perda dos dados já persistidos.</w:t>
      </w:r>
    </w:p>
    <w:p>
      <w:pPr>
        <w:pBdr/>
        <w:spacing/>
        <w:ind/>
        <w:rPr/>
      </w:pPr>
      <w:r>
        <w:t xml:space="preserve">O esquema é composto por dez tabelas. A tabela user — grafada entre aspas nas instruções, por ser palavra reservada da linguagem — centraliza as credenciais de autenticação, os dados de perfil e de endereço do cidadão, o atributo discriminador de perfil de acesso e os campos de controle da autenticação multifator. A tabela occurrence armazena as ocorrências, incluindo o número de protocolo, as coordenadas geográficas, a categoria, o estado, a prioridade, o indicador de anonimato, o resumo criptográfico do código de rastreamento anônimo e a referência recursiva ao grupo de ocorrências duplicadas. As tabelas occurrence_history e occurrence_support registram, respectivamente, o histórico de alterações de estado e os reforços de ocorrência realizados pelos cidadãos, esta última com restrição de unicidade sobre o par formado pela ocorrência e pelo cidadão, o que impede o reforço duplicado. A tabela occurrence_media vincula as mídias anexadas à ocorrência correspondente. A tabela department identifica os setores da administração municipal destinatários dos encaminhamentos, com restrição de unicidade sobre o par formado pelo nome e pelo município e sobre o endereço de correio eletrônico. As tabelas city e classification mantêm, respectivamente, os municípios atendidos e as classificações internas atribuídas às ocorrências. Completam o esquema as tabelas password_reset_token, que armazena os testemunhos de redefinição de senha com o respectivo prazo de validade e indicador de uso, e contact_message, que registra as mensagens enviadas aos administradores.</w:t>
      </w:r>
    </w:p>
    <w:p>
      <w:pPr>
        <w:pBdr/>
        <w:spacing/>
        <w:ind/>
        <w:rPr/>
      </w:pPr>
      <w:r>
        <w:t xml:space="preserve">A integridade referencial é assegurada por chaves estrangeiras com políticas de exclusão em cascata para os registros dependentes e de anulação da referência para o vínculo entre a ocorrência e o seu autor, o que permite o atendimento ao direito de exclusão de conta previsto no RF06 sem a perda do histórico público das ocorrências já registradas. As restrições de domínio sobre as colunas de perfil, de estado e de prioridade limitam os valores admitidos aos definidos nos enumerados da camada de aplicação.</w:t>
      </w:r>
    </w:p>
    <w:p>
      <w:pPr>
        <w:pBdr/>
        <w:spacing/>
        <w:ind/>
        <w:rPr/>
      </w:pPr>
      <w:r>
        <w:t xml:space="preserve">Foram definidos onze índices de apoio, dos quais quatro são parciais. Destacam-se o índice composto sobre as colunas de latitude e longitude, restrito aos registros com coordenadas informadas, que sustenta a consulta de proximidade descrita na Seção 7.3; o índice sobre o resumo criptográfico do código de rastreamento anônimo, restrito aos registros anônimos; o índice sobre o número de protocolo, que apoia a consulta direta pelo cidadão; e os três índices de localidade sobre as colunas de unidade federativa e município das tabelas de ocorrências, de departamentos e de usuários, este último restrito aos funcionários e administradores em atividade, que sustentam a segmentação municipal descrita no RF24. Os scripts de criação das tabelas e de carga inicial dos dados, a relação completa dos índices e as permissões concedidas encontram-se no Apêndice D.</w:t>
      </w:r>
    </w:p>
    <w:p>
      <w:pPr>
        <w:pBdr/>
        <w:spacing/>
        <w:ind/>
        <w:rPr/>
      </w:pPr>
      <w:r/>
    </w:p>
    <w:p>
      <w:pPr>
        <w:pStyle w:val="1636"/>
        <w:pBdr/>
        <w:spacing/>
        <w:ind/>
        <w:rPr/>
      </w:pPr>
      <w:r>
        <w:t xml:space="preserve">7.3 ANÁLISE DE COMPLEXIDADE ALGORÍTMICA</w:t>
      </w:r>
    </w:p>
    <w:p>
      <w:pPr>
        <w:pBdr/>
        <w:spacing/>
        <w:ind/>
        <w:rPr/>
      </w:pPr>
      <w:r>
        <w:t xml:space="preserve">Esta seção analisa a complexidade assintótica de três métodos determinantes para o desempenho do sistema, expressa na notação O maiúsculo conforme Cormen et al. (2012). Em todas as análises, o parâmetro n designa a quantidade de registros armazenados na tabela sobre a qual a operação incide — e não a quantidade de usuários simultâneos —, sendo esta a grandeza que cresce indefinidamente ao longo da vida útil do sistema. Os parâmetros auxiliares são definidos em cada caso.</w:t>
      </w:r>
    </w:p>
    <w:p>
      <w:pPr>
        <w:pBdr/>
        <w:spacing/>
        <w:ind/>
        <w:rPr/>
      </w:pPr>
      <w:r>
        <w:t xml:space="preserve">a) Consulta de ocorrências próximas — método findNearby, da classe OccurrencePostgresDao.</w:t>
      </w:r>
    </w:p>
    <w:p>
      <w:pPr>
        <w:pBdr/>
        <w:spacing/>
        <w:ind/>
        <w:rPr/>
      </w:pPr>
      <w:r>
        <w:t xml:space="preserve">Este é o método que sustenta a detecção de duplicidade prevista no RF16 e na RN06. Em vez de calcular a distância ortodrômica entre o ponto informado e cada ocorrência armazenada, o que exigiria a avaliação de uma função trigonométrica sobre a totalidade da tabela e resultaria em custo linear inevitável, o método delimita previamente uma região retangular em torno do ponto. A delimitação converte o raio de cinquenta metros em variação de graus, adotando a aproximação de 111.111 metros por grau de latitude e corrigindo a variação de longitude pelo cosseno da latitude, e submete ao sistema gerenciador uma cláusula de intervalo sobre as duas colunas indexadas.</w:t>
      </w:r>
    </w:p>
    <w:p>
      <w:pPr>
        <w:pBdr/>
        <w:spacing/>
        <w:ind/>
        <w:rPr/>
      </w:pPr>
      <w:r>
        <w:t xml:space="preserve">Com o índice composto parcial sobre latitude e longitude, a localização dos registros candidatos é realizada por varredura de intervalo sobre a árvore de busca balanceada, cujo custo é O(log n), seguida da recuperação dos k registros contidos no retângulo, de custo O(k). A complexidade resultante é, portanto, O(log n + k). Na ausência do índice, o sistema gerenciador recorreria à varredura sequencial da tabela, elevando a complexidade para O(n). Como k é limitado pela densidade de ocorrências ativas em uma área de aproximadamente dez mil metros quadrados, o seu valor permanece pequeno e praticamente constante independentemente do crescimento de n, o que faz do termo logarítmico o fator dominante.</w:t>
      </w:r>
    </w:p>
    <w:p>
      <w:pPr>
        <w:pBdr/>
        <w:spacing/>
        <w:ind/>
        <w:rPr/>
      </w:pPr>
      <w:r>
        <w:t xml:space="preserve">Registre-se a limitação geométrica decorrente da opção adotada: a região consultada é o quadrado circunscrito à circunferência de cinquenta metros, e não a própria circunferência. Ocorrências situadas nas quadrículas de canto podem distar até aproximadamente 70,7 metros do ponto informado, valor correspondente ao produto do raio pela raiz quadrada de dois. Optou-se por essa aproximação por permitir o aproveitamento integral do índice de árvore de busca balanceada, ao passo que o cálculo exato exigiria a avaliação da função de distância sobre todos os registros. Trata-se, portanto, de uma decisão consciente de projeto que troca precisão geométrica marginal por redução de complexidade de linear para logarítmica. O refinamento do resultado com o cálculo exato da distância sobre os k registros já filtrados acrescentaria apenas custo O(k) e está previsto como melhoria para a Fase 4.</w:t>
      </w:r>
    </w:p>
    <w:p>
      <w:pPr>
        <w:pBdr/>
        <w:spacing/>
        <w:ind/>
        <w:rPr/>
      </w:pPr>
      <w:r>
        <w:t xml:space="preserve">b) Geração e verificação do código de rastreamento anônimo — classe AnonymousTrackingCodeService.</w:t>
      </w:r>
    </w:p>
    <w:p>
      <w:pPr>
        <w:pBdr/>
        <w:spacing/>
        <w:ind/>
        <w:rPr/>
      </w:pPr>
      <w:r>
        <w:t xml:space="preserve">Este método viabiliza o acompanhamento de ocorrências anônimas previsto no RF08 sem qualquer vínculo com a identidade do autor, atendendo à RN05. A geração produz uma sequência de L caracteres sorteados de um alfabeto de 32 símbolos por meio de gerador criptograficamente seguro, do qual foram excluídos os caracteres visualmente ambíguos. Como L é constante e igual a oito, a geração tem custo O(L), equivalente a O(1). O resumo criptográfico do código pelo algoritmo SHA-256 opera sobre entrada de tamanho fixo e apresenta igualmente custo O(1); apenas o resumo é persistido, de modo que a base de dados não contém o código em texto claro.</w:t>
      </w:r>
    </w:p>
    <w:p>
      <w:pPr>
        <w:pBdr/>
        <w:spacing/>
        <w:ind/>
        <w:rPr/>
      </w:pPr>
      <w:r>
        <w:t xml:space="preserve">A verificação posterior recalcula o resumo, de custo constante, e realiza a consulta sobre a coluna indexada, com custo O(log n). A complexidade total da operação de consulta é, portanto, O(log n). O espaço amostral do código é de 32 elevado a 8, ou aproximadamente 1,1 trilhão de combinações distintas, o que torna a enumeração exaustiva computacionalmente inviável e dispensa mecanismos adicionais de bloqueio por tentativa.</w:t>
      </w:r>
    </w:p>
    <w:p>
      <w:pPr>
        <w:pBdr/>
        <w:spacing/>
        <w:ind/>
        <w:rPr/>
      </w:pPr>
      <w:r>
        <w:t xml:space="preserve">c) Composição do painel analítico — métodos do componente de estatísticas da camada de apresentação.</w:t>
      </w:r>
    </w:p>
    <w:p>
      <w:pPr>
        <w:pBdr/>
        <w:spacing/>
        <w:ind/>
        <w:rPr/>
      </w:pPr>
      <w:r>
        <w:t xml:space="preserve">O painel previsto no RF13 apresenta seis indicadores agregados, um gráfico de barras por categoria, um gráfico de setores por estado e a relação dos oito bairros com maior incidência, todos calculados sobre o mesmo conjunto de ocorrências submetido aos filtros de período, bairro, categoria e estado. Cada aplicação do filtro percorre integralmente o conjunto e tem custo O(n), onde n é a quantidade de ocorrências carregadas do servidor. O agrupamento por bairro percorre o conjunto filtrado e ordena os b bairros distintos resultantes, com custo O(n + b log b); como b é limitado pela quantidade de bairros do município, esse termo é dominado por O(n).</w:t>
      </w:r>
    </w:p>
    <w:p>
      <w:pPr>
        <w:pBdr/>
        <w:spacing/>
        <w:ind/>
        <w:rPr/>
      </w:pPr>
      <w:r>
        <w:t xml:space="preserve">A implementação atual expõe os resultados por meio de propriedades calculadas, avaliadas a cada ciclo de detecção de alterações do framework. Como cada uma das onze propriedades reaplica o filtro, o custo efetivo por ciclo é de aproximadamente 11n operações, que permanece O(n) em ordem de grandeza mas apresenta constante multiplicativa elevada. Para volumes da ordem de algumas centenas de ocorrências o tempo de resposta é imperceptível ao usuário, porém a escalabilidade da tela é limitada. Identificam-se duas melhorias, previstas para a Fase 4: a memoização do conjunto filtrado, que reduziria o custo por ciclo a uma única passagem O(n); e, sobretudo, a transferência da agregação para o sistema gerenciador de banco de dados, por meio de instruções de agrupamento que retornariam apenas os valores consolidados, reduzindo tanto o volume trafegado quanto o processamento no navegador a um custo independente de n.</w:t>
      </w:r>
    </w:p>
    <w:p>
      <w:pPr>
        <w:pBdr/>
        <w:spacing/>
        <w:ind/>
        <w:rPr/>
      </w:pPr>
      <w:r>
        <w:t xml:space="preserve">d) Observação complementar sobre a verificação de limite diário de registros.</w:t>
      </w:r>
    </w:p>
    <w:p>
      <w:pPr>
        <w:pBdr/>
        <w:spacing/>
        <w:ind/>
        <w:rPr/>
      </w:pPr>
      <w:r>
        <w:t xml:space="preserve">A contagem de ocorrências registradas no dia corrente, empregada no controle de uso abusivo, aplica uma função de extração de data sobre a coluna de data e hora de criação. Essa construção impede o aproveitamento de índice sobre a referida coluna, resultando em varredura sequencial de custo O(n). A substituição da função por um intervalo fechado entre o início e o fim do dia, associada à criação de índice sobre a coluna, reduziria a complexidade a O(log n + k) e está registrada como melhoria a ser implementada.</w:t>
      </w:r>
    </w:p>
    <w:p>
      <w:pPr>
        <w:pBdr/>
        <w:spacing/>
        <w:ind/>
        <w:rPr/>
      </w:pPr>
      <w:r/>
    </w:p>
    <w:p>
      <w:pPr>
        <w:pStyle w:val="1635"/>
        <w:pageBreakBefore w:val="true"/>
        <w:pBdr/>
        <w:spacing/>
        <w:ind/>
        <w:rPr/>
      </w:pPr>
      <w:r>
        <w:t xml:space="preserve">8 PLANO DE TESTES</w:t>
      </w:r>
    </w:p>
    <w:p>
      <w:pPr>
        <w:pBdr/>
        <w:spacing/>
        <w:ind/>
        <w:rPr/>
      </w:pPr>
      <w:r>
        <w:t xml:space="preserve">A verificação e a validação do sistema de software constituem atividades permanentes do processo de desenvolvimento, e não uma etapa isolada ao seu término. Segundo Delamaro, Maldonado e Jino (2016), a atividade de teste tem por finalidade revelar a presença de defeitos, e a sua eficácia depende diretamente do critério empregado na seleção dos casos de teste. Este capítulo apresenta a estratégia de testes adotada no projeto “Fala, Cidade!”, o escopo abrangido, os documentos e os ambientes utilizados e a avaliação dos resultados obtidos na bateria executada ao longo da Fase 3.</w:t>
      </w:r>
    </w:p>
    <w:p>
      <w:pPr>
        <w:pBdr/>
        <w:spacing/>
        <w:ind/>
        <w:rPr/>
      </w:pPr>
      <w:r/>
    </w:p>
    <w:p>
      <w:pPr>
        <w:pStyle w:val="1636"/>
        <w:pBdr/>
        <w:spacing/>
        <w:ind/>
        <w:rPr/>
      </w:pPr>
      <w:r>
        <w:t xml:space="preserve">8.1 FINALIDADE</w:t>
      </w:r>
    </w:p>
    <w:p>
      <w:pPr>
        <w:pBdr/>
        <w:spacing/>
        <w:ind/>
        <w:rPr/>
      </w:pPr>
      <w:r>
        <w:t xml:space="preserve">O plano de testes do projeto compreende duas estratégias complementares.</w:t>
      </w:r>
    </w:p>
    <w:p>
      <w:pPr>
        <w:pBdr/>
        <w:spacing/>
        <w:ind/>
        <w:rPr/>
      </w:pPr>
      <w:r>
        <w:t xml:space="preserve">a) Testes unitários automatizados: destinam-se à verificação isolada das unidades de código que concentram as regras de negócio do sistema, notadamente as classes de serviço, os objetos de acesso a dados, os objetos de transferência de dados e os componentes de segurança do componente de serviço da interface de programação de aplicações. A finalidade desta estratégia é assegurar que cada unidade produza o resultado especificado para as entradas válidas e rejeite adequadamente as entradas inválidas, bem como constituir uma rede de proteção contra regressões: a reexecução da bateria a cada alteração revela imediatamente comportamentos anteriormente corretos que tenham sido comprometidos. As dependências externas de cada unidade são substituídas por objetos simulados, de modo que a falha de um teste indique defeito na unidade sob verificação e não em suas colaboradoras.</w:t>
      </w:r>
    </w:p>
    <w:p>
      <w:pPr>
        <w:pBdr/>
        <w:spacing/>
        <w:ind/>
        <w:rPr/>
      </w:pPr>
      <w:r>
        <w:t xml:space="preserve">b) Testes funcionais e de validação manuais: destinam-se à verificação do sistema integrado sob a perspectiva do usuário, percorrendo os cenários principal e alternativos de cada caso de uso especificado no Apêndice C. A finalidade desta estratégia é validar o atendimento aos requisitos funcionais especificados no Capítulo 5, incluindo os aspectos que escapam à verificação unitária, como a integração entre as camadas de apresentação e de aplicação, o comportamento da interface em diferentes navegadores e resoluções e a correção do fluxo completo de cada funcionalidade. Os testes são conduzidos por integrante da equipe distinto daquele que codificou a funcionalidade verificada, e os resultados são registrados em planilha própria.</w:t>
      </w:r>
    </w:p>
    <w:p>
      <w:pPr>
        <w:pBdr/>
        <w:spacing/>
        <w:ind/>
        <w:rPr/>
      </w:pPr>
      <w:r>
        <w:t xml:space="preserve">Os testes de integração automatizados, os testes automatizados da camada de apresentação e os testes de sistema em ambiente equivalente ao de produção não integram o escopo da Fase 3 e estão previstos para a Fase 4, conforme registrado na Seção 8.4.</w:t>
      </w:r>
    </w:p>
    <w:p>
      <w:pPr>
        <w:pBdr/>
        <w:spacing/>
        <w:ind/>
        <w:rPr/>
      </w:pPr>
      <w:r/>
    </w:p>
    <w:p>
      <w:pPr>
        <w:pStyle w:val="1636"/>
        <w:pBdr/>
        <w:spacing/>
        <w:ind/>
        <w:rPr/>
      </w:pPr>
      <w:r>
        <w:t xml:space="preserve">8.2 ESCOPO</w:t>
      </w:r>
    </w:p>
    <w:p>
      <w:pPr>
        <w:pBdr/>
        <w:spacing/>
        <w:ind/>
        <w:rPr/>
      </w:pPr>
      <w:r>
        <w:t xml:space="preserve">Esta seção delimita os artefatos que serviram de referência para a derivação dos casos de teste e descreve o ambiente de hardware e de software em que a bateria foi executada.</w:t>
      </w:r>
    </w:p>
    <w:p>
      <w:pPr>
        <w:pBdr/>
        <w:spacing/>
        <w:ind/>
        <w:rPr/>
      </w:pPr>
      <w:r/>
    </w:p>
    <w:p>
      <w:pPr>
        <w:pStyle w:val="1637"/>
        <w:pBdr/>
        <w:spacing/>
        <w:ind/>
        <w:rPr/>
      </w:pPr>
      <w:r>
        <w:t xml:space="preserve">8.2.1 Referências aos Documentos Relevantes</w:t>
      </w:r>
    </w:p>
    <w:p>
      <w:pPr>
        <w:pBdr/>
        <w:spacing/>
        <w:ind/>
        <w:rPr/>
      </w:pPr>
      <w:r>
        <w:t xml:space="preserve">Os casos de teste foram derivados a partir dos artefatos de especificação e de projeto produzidos nas fases anteriores, relacionados no Quadro 1.</w:t>
      </w:r>
    </w:p>
    <w:tbl>
      <w:tblPr>
        <w:tblInd w:w="108" w:type="dxa"/>
        <w:tblW w:w="9212" w:type="dxa"/>
        <w:tblCellMar>
          <w:left w:w="10" w:type="dxa"/>
          <w:right w:w="1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2600"/>
        <w:gridCol w:w="6612"/>
      </w:tblGrid>
      <w:tr>
        <w:trPr/>
        <w:tc>
          <w:tcPr>
            <w:tcBorders/>
            <w:tcMar>
              <w:left w:w="108" w:type="dxa"/>
              <w:top w:w="100" w:type="dxa"/>
              <w:right w:w="108" w:type="dxa"/>
              <w:bottom w:w="100" w:type="dxa"/>
            </w:tcMar>
            <w:tcW w:w="2600" w:type="dxa"/>
          </w:tcPr>
          <w:p>
            <w:pPr>
              <w:pBdr/>
              <w:spacing/>
              <w:ind/>
              <w:rPr/>
            </w:pPr>
            <w:r>
              <w:rPr>
                <w:b/>
              </w:rPr>
              <w:t xml:space="preserve">Tipo do material</w:t>
            </w:r>
            <w:r/>
          </w:p>
        </w:tc>
        <w:tc>
          <w:tcPr>
            <w:tcBorders/>
            <w:tcMar>
              <w:left w:w="108" w:type="dxa"/>
              <w:top w:w="100" w:type="dxa"/>
              <w:right w:w="108" w:type="dxa"/>
              <w:bottom w:w="100" w:type="dxa"/>
            </w:tcMar>
            <w:tcW w:w="6612" w:type="dxa"/>
          </w:tcPr>
          <w:p>
            <w:pPr>
              <w:pBdr/>
              <w:spacing/>
              <w:ind/>
              <w:rPr/>
            </w:pPr>
            <w:r>
              <w:rPr>
                <w:b/>
              </w:rPr>
              <w:t xml:space="preserve">Referência</w:t>
            </w:r>
            <w:r/>
          </w:p>
        </w:tc>
      </w:tr>
      <w:tr>
        <w:trPr/>
        <w:tc>
          <w:tcPr>
            <w:tcBorders/>
            <w:tcMar>
              <w:left w:w="108" w:type="dxa"/>
              <w:top w:w="100" w:type="dxa"/>
              <w:right w:w="108" w:type="dxa"/>
              <w:bottom w:w="100" w:type="dxa"/>
            </w:tcMar>
            <w:tcW w:w="2600" w:type="dxa"/>
          </w:tcPr>
          <w:p>
            <w:pPr>
              <w:pBdr/>
              <w:spacing/>
              <w:ind/>
              <w:rPr/>
            </w:pPr>
            <w:r>
              <w:t xml:space="preserve">Especificação de requisitos</w:t>
            </w:r>
          </w:p>
        </w:tc>
        <w:tc>
          <w:tcPr>
            <w:tcBorders/>
            <w:tcMar>
              <w:left w:w="108" w:type="dxa"/>
              <w:top w:w="100" w:type="dxa"/>
              <w:right w:w="108" w:type="dxa"/>
              <w:bottom w:w="100" w:type="dxa"/>
            </w:tcMar>
            <w:tcW w:w="6612" w:type="dxa"/>
          </w:tcPr>
          <w:p>
            <w:pPr>
              <w:pBdr/>
              <w:spacing/>
              <w:ind/>
              <w:rPr/>
            </w:pPr>
            <w:r>
              <w:t xml:space="preserve">Capítulo 5 deste documento — requisitos funcionais RF01 a RF21, requisitos não funcionais RNF01 a RNF20 e regras de negócio RN01 a RN06</w:t>
            </w:r>
          </w:p>
        </w:tc>
      </w:tr>
      <w:tr>
        <w:trPr/>
        <w:tc>
          <w:tcPr>
            <w:tcBorders/>
            <w:tcMar>
              <w:left w:w="108" w:type="dxa"/>
              <w:top w:w="100" w:type="dxa"/>
              <w:right w:w="108" w:type="dxa"/>
              <w:bottom w:w="100" w:type="dxa"/>
            </w:tcMar>
            <w:tcW w:w="2600" w:type="dxa"/>
          </w:tcPr>
          <w:p>
            <w:pPr>
              <w:pBdr/>
              <w:spacing/>
              <w:ind/>
              <w:rPr/>
            </w:pPr>
            <w:r>
              <w:t xml:space="preserve">Modelo de casos de uso</w:t>
            </w:r>
          </w:p>
        </w:tc>
        <w:tc>
          <w:tcPr>
            <w:tcBorders/>
            <w:tcMar>
              <w:left w:w="108" w:type="dxa"/>
              <w:top w:w="100" w:type="dxa"/>
              <w:right w:w="108" w:type="dxa"/>
              <w:bottom w:w="100" w:type="dxa"/>
            </w:tcMar>
            <w:tcW w:w="6612" w:type="dxa"/>
          </w:tcPr>
          <w:p>
            <w:pPr>
              <w:pBdr/>
              <w:spacing/>
              <w:ind/>
              <w:rPr/>
            </w:pPr>
            <w:r>
              <w:t xml:space="preserve">Apêndice C — diagramas de casos de uso e descrição dos fluxos de eventos principal e alternativos</w:t>
            </w:r>
          </w:p>
        </w:tc>
      </w:tr>
      <w:tr>
        <w:trPr/>
        <w:tc>
          <w:tcPr>
            <w:tcBorders/>
            <w:tcMar>
              <w:left w:w="108" w:type="dxa"/>
              <w:top w:w="100" w:type="dxa"/>
              <w:right w:w="108" w:type="dxa"/>
              <w:bottom w:w="100" w:type="dxa"/>
            </w:tcMar>
            <w:tcW w:w="2600" w:type="dxa"/>
          </w:tcPr>
          <w:p>
            <w:pPr>
              <w:pBdr/>
              <w:spacing/>
              <w:ind/>
              <w:rPr/>
            </w:pPr>
            <w:r>
              <w:t xml:space="preserve">Modelo lógico e dicionário de dados</w:t>
            </w:r>
          </w:p>
        </w:tc>
        <w:tc>
          <w:tcPr>
            <w:tcBorders/>
            <w:tcMar>
              <w:left w:w="108" w:type="dxa"/>
              <w:top w:w="100" w:type="dxa"/>
              <w:right w:w="108" w:type="dxa"/>
              <w:bottom w:w="100" w:type="dxa"/>
            </w:tcMar>
            <w:tcW w:w="6612" w:type="dxa"/>
          </w:tcPr>
          <w:p>
            <w:pPr>
              <w:pBdr/>
              <w:spacing/>
              <w:ind/>
              <w:rPr/>
            </w:pPr>
            <w:r>
              <w:t xml:space="preserve">Apêndice D — estrutura das tabelas, restrições de integridade e domínios admitidos</w:t>
            </w:r>
          </w:p>
        </w:tc>
      </w:tr>
      <w:tr>
        <w:trPr/>
        <w:tc>
          <w:tcPr>
            <w:tcBorders/>
            <w:tcMar>
              <w:left w:w="108" w:type="dxa"/>
              <w:top w:w="100" w:type="dxa"/>
              <w:right w:w="108" w:type="dxa"/>
              <w:bottom w:w="100" w:type="dxa"/>
            </w:tcMar>
            <w:tcW w:w="2600" w:type="dxa"/>
          </w:tcPr>
          <w:p>
            <w:pPr>
              <w:pBdr/>
              <w:spacing/>
              <w:ind/>
              <w:rPr/>
            </w:pPr>
            <w:r>
              <w:t xml:space="preserve">Diagramas da UML</w:t>
            </w:r>
          </w:p>
        </w:tc>
        <w:tc>
          <w:tcPr>
            <w:tcBorders/>
            <w:tcMar>
              <w:left w:w="108" w:type="dxa"/>
              <w:top w:w="100" w:type="dxa"/>
              <w:right w:w="108" w:type="dxa"/>
              <w:bottom w:w="100" w:type="dxa"/>
            </w:tcMar>
            <w:tcW w:w="6612" w:type="dxa"/>
          </w:tcPr>
          <w:p>
            <w:pPr>
              <w:pBdr/>
              <w:spacing/>
              <w:ind/>
              <w:rPr/>
            </w:pPr>
            <w:r>
              <w:t xml:space="preserve">Apêndice F — diagramas de pacotes, de classes e de sequência</w:t>
            </w:r>
          </w:p>
        </w:tc>
      </w:tr>
      <w:tr>
        <w:trPr/>
        <w:tc>
          <w:tcPr>
            <w:tcBorders/>
            <w:tcMar>
              <w:left w:w="108" w:type="dxa"/>
              <w:top w:w="100" w:type="dxa"/>
              <w:right w:w="108" w:type="dxa"/>
              <w:bottom w:w="100" w:type="dxa"/>
            </w:tcMar>
            <w:tcW w:w="2600" w:type="dxa"/>
          </w:tcPr>
          <w:p>
            <w:pPr>
              <w:pBdr/>
              <w:spacing/>
              <w:ind/>
              <w:rPr/>
            </w:pPr>
            <w:r>
              <w:t xml:space="preserve">Requisitos de segurança da informação</w:t>
            </w:r>
          </w:p>
        </w:tc>
        <w:tc>
          <w:tcPr>
            <w:tcBorders/>
            <w:tcMar>
              <w:left w:w="108" w:type="dxa"/>
              <w:top w:w="100" w:type="dxa"/>
              <w:right w:w="108" w:type="dxa"/>
              <w:bottom w:w="100" w:type="dxa"/>
            </w:tcMar>
            <w:tcW w:w="6612" w:type="dxa"/>
          </w:tcPr>
          <w:p>
            <w:pPr>
              <w:pBdr/>
              <w:spacing/>
              <w:ind/>
              <w:rPr/>
            </w:pPr>
            <w:r>
              <w:t xml:space="preserve">Seção 5.1.2.4 — política de senhas, autenticação multifator e conformidade com a LGPD</w:t>
            </w:r>
          </w:p>
        </w:tc>
      </w:tr>
      <w:tr>
        <w:trPr/>
        <w:tc>
          <w:tcPr>
            <w:tcBorders/>
            <w:tcMar>
              <w:left w:w="108" w:type="dxa"/>
              <w:top w:w="100" w:type="dxa"/>
              <w:right w:w="108" w:type="dxa"/>
              <w:bottom w:w="100" w:type="dxa"/>
            </w:tcMar>
            <w:tcW w:w="2600" w:type="dxa"/>
          </w:tcPr>
          <w:p>
            <w:pPr>
              <w:pBdr/>
              <w:spacing/>
              <w:ind/>
              <w:rPr/>
            </w:pPr>
            <w:r>
              <w:t xml:space="preserve">Especificação dos casos de teste</w:t>
            </w:r>
          </w:p>
        </w:tc>
        <w:tc>
          <w:tcPr>
            <w:tcBorders/>
            <w:tcMar>
              <w:left w:w="108" w:type="dxa"/>
              <w:top w:w="100" w:type="dxa"/>
              <w:right w:w="108" w:type="dxa"/>
              <w:bottom w:w="100" w:type="dxa"/>
            </w:tcMar>
            <w:tcW w:w="6612" w:type="dxa"/>
          </w:tcPr>
          <w:p>
            <w:pPr>
              <w:pBdr/>
              <w:spacing/>
              <w:ind/>
              <w:rPr/>
            </w:pPr>
            <w:r>
              <w:t xml:space="preserve">Apêndice J — descrição dos casos de teste e histórico de execução</w:t>
            </w:r>
          </w:p>
        </w:tc>
      </w:tr>
    </w:tbl>
    <w:p>
      <w:pPr>
        <w:pStyle w:val="1846"/>
        <w:pBdr/>
        <w:spacing/>
        <w:ind/>
        <w:rPr/>
      </w:pPr>
      <w:r/>
      <w:bookmarkStart w:id="1" w:name="_Toc1"/>
      <w:r>
        <w:t xml:space="preserve">QUADRO </w:t>
        <w:fldChar w:fldCharType="begin"/>
        <w:instrText xml:space="preserve">SEQ QUADRO \* ARABIC </w:instrText>
        <w:fldChar w:fldCharType="separate"/>
        <w:t xml:space="preserve">1</w:t>
        <w:fldChar w:fldCharType="end"/>
        <w:t xml:space="preserve"> – Documentos relevantes para testes</w:t>
      </w:r>
      <w:bookmarkEnd w:id="1"/>
      <w:r/>
    </w:p>
    <w:p>
      <w:pPr>
        <w:pBdr/>
        <w:spacing/>
        <w:ind/>
        <w:rPr/>
      </w:pPr>
      <w:r/>
    </w:p>
    <w:p>
      <w:pPr>
        <w:pStyle w:val="1637"/>
        <w:pBdr/>
        <w:spacing/>
        <w:ind/>
        <w:rPr/>
      </w:pPr>
      <w:r>
        <w:t xml:space="preserve">8.2.2 Ambiente para a Realização dos Testes</w:t>
      </w:r>
    </w:p>
    <w:p>
      <w:pPr>
        <w:pBdr/>
        <w:spacing/>
        <w:ind/>
        <w:rPr/>
      </w:pPr>
      <w:r>
        <w:t xml:space="preserve">O Quadro 2 relaciona os equipamentos empregados na execução da bateria de testes.</w:t>
      </w:r>
    </w:p>
    <w:tbl>
      <w:tblPr>
        <w:tblInd w:w="108" w:type="dxa"/>
        <w:tblW w:w="9212" w:type="dxa"/>
        <w:tblCellMar>
          <w:left w:w="10" w:type="dxa"/>
          <w:right w:w="1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2000"/>
        <w:gridCol w:w="3606"/>
        <w:gridCol w:w="3606"/>
      </w:tblGrid>
      <w:tr>
        <w:trPr/>
        <w:tc>
          <w:tcPr>
            <w:tcBorders/>
            <w:tcMar>
              <w:left w:w="108" w:type="dxa"/>
              <w:top w:w="100" w:type="dxa"/>
              <w:right w:w="108" w:type="dxa"/>
              <w:bottom w:w="100" w:type="dxa"/>
            </w:tcMar>
            <w:tcW w:w="2000" w:type="dxa"/>
          </w:tcPr>
          <w:p>
            <w:pPr>
              <w:pBdr/>
              <w:spacing/>
              <w:ind/>
              <w:rPr/>
            </w:pPr>
            <w:r>
              <w:rPr>
                <w:b/>
              </w:rPr>
              <w:t xml:space="preserve">Equipamento</w:t>
            </w:r>
            <w:r/>
          </w:p>
        </w:tc>
        <w:tc>
          <w:tcPr>
            <w:tcBorders/>
            <w:tcMar>
              <w:left w:w="108" w:type="dxa"/>
              <w:top w:w="100" w:type="dxa"/>
              <w:right w:w="108" w:type="dxa"/>
              <w:bottom w:w="100" w:type="dxa"/>
            </w:tcMar>
            <w:tcW w:w="3606" w:type="dxa"/>
          </w:tcPr>
          <w:p>
            <w:pPr>
              <w:pBdr/>
              <w:spacing/>
              <w:ind/>
              <w:rPr/>
            </w:pPr>
            <w:r>
              <w:rPr>
                <w:b/>
              </w:rPr>
              <w:t xml:space="preserve">Marca/modelo/configuração</w:t>
            </w:r>
            <w:r/>
          </w:p>
        </w:tc>
        <w:tc>
          <w:tcPr>
            <w:tcBorders/>
            <w:tcMar>
              <w:left w:w="108" w:type="dxa"/>
              <w:top w:w="100" w:type="dxa"/>
              <w:right w:w="108" w:type="dxa"/>
              <w:bottom w:w="100" w:type="dxa"/>
            </w:tcMar>
            <w:tcW w:w="3606" w:type="dxa"/>
          </w:tcPr>
          <w:p>
            <w:pPr>
              <w:pBdr/>
              <w:spacing/>
              <w:ind/>
              <w:rPr/>
            </w:pPr>
            <w:r>
              <w:rPr>
                <w:b/>
              </w:rPr>
              <w:t xml:space="preserve">Finalidade</w:t>
            </w:r>
            <w:r/>
          </w:p>
        </w:tc>
      </w:tr>
      <w:tr>
        <w:trPr/>
        <w:tc>
          <w:tcPr>
            <w:tcBorders/>
            <w:tcMar>
              <w:left w:w="108" w:type="dxa"/>
              <w:top w:w="100" w:type="dxa"/>
              <w:right w:w="108" w:type="dxa"/>
              <w:bottom w:w="100" w:type="dxa"/>
            </w:tcMar>
            <w:tcW w:w="2000" w:type="dxa"/>
          </w:tcPr>
          <w:p>
            <w:pPr>
              <w:pBdr/>
              <w:spacing/>
              <w:ind/>
              <w:rPr/>
            </w:pPr>
            <w:r>
              <w:t xml:space="preserve">Estação de trabalho</w:t>
            </w:r>
          </w:p>
        </w:tc>
        <w:tc>
          <w:tcPr>
            <w:tcBorders/>
            <w:tcMar>
              <w:left w:w="108" w:type="dxa"/>
              <w:top w:w="100" w:type="dxa"/>
              <w:right w:w="108" w:type="dxa"/>
              <w:bottom w:w="100" w:type="dxa"/>
            </w:tcMar>
            <w:tcW w:w="3606" w:type="dxa"/>
          </w:tcPr>
          <w:p>
            <w:pPr>
              <w:pBdr/>
              <w:spacing/>
              <w:ind/>
              <w:rPr/>
            </w:pPr>
            <w:r>
              <w:t xml:space="preserve">Processador Intel Core i3 (3.90 GHz), 8 GB de memória RAM, 256 GB de armazenamento</w:t>
            </w:r>
          </w:p>
        </w:tc>
        <w:tc>
          <w:tcPr>
            <w:tcBorders/>
            <w:tcMar>
              <w:left w:w="108" w:type="dxa"/>
              <w:top w:w="100" w:type="dxa"/>
              <w:right w:w="108" w:type="dxa"/>
              <w:bottom w:w="100" w:type="dxa"/>
            </w:tcMar>
            <w:tcW w:w="3606" w:type="dxa"/>
          </w:tcPr>
          <w:p>
            <w:pPr>
              <w:pBdr/>
              <w:spacing/>
              <w:ind/>
              <w:rPr/>
            </w:pPr>
            <w:r>
              <w:t xml:space="preserve">Execução da bateria de testes unitários automatizados e dos testes funcionais em resolução de computador pessoal</w:t>
            </w:r>
          </w:p>
        </w:tc>
      </w:tr>
      <w:tr>
        <w:trPr/>
        <w:tc>
          <w:tcPr>
            <w:tcBorders/>
            <w:tcMar>
              <w:left w:w="108" w:type="dxa"/>
              <w:top w:w="100" w:type="dxa"/>
              <w:right w:w="108" w:type="dxa"/>
              <w:bottom w:w="100" w:type="dxa"/>
            </w:tcMar>
            <w:tcW w:w="2000" w:type="dxa"/>
          </w:tcPr>
          <w:p>
            <w:pPr>
              <w:pBdr/>
              <w:spacing/>
              <w:ind/>
              <w:rPr/>
            </w:pPr>
            <w:r>
              <w:t xml:space="preserve">Dispositivo móvel</w:t>
            </w:r>
          </w:p>
        </w:tc>
        <w:tc>
          <w:tcPr>
            <w:tcBorders/>
            <w:tcMar>
              <w:left w:w="108" w:type="dxa"/>
              <w:top w:w="100" w:type="dxa"/>
              <w:right w:w="108" w:type="dxa"/>
              <w:bottom w:w="100" w:type="dxa"/>
            </w:tcMar>
            <w:tcW w:w="3606" w:type="dxa"/>
          </w:tcPr>
          <w:p>
            <w:pPr>
              <w:pBdr/>
              <w:spacing/>
              <w:ind/>
              <w:rPr/>
            </w:pPr>
            <w:r>
              <w:t xml:space="preserve">Aparelho com sistema operacional Android 13</w:t>
            </w:r>
          </w:p>
        </w:tc>
        <w:tc>
          <w:tcPr>
            <w:tcBorders/>
            <w:tcMar>
              <w:left w:w="108" w:type="dxa"/>
              <w:top w:w="100" w:type="dxa"/>
              <w:right w:w="108" w:type="dxa"/>
              <w:bottom w:w="100" w:type="dxa"/>
            </w:tcMar>
            <w:tcW w:w="3606" w:type="dxa"/>
          </w:tcPr>
          <w:p>
            <w:pPr>
              <w:pBdr/>
              <w:spacing/>
              <w:ind/>
              <w:rPr/>
            </w:pPr>
            <w:r>
              <w:t xml:space="preserve">Validação da responsividade da interface, da captura de geolocalização e dos recursos de aplicativo Web progressivo</w:t>
            </w:r>
          </w:p>
        </w:tc>
      </w:tr>
      <w:tr>
        <w:trPr/>
        <w:tc>
          <w:tcPr>
            <w:tcBorders/>
            <w:tcMar>
              <w:left w:w="108" w:type="dxa"/>
              <w:top w:w="100" w:type="dxa"/>
              <w:right w:w="108" w:type="dxa"/>
              <w:bottom w:w="100" w:type="dxa"/>
            </w:tcMar>
            <w:tcW w:w="2000" w:type="dxa"/>
          </w:tcPr>
          <w:p>
            <w:pPr>
              <w:pBdr/>
              <w:spacing/>
              <w:ind/>
              <w:rPr/>
            </w:pPr>
            <w:r>
              <w:t xml:space="preserve">Servidor local de banco de dados</w:t>
            </w:r>
          </w:p>
        </w:tc>
        <w:tc>
          <w:tcPr>
            <w:tcBorders/>
            <w:tcMar>
              <w:left w:w="108" w:type="dxa"/>
              <w:top w:w="100" w:type="dxa"/>
              <w:right w:w="108" w:type="dxa"/>
              <w:bottom w:w="100" w:type="dxa"/>
            </w:tcMar>
            <w:tcW w:w="3606" w:type="dxa"/>
          </w:tcPr>
          <w:p>
            <w:pPr>
              <w:pBdr/>
              <w:spacing/>
              <w:ind/>
              <w:rPr/>
            </w:pPr>
            <w:r>
              <w:t xml:space="preserve">Instância do PostgreSQL executada na própria estação de trabalho</w:t>
            </w:r>
          </w:p>
        </w:tc>
        <w:tc>
          <w:tcPr>
            <w:tcBorders/>
            <w:tcMar>
              <w:left w:w="108" w:type="dxa"/>
              <w:top w:w="100" w:type="dxa"/>
              <w:right w:w="108" w:type="dxa"/>
              <w:bottom w:w="100" w:type="dxa"/>
            </w:tcMar>
            <w:tcW w:w="3606" w:type="dxa"/>
          </w:tcPr>
          <w:p>
            <w:pPr>
              <w:pBdr/>
              <w:spacing/>
              <w:ind/>
              <w:rPr/>
            </w:pPr>
            <w:r>
              <w:t xml:space="preserve">Persistência dos dados durante os testes funcionais</w:t>
            </w:r>
          </w:p>
        </w:tc>
      </w:tr>
      <w:tr>
        <w:trPr/>
        <w:tc>
          <w:tcPr>
            <w:tcBorders/>
            <w:tcMar>
              <w:left w:w="108" w:type="dxa"/>
              <w:top w:w="100" w:type="dxa"/>
              <w:right w:w="108" w:type="dxa"/>
              <w:bottom w:w="100" w:type="dxa"/>
            </w:tcMar>
            <w:tcW w:w="2000" w:type="dxa"/>
          </w:tcPr>
          <w:p>
            <w:pPr>
              <w:pBdr/>
              <w:spacing/>
              <w:ind/>
              <w:rPr/>
            </w:pPr>
            <w:r>
              <w:t xml:space="preserve">Rede local</w:t>
            </w:r>
          </w:p>
        </w:tc>
        <w:tc>
          <w:tcPr>
            <w:tcBorders/>
            <w:tcMar>
              <w:left w:w="108" w:type="dxa"/>
              <w:top w:w="100" w:type="dxa"/>
              <w:right w:w="108" w:type="dxa"/>
              <w:bottom w:w="100" w:type="dxa"/>
            </w:tcMar>
            <w:tcW w:w="3606" w:type="dxa"/>
          </w:tcPr>
          <w:p>
            <w:pPr>
              <w:pBdr/>
              <w:spacing/>
              <w:ind/>
              <w:rPr/>
            </w:pPr>
            <w:r>
              <w:t xml:space="preserve">Conexão de banda larga com túnel de exposição temporária</w:t>
            </w:r>
          </w:p>
        </w:tc>
        <w:tc>
          <w:tcPr>
            <w:tcBorders/>
            <w:tcMar>
              <w:left w:w="108" w:type="dxa"/>
              <w:top w:w="100" w:type="dxa"/>
              <w:right w:w="108" w:type="dxa"/>
              <w:bottom w:w="100" w:type="dxa"/>
            </w:tcMar>
            <w:tcW w:w="3606" w:type="dxa"/>
          </w:tcPr>
          <w:p>
            <w:pPr>
              <w:pBdr/>
              <w:spacing/>
              <w:ind/>
              <w:rPr/>
            </w:pPr>
            <w:r>
              <w:t xml:space="preserve">Acesso ao sistema a partir do dispositivo móvel durante os testes funcionais</w:t>
            </w:r>
          </w:p>
        </w:tc>
      </w:tr>
    </w:tbl>
    <w:p>
      <w:pPr>
        <w:pStyle w:val="1846"/>
        <w:pBdr/>
        <w:spacing/>
        <w:ind/>
        <w:rPr/>
      </w:pPr>
      <w:r/>
      <w:bookmarkStart w:id="2" w:name="_Toc2"/>
      <w:r>
        <w:t xml:space="preserve">QUADRO </w:t>
        <w:fldChar w:fldCharType="begin"/>
        <w:instrText xml:space="preserve">SEQ QUADRO \* ARABIC </w:instrText>
        <w:fldChar w:fldCharType="separate"/>
        <w:t xml:space="preserve">2</w:t>
        <w:fldChar w:fldCharType="end"/>
        <w:t xml:space="preserve"> – Equipamentos para a realização dos testes</w:t>
      </w:r>
      <w:bookmarkEnd w:id="2"/>
      <w:r/>
    </w:p>
    <w:p>
      <w:pPr>
        <w:pBdr/>
        <w:spacing/>
        <w:ind/>
        <w:rPr/>
      </w:pPr>
      <w:r/>
    </w:p>
    <w:p>
      <w:pPr>
        <w:pBdr/>
        <w:spacing/>
        <w:ind/>
        <w:rPr/>
      </w:pPr>
      <w:r>
        <w:t xml:space="preserve">O Quadro 3 relaciona os softwares utilizados na preparação e na execução dos testes.</w:t>
      </w:r>
    </w:p>
    <w:tbl>
      <w:tblPr>
        <w:tblInd w:w="108" w:type="dxa"/>
        <w:tblW w:w="9212" w:type="dxa"/>
        <w:tblCellMar>
          <w:left w:w="10" w:type="dxa"/>
          <w:right w:w="1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2600"/>
        <w:gridCol w:w="2600"/>
        <w:gridCol w:w="4012"/>
      </w:tblGrid>
      <w:tr>
        <w:trPr/>
        <w:tc>
          <w:tcPr>
            <w:tcBorders/>
            <w:tcMar>
              <w:left w:w="108" w:type="dxa"/>
              <w:top w:w="100" w:type="dxa"/>
              <w:right w:w="108" w:type="dxa"/>
              <w:bottom w:w="100" w:type="dxa"/>
            </w:tcMar>
            <w:tcW w:w="2600" w:type="dxa"/>
          </w:tcPr>
          <w:p>
            <w:pPr>
              <w:pBdr/>
              <w:spacing/>
              <w:ind/>
              <w:rPr/>
            </w:pPr>
            <w:r>
              <w:rPr>
                <w:b/>
              </w:rPr>
              <w:t xml:space="preserve">Software/versão</w:t>
            </w:r>
            <w:r/>
          </w:p>
        </w:tc>
        <w:tc>
          <w:tcPr>
            <w:tcBorders/>
            <w:tcMar>
              <w:left w:w="108" w:type="dxa"/>
              <w:top w:w="100" w:type="dxa"/>
              <w:right w:w="108" w:type="dxa"/>
              <w:bottom w:w="100" w:type="dxa"/>
            </w:tcMar>
            <w:tcW w:w="2600" w:type="dxa"/>
          </w:tcPr>
          <w:p>
            <w:pPr>
              <w:pBdr/>
              <w:spacing/>
              <w:ind/>
              <w:rPr/>
            </w:pPr>
            <w:r>
              <w:rPr>
                <w:b/>
              </w:rPr>
              <w:t xml:space="preserve">Fabricante</w:t>
            </w:r>
            <w:r/>
          </w:p>
        </w:tc>
        <w:tc>
          <w:tcPr>
            <w:tcBorders/>
            <w:tcMar>
              <w:left w:w="108" w:type="dxa"/>
              <w:top w:w="100" w:type="dxa"/>
              <w:right w:w="108" w:type="dxa"/>
              <w:bottom w:w="100" w:type="dxa"/>
            </w:tcMar>
            <w:tcW w:w="4012" w:type="dxa"/>
          </w:tcPr>
          <w:p>
            <w:pPr>
              <w:pBdr/>
              <w:spacing/>
              <w:ind/>
              <w:rPr/>
            </w:pPr>
            <w:r>
              <w:rPr>
                <w:b/>
              </w:rPr>
              <w:t xml:space="preserve">Finalidade</w:t>
            </w:r>
            <w:r/>
          </w:p>
        </w:tc>
      </w:tr>
      <w:tr>
        <w:trPr/>
        <w:tc>
          <w:tcPr>
            <w:tcBorders/>
            <w:tcMar>
              <w:left w:w="108" w:type="dxa"/>
              <w:top w:w="100" w:type="dxa"/>
              <w:right w:w="108" w:type="dxa"/>
              <w:bottom w:w="100" w:type="dxa"/>
            </w:tcMar>
            <w:tcW w:w="2600" w:type="dxa"/>
          </w:tcPr>
          <w:p>
            <w:pPr>
              <w:pBdr/>
              <w:spacing/>
              <w:ind/>
              <w:rPr/>
            </w:pPr>
            <w:r>
              <w:t xml:space="preserve">JUnit 5 (Jupiter)</w:t>
            </w:r>
          </w:p>
        </w:tc>
        <w:tc>
          <w:tcPr>
            <w:tcBorders/>
            <w:tcMar>
              <w:left w:w="108" w:type="dxa"/>
              <w:top w:w="100" w:type="dxa"/>
              <w:right w:w="108" w:type="dxa"/>
              <w:bottom w:w="100" w:type="dxa"/>
            </w:tcMar>
            <w:tcW w:w="2600" w:type="dxa"/>
          </w:tcPr>
          <w:p>
            <w:pPr>
              <w:pBdr/>
              <w:spacing/>
              <w:ind/>
              <w:rPr/>
            </w:pPr>
            <w:r>
              <w:t xml:space="preserve">JUnit Team</w:t>
            </w:r>
          </w:p>
        </w:tc>
        <w:tc>
          <w:tcPr>
            <w:tcBorders/>
            <w:tcMar>
              <w:left w:w="108" w:type="dxa"/>
              <w:top w:w="100" w:type="dxa"/>
              <w:right w:w="108" w:type="dxa"/>
              <w:bottom w:w="100" w:type="dxa"/>
            </w:tcMar>
            <w:tcW w:w="4012" w:type="dxa"/>
          </w:tcPr>
          <w:p>
            <w:pPr>
              <w:pBdr/>
              <w:spacing/>
              <w:ind/>
              <w:rPr/>
            </w:pPr>
            <w:r>
              <w:t xml:space="preserve">Framework de execução dos testes unitários, com suporte a testes aninhados, parametrizados e repetidos</w:t>
            </w:r>
          </w:p>
        </w:tc>
      </w:tr>
      <w:tr>
        <w:trPr/>
        <w:tc>
          <w:tcPr>
            <w:tcBorders/>
            <w:tcMar>
              <w:left w:w="108" w:type="dxa"/>
              <w:top w:w="100" w:type="dxa"/>
              <w:right w:w="108" w:type="dxa"/>
              <w:bottom w:w="100" w:type="dxa"/>
            </w:tcMar>
            <w:tcW w:w="2600" w:type="dxa"/>
          </w:tcPr>
          <w:p>
            <w:pPr>
              <w:pBdr/>
              <w:spacing/>
              <w:ind/>
              <w:rPr/>
            </w:pPr>
            <w:r>
              <w:t xml:space="preserve">Mockito</w:t>
            </w:r>
          </w:p>
        </w:tc>
        <w:tc>
          <w:tcPr>
            <w:tcBorders/>
            <w:tcMar>
              <w:left w:w="108" w:type="dxa"/>
              <w:top w:w="100" w:type="dxa"/>
              <w:right w:w="108" w:type="dxa"/>
              <w:bottom w:w="100" w:type="dxa"/>
            </w:tcMar>
            <w:tcW w:w="2600" w:type="dxa"/>
          </w:tcPr>
          <w:p>
            <w:pPr>
              <w:pBdr/>
              <w:spacing/>
              <w:ind/>
              <w:rPr/>
            </w:pPr>
            <w:r>
              <w:t xml:space="preserve">Mockito Team</w:t>
            </w:r>
          </w:p>
        </w:tc>
        <w:tc>
          <w:tcPr>
            <w:tcBorders/>
            <w:tcMar>
              <w:left w:w="108" w:type="dxa"/>
              <w:top w:w="100" w:type="dxa"/>
              <w:right w:w="108" w:type="dxa"/>
              <w:bottom w:w="100" w:type="dxa"/>
            </w:tcMar>
            <w:tcW w:w="4012" w:type="dxa"/>
          </w:tcPr>
          <w:p>
            <w:pPr>
              <w:pBdr/>
              <w:spacing/>
              <w:ind/>
              <w:rPr/>
            </w:pPr>
            <w:r>
              <w:t xml:space="preserve">Criação dos objetos simulados que substituem as dependências das unidades sob verificação</w:t>
            </w:r>
          </w:p>
        </w:tc>
      </w:tr>
      <w:tr>
        <w:trPr/>
        <w:tc>
          <w:tcPr>
            <w:tcBorders/>
            <w:tcMar>
              <w:left w:w="108" w:type="dxa"/>
              <w:top w:w="100" w:type="dxa"/>
              <w:right w:w="108" w:type="dxa"/>
              <w:bottom w:w="100" w:type="dxa"/>
            </w:tcMar>
            <w:tcW w:w="2600" w:type="dxa"/>
          </w:tcPr>
          <w:p>
            <w:pPr>
              <w:pBdr/>
              <w:spacing/>
              <w:ind/>
              <w:rPr/>
            </w:pPr>
            <w:r>
              <w:t xml:space="preserve">Apache Maven / Surefire</w:t>
            </w:r>
          </w:p>
        </w:tc>
        <w:tc>
          <w:tcPr>
            <w:tcBorders/>
            <w:tcMar>
              <w:left w:w="108" w:type="dxa"/>
              <w:top w:w="100" w:type="dxa"/>
              <w:right w:w="108" w:type="dxa"/>
              <w:bottom w:w="100" w:type="dxa"/>
            </w:tcMar>
            <w:tcW w:w="2600" w:type="dxa"/>
          </w:tcPr>
          <w:p>
            <w:pPr>
              <w:pBdr/>
              <w:spacing/>
              <w:ind/>
              <w:rPr/>
            </w:pPr>
            <w:r>
              <w:t xml:space="preserve">Apache Software Foundation</w:t>
            </w:r>
          </w:p>
        </w:tc>
        <w:tc>
          <w:tcPr>
            <w:tcBorders/>
            <w:tcMar>
              <w:left w:w="108" w:type="dxa"/>
              <w:top w:w="100" w:type="dxa"/>
              <w:right w:w="108" w:type="dxa"/>
              <w:bottom w:w="100" w:type="dxa"/>
            </w:tcMar>
            <w:tcW w:w="4012" w:type="dxa"/>
          </w:tcPr>
          <w:p>
            <w:pPr>
              <w:pBdr/>
              <w:spacing/>
              <w:ind/>
              <w:rPr/>
            </w:pPr>
            <w:r>
              <w:t xml:space="preserve">Automação da construção do projeto, execução da bateria e geração dos relatórios de resultado</w:t>
            </w:r>
          </w:p>
        </w:tc>
      </w:tr>
      <w:tr>
        <w:trPr/>
        <w:tc>
          <w:tcPr>
            <w:tcBorders/>
            <w:tcMar>
              <w:left w:w="108" w:type="dxa"/>
              <w:top w:w="100" w:type="dxa"/>
              <w:right w:w="108" w:type="dxa"/>
              <w:bottom w:w="100" w:type="dxa"/>
            </w:tcMar>
            <w:tcW w:w="2600" w:type="dxa"/>
          </w:tcPr>
          <w:p>
            <w:pPr>
              <w:pBdr/>
              <w:spacing/>
              <w:ind/>
              <w:rPr/>
            </w:pPr>
            <w:r>
              <w:t xml:space="preserve">Google Chrome 140</w:t>
            </w:r>
          </w:p>
        </w:tc>
        <w:tc>
          <w:tcPr>
            <w:tcBorders/>
            <w:tcMar>
              <w:left w:w="108" w:type="dxa"/>
              <w:top w:w="100" w:type="dxa"/>
              <w:right w:w="108" w:type="dxa"/>
              <w:bottom w:w="100" w:type="dxa"/>
            </w:tcMar>
            <w:tcW w:w="2600" w:type="dxa"/>
          </w:tcPr>
          <w:p>
            <w:pPr>
              <w:pBdr/>
              <w:spacing/>
              <w:ind/>
              <w:rPr/>
            </w:pPr>
            <w:r>
              <w:t xml:space="preserve">Google</w:t>
            </w:r>
          </w:p>
        </w:tc>
        <w:tc>
          <w:tcPr>
            <w:tcBorders/>
            <w:tcMar>
              <w:left w:w="108" w:type="dxa"/>
              <w:top w:w="100" w:type="dxa"/>
              <w:right w:w="108" w:type="dxa"/>
              <w:bottom w:w="100" w:type="dxa"/>
            </w:tcMar>
            <w:tcW w:w="4012" w:type="dxa"/>
          </w:tcPr>
          <w:p>
            <w:pPr>
              <w:pBdr/>
              <w:spacing/>
              <w:ind/>
              <w:rPr/>
            </w:pPr>
            <w:r>
              <w:t xml:space="preserve">Navegador de referência para os testes funcionais e para a auditoria de acessibilidade</w:t>
            </w:r>
          </w:p>
        </w:tc>
      </w:tr>
      <w:tr>
        <w:trPr/>
        <w:tc>
          <w:tcPr>
            <w:tcBorders/>
            <w:tcMar>
              <w:left w:w="108" w:type="dxa"/>
              <w:top w:w="100" w:type="dxa"/>
              <w:right w:w="108" w:type="dxa"/>
              <w:bottom w:w="100" w:type="dxa"/>
            </w:tcMar>
            <w:tcW w:w="2600" w:type="dxa"/>
          </w:tcPr>
          <w:p>
            <w:pPr>
              <w:pBdr/>
              <w:spacing/>
              <w:ind/>
              <w:rPr/>
            </w:pPr>
            <w:r>
              <w:t xml:space="preserve">Mozilla Firefox 142</w:t>
            </w:r>
          </w:p>
        </w:tc>
        <w:tc>
          <w:tcPr>
            <w:tcBorders/>
            <w:tcMar>
              <w:left w:w="108" w:type="dxa"/>
              <w:top w:w="100" w:type="dxa"/>
              <w:right w:w="108" w:type="dxa"/>
              <w:bottom w:w="100" w:type="dxa"/>
            </w:tcMar>
            <w:tcW w:w="2600" w:type="dxa"/>
          </w:tcPr>
          <w:p>
            <w:pPr>
              <w:pBdr/>
              <w:spacing/>
              <w:ind/>
              <w:rPr/>
            </w:pPr>
            <w:r>
              <w:t xml:space="preserve">Mozilla Foundation</w:t>
            </w:r>
          </w:p>
        </w:tc>
        <w:tc>
          <w:tcPr>
            <w:tcBorders/>
            <w:tcMar>
              <w:left w:w="108" w:type="dxa"/>
              <w:top w:w="100" w:type="dxa"/>
              <w:right w:w="108" w:type="dxa"/>
              <w:bottom w:w="100" w:type="dxa"/>
            </w:tcMar>
            <w:tcW w:w="4012" w:type="dxa"/>
          </w:tcPr>
          <w:p>
            <w:pPr>
              <w:pBdr/>
              <w:spacing/>
              <w:ind/>
              <w:rPr/>
            </w:pPr>
            <w:r>
              <w:t xml:space="preserve">Navegador secundário para a verificação de compatibilidade prevista no RNF02</w:t>
            </w:r>
          </w:p>
        </w:tc>
      </w:tr>
      <w:tr>
        <w:trPr/>
        <w:tc>
          <w:tcPr>
            <w:tcBorders/>
            <w:tcMar>
              <w:left w:w="108" w:type="dxa"/>
              <w:top w:w="100" w:type="dxa"/>
              <w:right w:w="108" w:type="dxa"/>
              <w:bottom w:w="100" w:type="dxa"/>
            </w:tcMar>
            <w:tcW w:w="2600" w:type="dxa"/>
          </w:tcPr>
          <w:p>
            <w:pPr>
              <w:pBdr/>
              <w:spacing/>
              <w:ind/>
              <w:rPr/>
            </w:pPr>
            <w:r>
              <w:t xml:space="preserve">Swagger UI (SpringDoc 2.1.0)</w:t>
            </w:r>
          </w:p>
        </w:tc>
        <w:tc>
          <w:tcPr>
            <w:tcBorders/>
            <w:tcMar>
              <w:left w:w="108" w:type="dxa"/>
              <w:top w:w="100" w:type="dxa"/>
              <w:right w:w="108" w:type="dxa"/>
              <w:bottom w:w="100" w:type="dxa"/>
            </w:tcMar>
            <w:tcW w:w="2600" w:type="dxa"/>
          </w:tcPr>
          <w:p>
            <w:pPr>
              <w:pBdr/>
              <w:spacing/>
              <w:ind/>
              <w:rPr/>
            </w:pPr>
            <w:r>
              <w:t xml:space="preserve">SpringDoc</w:t>
            </w:r>
          </w:p>
        </w:tc>
        <w:tc>
          <w:tcPr>
            <w:tcBorders/>
            <w:tcMar>
              <w:left w:w="108" w:type="dxa"/>
              <w:top w:w="100" w:type="dxa"/>
              <w:right w:w="108" w:type="dxa"/>
              <w:bottom w:w="100" w:type="dxa"/>
            </w:tcMar>
            <w:tcW w:w="4012" w:type="dxa"/>
          </w:tcPr>
          <w:p>
            <w:pPr>
              <w:pBdr/>
              <w:spacing/>
              <w:ind/>
              <w:rPr/>
            </w:pPr>
            <w:r>
              <w:t xml:space="preserve">Exploração e verificação manual dos recursos da interface de programação de aplicações</w:t>
            </w:r>
          </w:p>
        </w:tc>
      </w:tr>
      <w:tr>
        <w:trPr/>
        <w:tc>
          <w:tcPr>
            <w:tcBorders/>
            <w:tcMar>
              <w:left w:w="108" w:type="dxa"/>
              <w:top w:w="100" w:type="dxa"/>
              <w:right w:w="108" w:type="dxa"/>
              <w:bottom w:w="100" w:type="dxa"/>
            </w:tcMar>
            <w:tcW w:w="2600" w:type="dxa"/>
          </w:tcPr>
          <w:p>
            <w:pPr>
              <w:pBdr/>
              <w:spacing/>
              <w:ind/>
              <w:rPr/>
            </w:pPr>
            <w:r>
              <w:t xml:space="preserve">dBeaver 26.0.1</w:t>
            </w:r>
          </w:p>
        </w:tc>
        <w:tc>
          <w:tcPr>
            <w:tcBorders/>
            <w:tcMar>
              <w:left w:w="108" w:type="dxa"/>
              <w:top w:w="100" w:type="dxa"/>
              <w:right w:w="108" w:type="dxa"/>
              <w:bottom w:w="100" w:type="dxa"/>
            </w:tcMar>
            <w:tcW w:w="2600" w:type="dxa"/>
          </w:tcPr>
          <w:p>
            <w:pPr>
              <w:pBdr/>
              <w:spacing/>
              <w:ind/>
              <w:rPr/>
            </w:pPr>
            <w:r>
              <w:t xml:space="preserve">DBeaver Corp.</w:t>
            </w:r>
          </w:p>
        </w:tc>
        <w:tc>
          <w:tcPr>
            <w:tcBorders/>
            <w:tcMar>
              <w:left w:w="108" w:type="dxa"/>
              <w:top w:w="100" w:type="dxa"/>
              <w:right w:w="108" w:type="dxa"/>
              <w:bottom w:w="100" w:type="dxa"/>
            </w:tcMar>
            <w:tcW w:w="4012" w:type="dxa"/>
          </w:tcPr>
          <w:p>
            <w:pPr>
              <w:pBdr/>
              <w:spacing/>
              <w:ind/>
              <w:rPr/>
            </w:pPr>
            <w:r>
              <w:t xml:space="preserve">Inspeção do estado do banco de dados durante e após a execução dos testes</w:t>
            </w:r>
          </w:p>
        </w:tc>
      </w:tr>
    </w:tbl>
    <w:p>
      <w:pPr>
        <w:pStyle w:val="1846"/>
        <w:pBdr/>
        <w:spacing/>
        <w:ind/>
        <w:rPr/>
      </w:pPr>
      <w:r/>
      <w:bookmarkStart w:id="3" w:name="_Toc3"/>
      <w:r>
        <w:t xml:space="preserve">QUADRO </w:t>
        <w:fldChar w:fldCharType="begin"/>
        <w:instrText xml:space="preserve">SEQ QUADRO \* ARABIC </w:instrText>
        <w:fldChar w:fldCharType="separate"/>
        <w:t xml:space="preserve">3</w:t>
        <w:fldChar w:fldCharType="end"/>
        <w:t xml:space="preserve"> – Softwares para a realização dos testes</w:t>
      </w:r>
      <w:bookmarkEnd w:id="3"/>
      <w:r/>
    </w:p>
    <w:p>
      <w:pPr>
        <w:pBdr/>
        <w:spacing/>
        <w:ind/>
        <w:rPr/>
      </w:pPr>
      <w:r/>
    </w:p>
    <w:p>
      <w:pPr>
        <w:pStyle w:val="1636"/>
        <w:pBdr/>
        <w:spacing/>
        <w:ind/>
        <w:rPr/>
      </w:pPr>
      <w:r>
        <w:t xml:space="preserve">8.3 ESPECIFICAÇÃO DOS CASOS DE TESTES</w:t>
      </w:r>
    </w:p>
    <w:p>
      <w:pPr>
        <w:pBdr/>
        <w:spacing/>
        <w:ind/>
        <w:rPr/>
      </w:pPr>
      <w:r>
        <w:t xml:space="preserve">A bateria de testes unitários automatizados é composta por 36 classes de teste, organizadas em blocos aninhados por funcionalidade e identificadas por descrições em língua portuguesa que explicitam a regra verificada. As classes distribuem-se pelas seguintes áreas: serviços de ocorrência e de rastreamento anônimo, serviços de usuário e de redefinição de senha, objetos de acesso a dados, componentes de autenticação e de emissão de testemunhos, serviço de processamento de mídias, serviço de correio eletrônico, serviço de envio de mensagens SMS, serviço de contato e classes de domínio e de transferência de dados.</w:t>
      </w:r>
    </w:p>
    <w:p>
      <w:pPr>
        <w:pBdr/>
        <w:spacing/>
        <w:ind/>
        <w:rPr/>
      </w:pPr>
      <w:r>
        <w:t xml:space="preserve">A seleção dos casos privilegiou os pontos de maior densidade de regras de negócio e as condições de fronteira. Verificam-se, entre outros: a atribuição automática de prioridade para as doze categorias de ocorrência (RF10 e RN04); os limites diários de registro para ocorrências identificadas e anônimas, inclusive na tentativa imediatamente seguinte ao limite (RF07 e RF08); a rejeição de fotografias desfocadas nas categorias críticas, incluindo o caso do valor exatamente igual ao limiar de nitidez; a obrigatoriedade do aceite dos termos de uso no cadastro de cidadão (RF02); a não persistência da senha em texto claro (RNF17); o prazo de validade do testemunho de autenticação; a resposta silenciosa à solicitação de redefinição de senha para endereço inexistente, de modo a não revelar a existência do cadastro; e o formato da autoridade de acesso atribuída ao usuário, caso originado da correção de um defeito identificado durante o desenvolvimento e mantido sob verificação permanente. Integram ainda a bateria os casos que verificam a jurisdição municipal do atendimento (RN07), incluída a distinção entre municípios homônimos de unidades federativas diversas e o tratamento dos registros anteriores à adoção da unidade federativa; a unicidade do nome do departamento no âmbito do município e a unicidade do seu endereço de correio eletrônico (RN08); e a ordem das operações no encaminhamento, que só altera o estado e o histórico após a confirmação da expedição da mensagem (RN09).</w:t>
      </w:r>
    </w:p>
    <w:p>
      <w:pPr>
        <w:pBdr/>
        <w:spacing/>
        <w:ind/>
        <w:rPr/>
      </w:pPr>
      <w:r>
        <w:t xml:space="preserve">Com a introdução da verificação em duas etapas por SMS e da unicidade do celular por conta, passaram a ser verificados também: a normalização e o mascaramento do número de celular, com a recusa de telefone fixo; o envio do código por SMS, com o intervalo mínimo de sessenta segundos entre reenvios e o tratamento da indisponibilidade do gateway; a expedição do código por correio eletrônico quando o envio por SMS está desabilitado; a separação dos códigos por canal e a sua vinculação ao número de destino; a exclusão da conta confirmada por código enviado por SMS; e a recusa do celular já cadastrado em outra conta, no cadastro, na edição do perfil e na ativação do segundo fator.</w:t>
      </w:r>
    </w:p>
    <w:p>
      <w:pPr>
        <w:pBdr/>
        <w:spacing/>
        <w:ind/>
        <w:rPr/>
      </w:pPr>
      <w:r>
        <w:t xml:space="preserve">A descrição completa dos casos de teste, com a identificação, a pré-condição, os dados de entrada, o resultado esperado, o resultado obtido e a situação de cada um, bem como o histórico das execuções realizadas, encontra-se no Apêndice J. O mesmo apêndice contém o registro dos testes funcionais manuais aplicados aos cenários dos casos de uso.</w:t>
      </w:r>
    </w:p>
    <w:p>
      <w:pPr>
        <w:pBdr/>
        <w:spacing/>
        <w:ind/>
        <w:rPr/>
      </w:pPr>
      <w:r/>
    </w:p>
    <w:p>
      <w:pPr>
        <w:pStyle w:val="1636"/>
        <w:pBdr/>
        <w:spacing/>
        <w:ind/>
        <w:rPr/>
      </w:pPr>
      <w:r>
        <w:t xml:space="preserve">8.4 RESULTADOS DOS TESTES</w:t>
      </w:r>
    </w:p>
    <w:p>
      <w:pPr>
        <w:pBdr/>
        <w:spacing/>
        <w:ind/>
        <w:rPr/>
      </w:pPr>
      <w:r>
        <w:t xml:space="preserve">A bateria de testes unitários automatizados executada ao término da Fase 3 compreendeu 232 casos de teste, distribuídos por 81 classes e blocos aninhados, com o registro de nenhuma falha, nenhum erro de execução e nenhum caso ignorado. Os relatórios de execução gerados pela ferramenta de automação da construção acompanham o código-fonte do componente de serviço, e a sua consolidação integra o Apêndice J.</w:t>
      </w:r>
    </w:p>
    <w:p>
      <w:pPr>
        <w:pBdr/>
        <w:spacing/>
        <w:ind/>
        <w:rPr/>
      </w:pPr>
      <w:r>
        <w:t xml:space="preserve">Com a evolução funcional registrada na versão 1.15 deste documento — os requisitos RF22 a RF25 e as regras de negócio RN07 a RN10 —, a bateria passou a compreender 266 casos de teste, distribuídos por 88 classes e blocos aninhados, executados igualmente sem falhas, sem erros de execução e sem casos ignorados. Registre-se que a apuração desse resultado exige a execução da bateria a partir da compilação integral do projeto: a compilação incremental pode omitir classes de teste cujas dependências tenham sido alteradas, produzindo contagem inferior à real.</w:t>
      </w:r>
    </w:p>
    <w:p>
      <w:pPr>
        <w:pBdr/>
        <w:spacing/>
        <w:ind/>
        <w:rPr/>
      </w:pPr>
      <w:r>
        <w:t xml:space="preserve">Com a evolução registrada em 28/09/2026 — a verificação em duas etapas por SMS, o cadastro do cidadão em etapas, a unicidade do celular por conta e o encerramento da sessão de conta excluída ou desativada —, a bateria do componente de serviço passou a compreender 354 casos de teste, distribuídos por 107 classes e blocos aninhados pertencentes a 36 classes de teste, executados sem falhas, sem erros de execução e sem casos ignorados, a partir da compilação integral do projeto. O componente de aplicação Web passou a contar com 15 casos de teste automatizados, executados pelas ferramentas Jasmine e Karma em navegador sem interface gráfica, entre os quais os que verificam a máscara e a validação da data de nascimento no formato dd/mm/aaaa.</w:t>
      </w:r>
    </w:p>
    <w:p>
      <w:pPr>
        <w:pBdr/>
        <w:spacing/>
        <w:ind/>
        <w:rPr/>
      </w:pPr>
      <w:r>
        <w:t xml:space="preserve">Quanto à cobertura funcional, a totalidade dos 25 requisitos funcionais especificados no Capítulo 5 encontra-se codificada e verificada, percentual superior ao mínimo de sessenta por cento dos casos de uso essenciais estabelecido para esta fase. Ressalva-se o RF18, cuja implementação é parcial: os recursos de ajuste de tamanho de fonte, de alternância de tema e de rotulação das imagens e dos formulários de conta estão operantes, ao passo que a rotulação programática das demais telas, o anúncio automático de mensagens por leitores de tela e a marcação semântica de papéis permanecem pendentes, conforme registrado na Seção 6.4.4.</w:t>
      </w:r>
    </w:p>
    <w:p>
      <w:pPr>
        <w:pBdr/>
        <w:spacing/>
        <w:ind/>
        <w:rPr/>
      </w:pPr>
      <w:r>
        <w:t xml:space="preserve">A avaliação da eficácia do plano de testes conduz às seguintes conclusões. A verificação da camada de serviço do componente de aplicação apresenta densidade adequada, com concentração dos casos exatamente nas unidades que implementam as regras de negócio e nas condições de fronteira, o que confere confiança elevada quanto ao comportamento dessa camada. A ausência de falhas na bateria não deve, contudo, ser interpretada como ausência de defeitos no sistema, mas como indicação de que os defeitos porventura existentes não são revelados pelo critério de seleção adotado.</w:t>
      </w:r>
    </w:p>
    <w:p>
      <w:pPr>
        <w:pBdr/>
        <w:spacing/>
        <w:ind/>
        <w:rPr/>
      </w:pPr>
      <w:r>
        <w:t xml:space="preserve">Identificam-se três deficiências no plano de testes em sua configuração atual. A primeira é a reduzida cobertura de testes automatizados do componente de aplicação Web: os 15 casos hoje existentes concentram-se em unidades pontuais, como a máscara e a validação da data de nascimento, e a validação das telas apoia-se predominantemente em inspeção manual. A segunda é a ausência de testes de integração que exercitem a pilha completa da aplicação, dos controladores até o banco de dados real, o que deixa sem verificação automatizada o mapeamento entre as instruções de consulta e o esquema físico. A terceira é a inexistência de medição objetiva de cobertura de código, hoje inferida qualitativamente a partir da distribuição das classes de teste.</w:t>
      </w:r>
    </w:p>
    <w:p>
      <w:pPr>
        <w:pBdr/>
        <w:spacing/>
        <w:ind/>
        <w:rPr/>
      </w:pPr>
      <w:r>
        <w:t xml:space="preserve">Para a Fase 4 estão previstas as seguintes ações corretivas: a implementação de testes de integração dos controladores com apoio do módulo de teste do framework; a escrita de testes unitários para os serviços e os componentes críticos da camada de apresentação; a introdução de testes de ponta a ponta que percorram automaticamente os cenários principais dos casos de uso; a incorporação de ferramenta de medição de cobertura ao processo de construção, com meta mínima estabelecida para a camada de serviço; a execução automática da bateria a cada integração no repositório, por meio de fluxo de integração contínua; e a realização da auditoria de acessibilidade descrita na Seção 6.4.4.</w:t>
      </w:r>
    </w:p>
    <w:p>
      <w:pPr>
        <w:pBdr/>
        <w:spacing/>
        <w:ind/>
        <w:rPr/>
      </w:pPr>
      <w:r>
        <w:t xml:space="preserve">A situação final do sistema em relação aos testes previstos para esta fase é, portanto, de aprovação: todos os casos especificados foram executados com êxito e todos os requisitos funcionais foram exercitados, permanecendo as lacunas acima registradas como escopo declarado da fase seguinte.</w:t>
      </w:r>
    </w:p>
    <w:p>
      <w:pPr>
        <w:pBdr/>
        <w:spacing/>
        <w:ind/>
        <w:rPr/>
      </w:pPr>
      <w:r/>
    </w:p>
    <w:p>
      <w:pPr>
        <w:pStyle w:val="1635"/>
        <w:pageBreakBefore w:val="true"/>
        <w:pBdr/>
        <w:spacing/>
        <w:ind/>
        <w:rPr/>
      </w:pPr>
      <w:r>
        <w:t xml:space="preserve">9 PLANO PARA IMPLANTAÇÃO</w:t>
      </w:r>
    </w:p>
    <w:p>
      <w:pPr>
        <w:pBdr/>
        <w:spacing/>
        <w:ind/>
        <w:rPr/>
      </w:pPr>
      <w:r>
        <w:t xml:space="preserve">O conteúdo deste capítulo corresponde à entrega da Fase 4 do projeto.</w:t>
      </w:r>
    </w:p>
    <w:p>
      <w:pPr>
        <w:pBdr/>
        <w:spacing/>
        <w:ind/>
        <w:rPr/>
      </w:pPr>
      <w:r/>
    </w:p>
    <w:p>
      <w:pPr>
        <w:pStyle w:val="1636"/>
        <w:pBdr/>
        <w:spacing/>
        <w:ind/>
        <w:rPr/>
      </w:pPr>
      <w:r>
        <w:t xml:space="preserve">9.1 METODOLOGIA</w:t>
      </w:r>
    </w:p>
    <w:p>
      <w:pPr>
        <w:pStyle w:val="1637"/>
        <w:pBdr/>
        <w:spacing/>
        <w:ind/>
        <w:rPr/>
      </w:pPr>
      <w:r>
        <w:t xml:space="preserve">9.1.1 Descrição da Metodologia</w:t>
      </w:r>
    </w:p>
    <w:p>
      <w:pPr>
        <w:pStyle w:val="1637"/>
        <w:pBdr/>
        <w:spacing/>
        <w:ind/>
        <w:rPr/>
      </w:pPr>
      <w:r>
        <w:t xml:space="preserve">9.1.2 Matriz de Responsabilidade</w:t>
      </w:r>
    </w:p>
    <w:p>
      <w:pPr>
        <w:pStyle w:val="1636"/>
        <w:pBdr/>
        <w:spacing/>
        <w:ind/>
        <w:rPr/>
      </w:pPr>
      <w:r>
        <w:t xml:space="preserve">9.2 TREINAMENTO PREVISTO</w:t>
      </w:r>
    </w:p>
    <w:p>
      <w:pPr>
        <w:pStyle w:val="1636"/>
        <w:pBdr/>
        <w:spacing/>
        <w:ind/>
        <w:rPr/>
      </w:pPr>
      <w:r>
        <w:t xml:space="preserve">9.3 CRONOGRAMA DE IMPLANTAÇÃO</w:t>
      </w:r>
    </w:p>
    <w:p>
      <w:pPr>
        <w:pStyle w:val="1636"/>
        <w:pBdr/>
        <w:spacing/>
        <w:ind/>
        <w:rPr/>
      </w:pPr>
      <w:r>
        <w:t xml:space="preserve">9.4 RECURSOS DE APOIO À IMPLANTAÇÃO</w:t>
      </w:r>
    </w:p>
    <w:p>
      <w:pPr>
        <w:pStyle w:val="1636"/>
        <w:pBdr/>
        <w:spacing/>
        <w:ind/>
        <w:rPr/>
      </w:pPr>
      <w:r>
        <w:t xml:space="preserve">9.5 VISÃO DA IMPLANTAÇÃO</w:t>
      </w:r>
    </w:p>
    <w:p>
      <w:pPr>
        <w:pBdr/>
        <w:spacing/>
        <w:ind/>
        <w:rPr/>
      </w:pPr>
      <w:r/>
    </w:p>
    <w:p w14:paraId="49AE8B01" w14:textId="77777777">
      <w:pPr>
        <w:pStyle w:val="1635"/>
        <w:pageBreakBefore w:val="true"/>
        <w:pBdr/>
        <w:spacing/>
        <w:ind/>
        <w:rPr/>
      </w:pPr>
      <w:r>
        <w:t xml:space="preserve">10 CONCLUSÃO</w:t>
      </w:r>
    </w:p>
    <w:p w14:paraId="48179036" w14:textId="77777777">
      <w:pPr>
        <w:pBdr>
          <w:top w:val="none" w:color="000000" w:sz="4" w:space="0"/>
          <w:left w:val="none" w:color="000000" w:sz="4" w:space="0"/>
          <w:bottom w:val="none" w:color="000000" w:sz="4" w:space="0"/>
          <w:right w:val="none" w:color="000000" w:sz="4" w:space="0"/>
        </w:pBdr>
        <w:spacing/>
        <w:ind/>
        <w:rPr/>
      </w:pPr>
      <w:r>
        <w:t xml:space="preserve">O desenvolvimento do projeto "Fala, Cidade!" visa consolidar uma solução tecnológica robusta voltada para a gestão participativa e zeladoria do espaço urbano. A trajetória percorrida ao longo das duas primeiras fases do ciclo de vida do projeto demonstra o amadurecimento da proposta, integrando rigor técnico com utilidade social. </w:t>
      </w:r>
    </w:p>
    <w:p w14:paraId="4B044235" w14:textId="77777777">
      <w:pPr>
        <w:pBdr>
          <w:top w:val="none" w:color="000000" w:sz="4" w:space="0"/>
          <w:left w:val="none" w:color="000000" w:sz="4" w:space="0"/>
          <w:bottom w:val="none" w:color="000000" w:sz="4" w:space="0"/>
          <w:right w:val="none" w:color="000000" w:sz="4" w:space="0"/>
        </w:pBdr>
        <w:spacing/>
        <w:ind/>
        <w:rPr/>
      </w:pPr>
      <w:r>
        <w:t xml:space="preserve">Ao longo da Fase 1, as atividades concentraram-se na delimitação do problema e no levantamento de requisitos. O aspecto mais relevante foi a identificação da necessidade de um sistema que não fosse apenas um canal de relatos de ocorrências, mas uma ferramenta de apoio à zeladoria pública do município. As pesquisas bibliográficas realizadas fundamentaram o projeto no conceito moderno de cidades inteligentes e governança digital. </w:t>
      </w:r>
    </w:p>
    <w:p w14:paraId="7D6CB5E1" w14:textId="77777777">
      <w:pPr>
        <w:pBdr>
          <w:top w:val="none" w:color="000000" w:sz="4" w:space="0"/>
          <w:left w:val="none" w:color="000000" w:sz="4" w:space="0"/>
          <w:bottom w:val="none" w:color="000000" w:sz="4" w:space="0"/>
          <w:right w:val="none" w:color="000000" w:sz="4" w:space="0"/>
        </w:pBdr>
        <w:spacing/>
        <w:ind/>
        <w:rPr/>
      </w:pPr>
      <w:r>
        <w:t xml:space="preserve">Na Fase 2, o foco esteve na arquitetura técnica, nos requisitos de segurança da informação e na evolução arquitetural. A transposição do modelo conceitual para o modelo lógico e a criação dos diagramas de classes e de sequência permitiram prever o comportamento do sistema sob a arquitetura definida. </w:t>
      </w:r>
    </w:p>
    <w:p>
      <w:pPr>
        <w:pBdr/>
        <w:spacing/>
        <w:ind/>
        <w:rPr/>
      </w:pPr>
      <w:r>
        <w:t xml:space="preserve">A Fase 3 marcou a transição da especificação para a construção do sistema. As atividades concentraram-se na codificação dos dois componentes desenvolvidos pela equipe, na elaboração da bateria de testes automatizados da camada de serviço e na complementação dos artefatos de projeto da interação humano-computador e do sistema distribuído. O aspecto mais relevante observado nesta fase foi a confirmação prática do valor das decisões arquiteturais tomadas na Fase 2: a separação entre portas e adaptadores permitiu que a camada de regras de negócio fosse codificada e verificada de forma independente da camada de persistência, e a modelagem prévia do histórico de trâmites viabilizou a rastreabilidade exigida pela RN03 sem retrabalho estrutural.</w:t>
      </w:r>
    </w:p>
    <w:p>
      <w:pPr>
        <w:pBdr/>
        <w:spacing/>
        <w:ind/>
        <w:rPr/>
      </w:pPr>
      <w:r>
        <w:t xml:space="preserve">Ao término desta fase, os 21 requisitos funcionais então especificados no Capítulo 5 encontravam-se codificados, com implementação parcial apenas do RF18. Foram executados 232 casos de teste automatizados sem ocorrência de falhas, e a totalidade dos requisitos funcionais foi exercitada pelos testes funcionais manuais, resultado que supera o percentual mínimo estabelecido para a fase. Merecem destaque, entre os resultados alcançados, a implementação efetiva do mecanismo de detecção de duplicidade por proximidade geográfica com a consequente possibilidade de reforço comunitário do protocolo existente, o tratamento automático de privacidade das mídias anexadas por meio do desfoque de rostos e de textos identificáveis, a autenticação multifator obrigatória para os perfis com poder de alteração de estado das ocorrências e a disponibilização da interface como aplicativo Web progressivo, apto à instalação no dispositivo do cidadão.</w:t>
      </w:r>
    </w:p>
    <w:p>
      <w:pPr>
        <w:pBdr/>
        <w:spacing/>
        <w:ind/>
        <w:rPr/>
      </w:pPr>
      <w:r>
        <w:t xml:space="preserve">Foram igualmente identificados, ao longo da fase, pontos de melhoria já registrados neste documento: a ausência de testes automatizados na camada de apresentação, a inexistência de medição objetiva de cobertura de código, a oportunidade de transferir a agregação do painel analítico para o sistema gerenciador de banco de dados e o complemento dos recursos de acessibilidade nas telas do painel administrativo. Todos integram o escopo declarado da Fase 4, ao lado da elaboração do plano de implantação e da produção dos recursos de apoio ao usuário final.</w:t>
      </w:r>
    </w:p>
    <w:p>
      <w:pPr>
        <w:pBdr/>
        <w:spacing/>
        <w:ind/>
        <w:rPr/>
      </w:pPr>
      <w:r>
        <w:t xml:space="preserve">Como lição aprendida desta fase, a equipe registra o custo real das decisões que transferem responsabilidade da ferramenta para o desenvolvedor. A opção por acesso a dados sem mapeador objeto-relacional conferiu controle explícito sobre as consultas georreferenciadas e sobre o aproveitamento dos índices — controle que se mostrou determinante na análise apresentada na Seção 7.3 —, mas elevou de forma significativa o esforço de codificação e de manutenção da camada de persistência. Trata-se de um compromisso legítimo, desde que assumido de forma consciente e acompanhado da disciplina de testes que o torne sustentável.</w:t>
      </w:r>
    </w:p>
    <w:p w14:paraId="4E8A75A5" w14:textId="77777777">
      <w:pPr>
        <w:pBdr>
          <w:top w:val="none" w:color="000000" w:sz="4" w:space="0"/>
          <w:left w:val="none" w:color="000000" w:sz="4" w:space="0"/>
          <w:bottom w:val="none" w:color="000000" w:sz="4" w:space="0"/>
          <w:right w:val="none" w:color="000000" w:sz="4" w:space="0"/>
        </w:pBdr>
        <w:spacing/>
        <w:ind/>
        <w:rPr/>
      </w:pPr>
      <w:r>
        <w:t xml:space="preserve">O objetivo principal deste projeto tem sido alcançado por meio do detalhamento de 25 requisitos funcionais, com destaque para a especificação e codificação do alerta de duplicidade (RF16), que utiliza lógica de geolocalização e raio de 50 metros para otimizar a base de dados pública, e para o agrupamento de ocorrências similares com atualização coletiva de status (RF12). Adicionalmente, o estrito atendimento aos requisitos de autenticação robusta via JWT e autenticação multifator, combinados à criptografia com o algoritmo BCrypt e tráfego via TLS/SSL, garantirá a proteção necessária e a total conformidade com LGPD. O suporte comunitário a ocorrências já relatadas sem gerar redundâncias e permitindo o mecanismo de reforço de ocorrências ajudará a promover eficiência às decisões.</w:t>
      </w:r>
    </w:p>
    <w:p w14:paraId="30D00CFD" w14:textId="77777777">
      <w:pPr>
        <w:pBdr>
          <w:top w:val="none" w:color="000000" w:sz="4" w:space="0"/>
          <w:left w:val="none" w:color="000000" w:sz="4" w:space="0"/>
          <w:bottom w:val="none" w:color="000000" w:sz="4" w:space="0"/>
          <w:right w:val="none" w:color="000000" w:sz="4" w:space="0"/>
        </w:pBdr>
        <w:spacing/>
        <w:ind/>
        <w:rPr/>
      </w:pPr>
      <w:r>
        <w:t xml:space="preserve">Para a continuidade do trabalho nas próximas fases de desenvolvimento e codificação, identificaram-se oportunidades claras de incrementos e melhorias. Entre elas, destaca-se a integração com uma inteligência artificial para a triagem e classificação automática de categorias com base nas imagens enviadas pelos cidadãos. A interatividade do projeto também pode ser expandida por meio da adoção do protocolo </w:t>
      </w:r>
      <w:r>
        <w:rPr>
          <w:i/>
        </w:rPr>
        <w:t xml:space="preserve">WebSockets</w:t>
      </w:r>
      <w:r>
        <w:t xml:space="preserve"> para o envio de notificações bidirecionais em tempo real, além da criação de um painel gerencial público de desempenho da zeladoria municipal. No âmbito da mobilidade urbana, projeta-se a evolução total do </w:t>
      </w:r>
      <w:r>
        <w:rPr>
          <w:i/>
        </w:rPr>
        <w:t xml:space="preserve">front-end</w:t>
      </w:r>
      <w:r>
        <w:t xml:space="preserve"> para um PWA de alta fidelidade com suporte a mapas e registros em modo </w:t>
      </w:r>
      <w:r>
        <w:rPr>
          <w:i/>
        </w:rPr>
        <w:t xml:space="preserve">offline</w:t>
      </w:r>
      <w:r>
        <w:t xml:space="preserve">.  A segurança do sistema também será ampliada com melhores mecanismos de privacidade e aumento da disponibilidade do sistema.</w:t>
      </w:r>
    </w:p>
    <w:p w14:paraId="388F1BC7" w14:textId="77777777">
      <w:pPr>
        <w:pBdr>
          <w:top w:val="none" w:color="000000" w:sz="4" w:space="0"/>
          <w:left w:val="none" w:color="000000" w:sz="4" w:space="0"/>
          <w:bottom w:val="none" w:color="000000" w:sz="4" w:space="0"/>
          <w:right w:val="none" w:color="000000" w:sz="4" w:space="0"/>
        </w:pBdr>
        <w:spacing/>
        <w:ind/>
        <w:rPr/>
      </w:pPr>
      <w:r>
        <w:t xml:space="preserve">Como principal lição aprendida, a equipe consolida a relevância crítica da Engenharia de Requisitos, visto que omissões na modelagem inicial — como a ausência de uma entidade para o histórico de trâmite, posteriormente corrigida com a tabela </w:t>
      </w:r>
      <w:r>
        <w:rPr>
          <w:i/>
          <w:iCs/>
        </w:rPr>
        <w:t xml:space="preserve">Occurrence_History</w:t>
      </w:r>
      <w:r>
        <w:t xml:space="preserve"> — poderiam comprometer toda a futura implementação estrutural do software. </w:t>
      </w:r>
    </w:p>
    <w:p w14:paraId="65298146" w14:textId="77777777">
      <w:pPr>
        <w:pBdr>
          <w:top w:val="none" w:color="000000" w:sz="4" w:space="0"/>
          <w:left w:val="none" w:color="000000" w:sz="4" w:space="0"/>
          <w:bottom w:val="none" w:color="000000" w:sz="4" w:space="0"/>
          <w:right w:val="none" w:color="000000" w:sz="4" w:space="0"/>
        </w:pBdr>
        <w:spacing/>
        <w:ind/>
        <w:rPr/>
      </w:pPr>
      <w:r>
        <w:t xml:space="preserve">Por fim, o rigor metodológico e a organização transparente do repositório remoto no GitHub demonstraram-se alicerces indispensáveis para a rastreabilidade e a governança de todo o projeto.</w:t>
      </w:r>
    </w:p>
    <w:p w14:paraId="04514E6C" w14:textId="77777777">
      <w:pPr>
        <w:pBdr>
          <w:top w:val="none" w:color="000000" w:sz="4" w:space="0"/>
          <w:left w:val="none" w:color="000000" w:sz="4" w:space="0"/>
          <w:bottom w:val="none" w:color="000000" w:sz="4" w:space="0"/>
          <w:right w:val="none" w:color="000000" w:sz="4" w:space="0"/>
        </w:pBdr>
        <w:spacing/>
        <w:ind/>
        <w:rPr/>
      </w:pPr>
      <w:r>
        <w:t xml:space="preserve">O projeto terá continuidade na Fase 4, com a elaboração do plano para a implantação do sistema, a produção dos recursos de apoio ao usuário final e a execução das melhorias de testes e de acessibilidade registradas neste documento.</w:t>
      </w:r>
    </w:p>
    <w:p w14:paraId="3E3A3F9B" w14:textId="77777777">
      <w:pPr>
        <w:pBdr>
          <w:top w:val="none" w:color="000000" w:sz="4" w:space="0"/>
          <w:left w:val="none" w:color="000000" w:sz="4" w:space="0"/>
          <w:bottom w:val="none" w:color="000000" w:sz="4" w:space="0"/>
          <w:right w:val="none" w:color="000000" w:sz="4" w:space="0"/>
        </w:pBdr>
        <w:spacing/>
        <w:ind/>
        <w:rPr/>
      </w:pPr>
      <w:r/>
    </w:p>
    <w:p w14:paraId="5BA6E3E4" w14:textId="77777777">
      <w:pPr>
        <w:pBdr/>
        <w:spacing/>
        <w:ind/>
        <w:rPr>
          <w:rFonts w:cs="Arial"/>
          <w:b/>
          <w:bCs/>
          <w:caps/>
        </w:rPr>
      </w:pPr>
      <w:r>
        <w:br w:type="page" w:clear="all"/>
      </w:r>
      <w:r>
        <w:rPr>
          <w:rFonts w:cs="Arial"/>
          <w:b/>
          <w:bCs/>
          <w:caps/>
        </w:rPr>
      </w:r>
    </w:p>
    <w:p w14:paraId="2C817FB7" w14:textId="77777777">
      <w:pPr>
        <w:pStyle w:val="1635"/>
        <w:pBdr/>
        <w:spacing/>
        <w:ind/>
        <w:rPr/>
      </w:pPr>
      <w:r>
        <w:t xml:space="preserve">REFERÊNCIAS</w:t>
      </w:r>
    </w:p>
    <w:p>
      <w:pPr>
        <w:pBdr/>
        <w:spacing/>
        <w:ind/>
        <w:rPr/>
      </w:pPr>
      <w:r>
        <w:t xml:space="preserve">BERNARDI, J.; BRUDEKI, A. S. Zeladoria Urbana: a importância da manutenção preventiva e corretiva nos espaços públicos. Curitiba: Editora Acadêmica, 2013.</w:t>
      </w:r>
    </w:p>
    <w:p>
      <w:pPr>
        <w:pBdr/>
        <w:spacing/>
        <w:ind/>
        <w:rPr/>
      </w:pPr>
      <w:r>
        <w:t xml:space="preserve">BRASIL. Ministério do Planejamento, Orçamento e Gestão. eMAG: Modelo de Acessibilidade em Governo Eletrônico. Versão 3.1. Brasília, DF: Secretaria de Logística e Tecnologia da Informação, 2014. Disponível em: https://emag.governoeletronico.gov.br/. Acesso em: 25 ago. 2026.</w:t>
      </w:r>
    </w:p>
    <w:p>
      <w:pPr>
        <w:pBdr/>
        <w:spacing/>
        <w:ind/>
        <w:rPr/>
      </w:pPr>
      <w:r>
        <w:t xml:space="preserve">BRASIL. Lei n.º 13.709, de 14 de agosto de 2018. Lei Geral de Proteção de Dados Pessoais (LGPD). Diário Oficial [da] União: seção 1, Brasília, DF, 15 ago. 2018. Disponível em: https://www.planalto.gov.br/ccivil_03/_ato2015-2018/2018/lei/l13709.htm. Acesso em: 15 abr. 2026.</w:t>
      </w:r>
    </w:p>
    <w:p>
      <w:pPr>
        <w:pBdr/>
        <w:spacing/>
        <w:ind/>
        <w:rPr/>
      </w:pPr>
      <w:r>
        <w:t xml:space="preserve">CORMEN, T. H.; LEISERSON, C. E.; RIVEST, R. L.; STEIN, C. Algoritmos: teoria e prática. 3. ed. Rio de Janeiro: Elsevier, 2012.</w:t>
      </w:r>
    </w:p>
    <w:p>
      <w:pPr>
        <w:pBdr/>
        <w:spacing/>
        <w:ind/>
        <w:rPr/>
      </w:pPr>
      <w:r>
        <w:t xml:space="preserve">COULOURIS, G.; DOLLIMORE, J.; KINDBERG, T.; BLAIR, G. Sistemas Distribuídos: conceitos e projeto. 5. ed. Porto Alegre: Bookman, 2013.</w:t>
      </w:r>
    </w:p>
    <w:p>
      <w:pPr>
        <w:pBdr/>
        <w:spacing/>
        <w:ind/>
        <w:rPr/>
      </w:pPr>
      <w:r>
        <w:t xml:space="preserve">DEITEL, P. J.; DEITEL, H. M. Java: como programar. 10. ed. São Paulo: Pearson Education do Brasil, 2017.</w:t>
      </w:r>
    </w:p>
    <w:p>
      <w:pPr>
        <w:pBdr/>
        <w:spacing/>
        <w:ind/>
        <w:rPr/>
      </w:pPr>
      <w:r>
        <w:t xml:space="preserve">DELAMARO, M. E.; MALDONADO, J. C.; JINO, M. Introdução ao teste de software. 2. ed. Rio de Janeiro: Elsevier, 2016.</w:t>
      </w:r>
    </w:p>
    <w:p>
      <w:pPr>
        <w:pBdr/>
        <w:spacing/>
        <w:ind/>
        <w:rPr/>
      </w:pPr>
      <w:r>
        <w:t xml:space="preserve">E-OUVE. Sistema de Atendimento ao Cidadão. Desenvolvido por WebNets Soluções. Disponível em: https://eouve.com.br/. Acesso em: 20 mai. 2026.</w:t>
      </w:r>
    </w:p>
    <w:p>
      <w:pPr>
        <w:pBdr/>
        <w:spacing/>
        <w:ind/>
        <w:rPr/>
      </w:pPr>
      <w:r>
        <w:t xml:space="preserve">FIELDING, R. T. Architectural Styles and the Design of Network-based Software Architectures. 2000. Tese (Doutorado em Ciência da Computação) – Universidade da Califórnia, Irvine, Estados Unidos, 2000.</w:t>
      </w:r>
    </w:p>
    <w:p>
      <w:pPr>
        <w:pBdr/>
        <w:spacing/>
        <w:ind/>
        <w:rPr/>
      </w:pPr>
      <w:r>
        <w:t xml:space="preserve">GAMMA, E.; HELM, R.; JOHNSON, R.; VLISSIDES, J. Padrões de Projeto: soluções reutilizáveis de software orientado a objetos. Porto Alegre: Bookman, 2000.</w:t>
      </w:r>
    </w:p>
    <w:p>
      <w:pPr>
        <w:pBdr/>
        <w:spacing/>
        <w:ind/>
        <w:rPr/>
      </w:pPr>
      <w:r>
        <w:t xml:space="preserve">HEEKS, R. Implementing and managing eGovernment: an international text. Londres: SAGE Publications, 2006.</w:t>
      </w:r>
    </w:p>
    <w:p>
      <w:pPr>
        <w:pBdr/>
        <w:spacing/>
        <w:ind/>
        <w:rPr/>
      </w:pPr>
      <w:r>
        <w:t xml:space="preserve">LEMOS, A. A Cidade e as Redes: os novos desafios da gestão urbana na era digital. 2. ed. Salvador: Edufba, 2015.</w:t>
      </w:r>
    </w:p>
    <w:p>
      <w:pPr>
        <w:pBdr/>
        <w:spacing/>
        <w:ind/>
        <w:rPr/>
      </w:pPr>
      <w:r>
        <w:t xml:space="preserve">NIELSEN, J. Usability Engineering. San Diego: Academic Press, 1994.</w:t>
      </w:r>
    </w:p>
    <w:p>
      <w:pPr>
        <w:pBdr/>
        <w:spacing/>
        <w:ind/>
        <w:rPr/>
      </w:pPr>
      <w:r>
        <w:t xml:space="preserve">OLIVEIRA, J. Participação social e tecnologia: impactos das plataformas digitais na gestão pública. In: CONFERÊNCIA DE TECNOLOGIA E CIDADANIA, 2020. Anais [...]. [S. l.: s. n.], 2020.</w:t>
      </w:r>
    </w:p>
    <w:p>
      <w:pPr>
        <w:pBdr/>
        <w:spacing/>
        <w:ind/>
        <w:rPr/>
      </w:pPr>
      <w:r>
        <w:t xml:space="preserve">ORGANIZAÇÃO DAS NAÇÕES UNIDAS (ONU). Transformando Nosso Mundo: a Agenda 2030 para o Desenvolvimento Sustentável. Nova York: ONU, 2015. Disponível em: https://brasil.un.org/pt-br/sdgs. Acesso em: 25 ago. 2026.</w:t>
      </w:r>
    </w:p>
    <w:p>
      <w:pPr>
        <w:pBdr/>
        <w:spacing/>
        <w:ind/>
        <w:rPr/>
      </w:pPr>
      <w:r>
        <w:t xml:space="preserve">ORGANIZAÇÃO DAS NAÇÕES UNIDAS (ONU). Nações Unidas sobre Cidades Resilientes e Desenvolvimento Sustentável. Nova York: ONU, 2020.</w:t>
      </w:r>
    </w:p>
    <w:p>
      <w:pPr>
        <w:pBdr/>
        <w:spacing/>
        <w:ind/>
        <w:rPr/>
      </w:pPr>
      <w:r>
        <w:t xml:space="preserve">OSTERWALDER, A.; PIGNEUR, Y. Business Model Generation: inovação em modelos de negócios. Rio de Janeiro: Alta Books, 2011.</w:t>
      </w:r>
    </w:p>
    <w:p>
      <w:pPr>
        <w:pBdr/>
        <w:spacing/>
        <w:ind/>
        <w:rPr/>
      </w:pPr>
      <w:r>
        <w:t xml:space="preserve">PIRES, A. Aplicativos de participação cidadã e sua influência na gestão pública. Revista de Tecnologia Urbana, [S. l.], 2019.</w:t>
      </w:r>
    </w:p>
    <w:p>
      <w:pPr>
        <w:pBdr/>
        <w:spacing/>
        <w:ind/>
        <w:rPr/>
      </w:pPr>
      <w:r>
        <w:t xml:space="preserve">PRESSMAN, R. S.; MAXIM, B. R. Engenharia de Software: uma abordagem profissional. 9. ed. Porto Alegre: AMGH, 2021.</w:t>
      </w:r>
    </w:p>
    <w:p>
      <w:pPr>
        <w:pBdr/>
        <w:spacing/>
        <w:ind/>
        <w:rPr/>
      </w:pPr>
      <w:r>
        <w:t xml:space="preserve">REZENDE, D. A. Planejamento de Estratégias e Informações de Cidades Digitais: orientações para prefeituras e municípios. São Paulo: Atlas, 2012.</w:t>
      </w:r>
    </w:p>
    <w:p>
      <w:pPr>
        <w:pBdr/>
        <w:spacing/>
        <w:ind/>
        <w:rPr/>
      </w:pPr>
      <w:r>
        <w:t xml:space="preserve">SANTOS, C. Sistemas de ouvidoria digital no Brasil: avanços e desafios. Revista de Administração Pública, [S. l.], 2020.</w:t>
      </w:r>
    </w:p>
    <w:p>
      <w:pPr>
        <w:pBdr/>
        <w:spacing/>
        <w:ind/>
        <w:rPr/>
      </w:pPr>
      <w:r>
        <w:t xml:space="preserve">SCHWABER, K.; SUTHERLAND, J. O Guia do Scrum: as regras do jogo. [S. l.: s. n.], 2020. Disponível em: https://scrumguides.org. Acesso em: 15 abr. 2026.</w:t>
      </w:r>
    </w:p>
    <w:p>
      <w:pPr>
        <w:pBdr/>
        <w:spacing/>
        <w:ind/>
        <w:rPr/>
      </w:pPr>
      <w:r>
        <w:t xml:space="preserve">SERVIÇO BRASILEIRO DE APOIO ÀS MICRO E PEQUENAS EMPRESAS (SEBRAE). Sebrae Canvas: ferramenta para elaboração do modelo de negócio. Disponível em: https://sebraecanvas.com/. Acesso em: 25 ago. 2026.</w:t>
      </w:r>
    </w:p>
    <w:p>
      <w:pPr>
        <w:pBdr/>
        <w:spacing/>
        <w:ind/>
        <w:rPr/>
      </w:pPr>
      <w:r>
        <w:t xml:space="preserve">SILVA, F. Cidades inteligentes e tecnologia: uma nova abordagem para gestão pública. Revista Brasileira de Administração Pública, [S. l.], 2021.</w:t>
      </w:r>
    </w:p>
    <w:p>
      <w:pPr>
        <w:pBdr/>
        <w:spacing/>
        <w:ind/>
        <w:rPr/>
      </w:pPr>
      <w:r>
        <w:t xml:space="preserve">SOMMERVILLE, I. Engenharia de Software. 10. ed. São Paulo: Pearson, 2018.</w:t>
      </w:r>
    </w:p>
    <w:p>
      <w:pPr>
        <w:pBdr/>
        <w:spacing/>
        <w:ind/>
        <w:rPr/>
      </w:pPr>
      <w:r>
        <w:t xml:space="preserve">WORLD WIDE WEB CONSORTIUM (W3C). Web Content Accessibility Guidelines (WCAG) 2.1. W3C Recommendation, 5 jun. 2018. Disponível em: https://www.w3.org/TR/WCAG21/. Acesso em: 25 ago. 2026.</w:t>
      </w:r>
    </w:p>
    <w:p>
      <w:pPr>
        <w:pBdr/>
        <w:spacing/>
        <w:ind/>
        <w:rPr/>
      </w:pPr>
      <w:r/>
    </w:p>
    <w:p w14:paraId="7F854525" w14:textId="77777777">
      <w:pPr>
        <w:pStyle w:val="1635"/>
        <w:pBdr/>
        <w:spacing/>
        <w:ind/>
        <w:rPr/>
      </w:pPr>
      <w:r>
        <w:br w:type="page" w:clear="all"/>
        <w:t xml:space="preserve">OBRAS CONSULTADAS </w:t>
      </w:r>
    </w:p>
    <w:p>
      <w:pPr>
        <w:pBdr/>
        <w:spacing/>
        <w:ind/>
        <w:rPr/>
      </w:pPr>
      <w:r>
        <w:t xml:space="preserve">ANDERSON, D. J. Kanban: mudança evolutiva de sucesso para seu negócio de tecnologia. São Paulo: Blue Hole Press, 2011.</w:t>
      </w:r>
    </w:p>
    <w:p>
      <w:pPr>
        <w:pBdr/>
        <w:spacing/>
        <w:ind/>
        <w:rPr/>
      </w:pPr>
      <w:r>
        <w:t xml:space="preserve">CHACON, S.; STRAUB, B. Pro Git. 2. ed. Nova Iorque: Apress, 2014. Disponível em: https://git-scm.com/book/en/v2. Acesso em: 20 abr. 2026.</w:t>
      </w:r>
    </w:p>
    <w:p>
      <w:pPr>
        <w:pBdr/>
        <w:spacing/>
        <w:ind/>
        <w:rPr/>
      </w:pPr>
      <w:r>
        <w:t xml:space="preserve">COCKBURN, A. Hexagonal Architecture. 2005. Disponível em: https://alistair.cockburn.us/hexagonal-architecture/. Acesso em: 25 ago. 2026.</w:t>
      </w:r>
    </w:p>
    <w:p>
      <w:pPr>
        <w:pBdr/>
        <w:spacing/>
        <w:ind/>
        <w:rPr/>
      </w:pPr>
      <w:r>
        <w:t xml:space="preserve">FOWLER, M. Patterns of Enterprise Application Architecture. Boston: Addison-Wesley, 2002.</w:t>
      </w:r>
    </w:p>
    <w:p>
      <w:pPr>
        <w:pBdr/>
        <w:spacing/>
        <w:ind/>
        <w:rPr/>
      </w:pPr>
      <w:r>
        <w:t xml:space="preserve">FREEMAN, E.; ROBSON, E. Use a Cabeça! Programação em HTML5. Rio de Janeiro: Alta Books, 2014.</w:t>
      </w:r>
    </w:p>
    <w:p>
      <w:pPr>
        <w:pBdr/>
        <w:spacing/>
        <w:ind/>
        <w:rPr/>
      </w:pPr>
      <w:r>
        <w:t xml:space="preserve">MARTIN, R. C. Arquitetura Limpa: o guia do artesão para estrutura e design de software. Rio de Janeiro: Alta Books, 2019.</w:t>
      </w:r>
    </w:p>
    <w:p>
      <w:pPr>
        <w:pBdr/>
        <w:spacing/>
        <w:ind/>
        <w:rPr/>
      </w:pPr>
      <w:r>
        <w:t xml:space="preserve">OBJECT MANAGEMENT GROUP. Unified Modeling Language: OMG UML. 2.5.1. ed. USA: OMG, 2017. E-book. Disponível em: http://www.omg.org/spec/UML/2.5.1/. Acesso em: 20 abr. 2026.</w:t>
      </w:r>
    </w:p>
    <w:p>
      <w:pPr>
        <w:pBdr/>
        <w:spacing/>
        <w:ind/>
        <w:rPr/>
      </w:pPr>
      <w:r>
        <w:t xml:space="preserve">SCHWABER, K.; BEEDLE, M. Agile Software Development with Scrum. 1. ed. Upper Saddle River: Pearson, 2012.</w:t>
      </w:r>
    </w:p>
    <w:p>
      <w:pPr>
        <w:pBdr/>
        <w:spacing/>
        <w:ind/>
        <w:rPr/>
      </w:pPr>
      <w:r/>
    </w:p>
    <w:p w14:paraId="6FC2DBBE" w14:textId="77777777">
      <w:pPr>
        <w:pStyle w:val="1635"/>
        <w:pageBreakBefore w:val="true"/>
        <w:pBdr/>
        <w:spacing/>
        <w:ind/>
        <w:rPr/>
      </w:pPr>
      <w:r>
        <w:t xml:space="preserve">APÊNDICE A – GESTÃO DO PROJETO</w:t>
      </w:r>
    </w:p>
    <w:p w14:paraId="21750D2C" w14:textId="77777777">
      <w:pPr>
        <w:pBdr/>
        <w:spacing/>
        <w:ind/>
        <w:rPr/>
      </w:pPr>
      <w:r>
        <w:t xml:space="preserve">Os artefatos de gerenciamento do projeto estão disponíveis na pasta “ApêndiceA” que acompanha este documento, compreendendo: o Termo de Abertura do Projeto (FalaCidade_TermoAberturaProjeto_v2); o Business Case (FalaCidade_BusinessCase_v2); o documento de gestão do projeto (FalaCidade_GestaoDoProjeto_v4), que reúne o product backlog, a Estrutura Analítica do Projeto, o cronograma das quatro fases, o caminho crítico, os marcos e os papéis da equipe; o relatório de gestão de riscos (FalaCidade_RelatorioGestaoRiscos_v1); e a planilha de controle dos riscos negativos e positivos (FalaCidade_PlanilhaGestaoRiscos_v1).</w:t>
      </w:r>
    </w:p>
    <w:p w14:paraId="22872249" w14:textId="77777777">
      <w:pPr>
        <w:pStyle w:val="1635"/>
        <w:pageBreakBefore w:val="true"/>
        <w:pBdr/>
        <w:spacing/>
        <w:ind/>
        <w:rPr/>
      </w:pPr>
      <w:r>
        <w:t xml:space="preserve">APÊNDICE B – RELATÓRIO DE DESEMPENHO</w:t>
      </w:r>
    </w:p>
    <w:p w14:paraId="353B0111" w14:textId="77777777">
      <w:pPr>
        <w:pBdr/>
        <w:spacing/>
        <w:ind/>
        <w:rPr/>
      </w:pPr>
      <w:r>
        <w:t xml:space="preserve">Os relatórios de desempenho estão disponíveis na pasta “ApêndiceB” que acompanha este documento.</w:t>
      </w:r>
    </w:p>
    <w:p w14:paraId="33A4CC02" w14:textId="77777777">
      <w:pPr>
        <w:pStyle w:val="1635"/>
        <w:pageBreakBefore w:val="true"/>
        <w:pBdr/>
        <w:spacing/>
        <w:ind/>
        <w:rPr/>
      </w:pPr>
      <w:r>
        <w:t xml:space="preserve">APÊNDICE C – VISÃO FUNCIONAL</w:t>
      </w:r>
    </w:p>
    <w:p w14:paraId="5433329B" w14:textId="77777777">
      <w:pPr>
        <w:pBdr/>
        <w:spacing/>
        <w:ind/>
        <w:rPr/>
      </w:pPr>
      <w:r>
        <w:t xml:space="preserve">O modelo de casos de uso está disponível na pasta “ApêndiceC” que acompanha este documento, organizada em três subpastas: “1.Arquivos”, com o arquivo único da ferramenta CASE Ideas Modeler (FalaCidade_DiagramasUML_v4.simp), que contém os diagramas de casos de uso e os demais diagramas da UML elaborados no projeto; “2.FigurasdosDiagramadeCasosdeUso”, com as imagens do diagrama geral e dos diagramas de cada módulo, extraídas daquele arquivo; e “3.FluxosdeEvento”, com a descrição dos fluxos de eventos por cenário de caso de uso, um documento por módulo do sistema.</w:t>
      </w:r>
    </w:p>
    <w:p>
      <w:pPr>
        <w:pStyle w:val="1635"/>
        <w:pageBreakBefore w:val="true"/>
        <w:pBdr/>
        <w:spacing/>
        <w:ind/>
        <w:rPr/>
      </w:pPr>
      <w:r>
        <w:t xml:space="preserve">APÊNDICE D – VISÃO DOS DADOS</w:t>
      </w:r>
    </w:p>
    <w:p w14:paraId="4B2941E5" w14:textId="77777777">
      <w:pPr>
        <w:pBdr/>
        <w:spacing/>
        <w:ind/>
        <w:rPr/>
      </w:pPr>
      <w:r>
        <w:t xml:space="preserve">O modelo conceitual dos dados (representado por meio do modelo entidade-relacionamento), o modelo lógico dos dados, o dicionário de dados do modelo lógico e o modelo físico estão disponíveis na pasta “ApêndiceD” que acompanha este documento. O modelo entidade-relacionamento é fornecido no formato editável do diagrams.net (FalaCidade_DER_v4.drawio) e em imagem (FalaCidade_DER_v4.png); o dicionário de dados, em planilha (FalaCidade_DicionarioDados_v4.xlsx) e em imagem; e o modelo físico, na subpasta “ModeloFisico”, pelos scripts FalaCidade_DDL_CriacaoTabelas.sql, de criação e migração das tabelas, e FalaCidade_DML_PopulacaoTabelas.sql, de população com dados fictícios de demonstração. Os mesmos scripts integram o código-fonte do back-end, no diretório de recursos da aplicação, de onde são executados na inicialização do sistema.</w:t>
      </w:r>
    </w:p>
    <w:p w14:paraId="08D1C304" w14:textId="77777777">
      <w:pPr>
        <w:pBdr/>
        <w:spacing/>
        <w:ind/>
        <w:rPr/>
      </w:pPr>
      <w:r/>
    </w:p>
    <w:p w14:paraId="7233153D" w14:textId="77777777">
      <w:pPr>
        <w:pStyle w:val="1635"/>
        <w:pageBreakBefore w:val="true"/>
        <w:pBdr/>
        <w:spacing/>
        <w:ind/>
        <w:rPr/>
      </w:pPr>
      <w:r>
        <w:t xml:space="preserve">APÊNDICE E – MODELO INICIAL DA INTERFACE DE USUÁRIO</w:t>
      </w:r>
    </w:p>
    <w:p w14:paraId="2CC2CC7B" w14:textId="77777777">
      <w:pPr>
        <w:pBdr/>
        <w:spacing/>
        <w:ind/>
        <w:rPr/>
      </w:pPr>
      <w:r>
        <w:t xml:space="preserve">Os modelos de interface de usuário de média fidelidade estão disponíveis na pasta “ApêndiceE” que acompanha este documento, com um arquivo por tela do sistema. Os protótipos de baixa fidelidade elaborados na Fase 1 foram conservados na subpasta “PrototiposFase1”, para registro da evolução do projeto da interface.</w:t>
      </w:r>
    </w:p>
    <w:p w14:paraId="482B6652" w14:textId="77777777">
      <w:pPr>
        <w:pBdr/>
        <w:spacing/>
        <w:ind/>
        <w:rPr>
          <w:rFonts w:cs="Arial"/>
        </w:rPr>
      </w:pPr>
      <w:r>
        <w:rPr>
          <w:rFonts w:cs="Arial"/>
        </w:rPr>
      </w:r>
    </w:p>
    <w:p w14:paraId="4401373F" w14:textId="77777777">
      <w:pPr>
        <w:pStyle w:val="1635"/>
        <w:pageBreakBefore w:val="true"/>
        <w:pBdr/>
        <w:spacing/>
        <w:ind/>
        <w:rPr/>
      </w:pPr>
      <w:r>
        <w:t xml:space="preserve">APÊNDICE F – VISÕES ESTRUTURAL E COMPORTAMENTAL</w:t>
      </w:r>
    </w:p>
    <w:p w14:paraId="7DB15575" w14:textId="77777777">
      <w:pPr>
        <w:pBdr/>
        <w:spacing/>
        <w:ind/>
        <w:rPr/>
      </w:pPr>
      <w:r>
        <w:t xml:space="preserve">As imagens dos diagramas elaborados por meio da UML estão disponíveis na pasta “ApêndiceF” que acompanha este documento, organizadas em uma subpasta por tipo de diagrama: “DiagramaDePacotes”, com os diagramas de pacotes do back-end e do front-end; “DiagramaDeClasses”, com o diagrama de classes, no qual constam os atributos, as operações e os relacionamentos de cada classe; “DiagramaDeComponentes”, com o diagrama de componentes e as interfaces providas e requeridas; “DiagramaDeImplantacao”, com o diagrama de implantação dos nós e artefatos; e “DiagramaDeSequencia”, com os diagramas de sequência do fluxo de autenticação — o cenário principal e o cenário alternativo de credenciais inválidas — e do encaminhamento da ocorrência ao departamento responsável. O arquivo único da ferramenta CASE que originou todos esses diagramas é mantido no Apêndice C, subpasta “1.Arquivos”, de modo que exista uma única fonte editável para os modelos da UML.</w:t>
      </w:r>
    </w:p>
    <w:p w14:paraId="17286716" w14:textId="77777777">
      <w:pPr>
        <w:pBdr/>
        <w:spacing/>
        <w:ind/>
        <w:rPr/>
      </w:pPr>
      <w:r/>
    </w:p>
    <w:p w14:paraId="04077AF5" w14:textId="77777777">
      <w:pPr>
        <w:pBdr/>
        <w:spacing/>
        <w:ind/>
        <w:rPr>
          <w:rFonts w:cs="Arial"/>
        </w:rPr>
      </w:pPr>
      <w:r>
        <w:rPr>
          <w:rFonts w:cs="Arial"/>
        </w:rPr>
      </w:r>
    </w:p>
    <w:p w14:paraId="2E04B2D1" w14:textId="77777777">
      <w:pPr>
        <w:pStyle w:val="1635"/>
        <w:pageBreakBefore w:val="true"/>
        <w:pBdr/>
        <w:spacing/>
        <w:ind/>
        <w:rPr/>
      </w:pPr>
      <w:r>
        <w:t xml:space="preserve">APÊNDICE G – ENTREVISTAS COM USUÁRIOS</w:t>
      </w:r>
    </w:p>
    <w:p w14:paraId="054CBD0B" w14:textId="77777777">
      <w:pPr>
        <w:pBdr/>
        <w:spacing/>
        <w:ind/>
        <w:rPr>
          <w:rFonts w:cs="Arial"/>
        </w:rPr>
      </w:pPr>
      <w:r>
        <w:t xml:space="preserve">As entrevistas com os potenciais usuários do sistema encontram-se disponíveis na pasta “ApêndiceG” que acompanha este documento.</w:t>
      </w:r>
      <w:r>
        <w:rPr>
          <w:rFonts w:cs="Arial"/>
        </w:rPr>
      </w:r>
    </w:p>
    <w:p>
      <w:pPr>
        <w:pStyle w:val="1635"/>
        <w:pageBreakBefore w:val="true"/>
        <w:pBdr/>
        <w:spacing/>
        <w:ind/>
        <w:rPr/>
      </w:pPr>
      <w:r>
        <w:t xml:space="preserve">APÊNDICE H – MODELO DE NEGÓCIO</w:t>
      </w:r>
    </w:p>
    <w:p>
      <w:pPr>
        <w:pBdr/>
        <w:spacing/>
        <w:ind/>
        <w:rPr/>
      </w:pPr>
      <w:r>
        <w:t xml:space="preserve">O modelo de negócio elaborado em Canvas está disponível na pasta “ApêndiceH” que acompanha este documento, na forma do quadro de nove blocos (FalaCidade_CanvasModeloNegocio_v1.png) e da exportação da ferramenta Canvas do Sebrae (FalaCidade_CanvasModeloNegocio_Sebrae_v1.pdf).</w:t>
      </w:r>
    </w:p>
    <w:p>
      <w:pPr>
        <w:pBdr/>
        <w:spacing/>
        <w:ind/>
        <w:rPr/>
      </w:pPr>
      <w:r/>
    </w:p>
    <w:p>
      <w:pPr>
        <w:pStyle w:val="1635"/>
        <w:pageBreakBefore w:val="true"/>
        <w:pBdr/>
        <w:spacing/>
        <w:ind/>
        <w:rPr/>
      </w:pPr>
      <w:r>
        <w:t xml:space="preserve">APÊNDICE I – PROJETO DO SISTEMA DISTRIBUÍDO</w:t>
      </w:r>
    </w:p>
    <w:p>
      <w:pPr>
        <w:pBdr/>
        <w:spacing/>
        <w:ind/>
        <w:rPr/>
      </w:pPr>
      <w:r>
        <w:t xml:space="preserve">O detalhamento do projeto do sistema distribuído, incluindo o diagrama de distribuição dos componentes, está disponível na pasta “ApêndiceI” que acompanha este documento.</w:t>
      </w:r>
    </w:p>
    <w:p>
      <w:pPr>
        <w:pBdr/>
        <w:spacing/>
        <w:ind/>
        <w:rPr/>
      </w:pPr>
      <w:r/>
    </w:p>
    <w:p>
      <w:pPr>
        <w:pStyle w:val="1635"/>
        <w:pageBreakBefore w:val="true"/>
        <w:pBdr/>
        <w:spacing/>
        <w:ind/>
        <w:rPr/>
      </w:pPr>
      <w:r>
        <w:t xml:space="preserve">APÊNDICE J – CASOS DE TESTES</w:t>
      </w:r>
    </w:p>
    <w:p>
      <w:pPr>
        <w:pBdr/>
        <w:spacing/>
        <w:ind/>
        <w:rPr/>
      </w:pPr>
      <w:r>
        <w:t xml:space="preserve">A especificação dos casos de testes, com as entradas aplicadas e as saídas esperadas, o relatório consolidado de execução da bateria automatizada, as saídas brutas produzidas pela ferramenta de automação e o histórico dos testes funcionais realizados estão disponíveis na pasta “ApêndiceJ” que acompanha este documento.</w:t>
      </w:r>
    </w:p>
    <w:p>
      <w:pPr>
        <w:pBdr/>
        <w:spacing/>
        <w:ind/>
        <w:rPr/>
      </w:pPr>
      <w:r/>
    </w:p>
    <w:p>
      <w:pPr>
        <w:pStyle w:val="1635"/>
        <w:pageBreakBefore w:val="true"/>
        <w:pBdr/>
        <w:spacing/>
        <w:ind/>
        <w:rPr/>
      </w:pPr>
      <w:r>
        <w:t xml:space="preserve">APÊNDICE K – RECURSOS DE APOIO À IMPLANTAÇÃO</w:t>
      </w:r>
    </w:p>
    <w:p>
      <w:pPr>
        <w:pBdr/>
        <w:spacing/>
        <w:ind/>
        <w:rPr/>
      </w:pPr>
      <w:r>
        <w:t xml:space="preserve">Os documentos de apoio ao usuário final estão disponíveis na pasta “ApêndiceK” que acompanha este documento.</w:t>
      </w:r>
    </w:p>
    <w:p>
      <w:pPr>
        <w:pStyle w:val="1635"/>
        <w:pageBreakBefore w:val="true"/>
        <w:pBdr/>
        <w:spacing/>
        <w:ind/>
        <w:rPr/>
      </w:pPr>
      <w:r>
        <w:t xml:space="preserve">APÊNDICE L – EXTENSÃO À COMUNIDADE</w:t>
      </w:r>
    </w:p>
    <w:p>
      <w:pPr>
        <w:pBdr/>
        <w:spacing/>
        <w:ind/>
        <w:rPr/>
      </w:pPr>
      <w:r>
        <w:t xml:space="preserve">Os comprovantes das atividades de extensão à comunidade realizadas pela equipe, compreendendo o instrumento da pesquisa aplicada aos potenciais usuários do sistema e as respostas obtidas, estão disponíveis na pasta “ApêndiceL” que acompanha este documento.</w:t>
      </w:r>
    </w:p>
    <w:sectPr>
      <w:headerReference w:type="default" r:id="rId14"/>
      <w:headerReference w:type="even" r:id="rId15"/>
      <w:headerReference w:type="first" r:id="rId16"/>
      <w:footnotePr/>
      <w:endnotePr/>
      <w:type w:val="nextPage"/>
      <w:pgSz w:h="16840" w:orient="portrait" w:w="11907"/>
      <w:pgMar w:top="1701" w:right="1134" w:bottom="1134" w:left="1701" w:header="709" w:footer="709"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3B37578" w14:textId="77777777">
      <w:pPr>
        <w:pBdr/>
        <w:spacing/>
        <w:ind/>
        <w:rPr/>
      </w:pPr>
      <w:r>
        <w:separator/>
      </w:r>
      <w:r/>
    </w:p>
    <w:p w14:paraId="66AE3C6E" w14:textId="77777777">
      <w:pPr>
        <w:pBdr/>
        <w:spacing/>
        <w:ind/>
        <w:rPr/>
      </w:pPr>
      <w:r/>
      <w:r/>
    </w:p>
    <w:p w14:paraId="45513EDF" w14:textId="77777777">
      <w:pPr>
        <w:pBdr/>
        <w:spacing/>
        <w:ind/>
        <w:rPr/>
      </w:pPr>
      <w:r/>
      <w:r/>
    </w:p>
    <w:p w14:paraId="58E5D4F7" w14:textId="77777777">
      <w:pPr>
        <w:pBdr/>
        <w:spacing/>
        <w:ind/>
        <w:rPr/>
      </w:pPr>
      <w:r/>
      <w:r/>
    </w:p>
    <w:p w14:paraId="0427ED6A" w14:textId="77777777">
      <w:pPr>
        <w:pBdr/>
        <w:spacing/>
        <w:ind/>
        <w:rPr/>
      </w:pPr>
      <w:r/>
      <w:r/>
    </w:p>
    <w:p w14:paraId="0ACB9B48" w14:textId="77777777">
      <w:pPr>
        <w:pBdr/>
        <w:spacing/>
        <w:ind/>
        <w:rPr/>
      </w:pPr>
      <w:r/>
      <w:r/>
    </w:p>
    <w:p w14:paraId="4010CD3B" w14:textId="77777777">
      <w:pPr>
        <w:pBdr/>
        <w:spacing/>
        <w:ind/>
        <w:rPr/>
      </w:pPr>
      <w:r/>
      <w:r/>
    </w:p>
    <w:p w14:paraId="5F9E337D" w14:textId="77777777">
      <w:pPr>
        <w:pBdr/>
        <w:spacing/>
        <w:ind/>
        <w:rPr/>
      </w:pPr>
      <w:r/>
      <w:r/>
    </w:p>
    <w:p w14:paraId="532A2132" w14:textId="77777777">
      <w:pPr>
        <w:pBdr/>
        <w:spacing/>
        <w:ind/>
        <w:rPr/>
      </w:pPr>
      <w:r/>
      <w:r/>
    </w:p>
    <w:p w14:paraId="12484C64" w14:textId="77777777">
      <w:pPr>
        <w:pBdr/>
        <w:spacing/>
        <w:ind/>
        <w:rPr/>
      </w:pPr>
      <w:r/>
      <w:r/>
    </w:p>
    <w:p w14:paraId="7AA747E8" w14:textId="77777777">
      <w:pPr>
        <w:pBdr/>
        <w:spacing/>
        <w:ind/>
        <w:rPr/>
      </w:pPr>
      <w:r/>
      <w:r/>
    </w:p>
    <w:p w14:paraId="7E7E763B" w14:textId="77777777">
      <w:pPr>
        <w:pBdr/>
        <w:spacing/>
        <w:ind/>
        <w:rPr/>
      </w:pPr>
      <w:r/>
      <w:r/>
    </w:p>
    <w:p w14:paraId="548AA573" w14:textId="77777777">
      <w:pPr>
        <w:pBdr/>
        <w:spacing/>
        <w:ind/>
        <w:rPr/>
      </w:pPr>
      <w:r/>
      <w:r/>
    </w:p>
    <w:p w14:paraId="65FA1BE5" w14:textId="77777777">
      <w:pPr>
        <w:pBdr/>
        <w:spacing/>
        <w:ind/>
        <w:rPr/>
      </w:pPr>
      <w:r/>
      <w:r/>
    </w:p>
    <w:p w14:paraId="470D0857" w14:textId="77777777">
      <w:pPr>
        <w:pBdr/>
        <w:spacing/>
        <w:ind/>
        <w:rPr/>
      </w:pPr>
      <w:r/>
      <w:r/>
    </w:p>
    <w:p w14:paraId="5A05DDE0" w14:textId="77777777">
      <w:pPr>
        <w:pBdr/>
        <w:spacing/>
        <w:ind/>
        <w:rPr/>
      </w:pPr>
      <w:r/>
      <w:r/>
    </w:p>
    <w:p w14:paraId="2E1DC646" w14:textId="77777777">
      <w:pPr>
        <w:pBdr/>
        <w:spacing/>
        <w:ind/>
        <w:rPr/>
      </w:pPr>
      <w:r/>
      <w:r/>
    </w:p>
    <w:p w14:paraId="474C347C" w14:textId="77777777">
      <w:pPr>
        <w:pBdr/>
        <w:spacing/>
        <w:ind/>
        <w:rPr/>
      </w:pPr>
      <w:r/>
      <w:r/>
    </w:p>
    <w:p w14:paraId="518656B5" w14:textId="77777777">
      <w:pPr>
        <w:pBdr/>
        <w:spacing/>
        <w:ind/>
        <w:rPr/>
      </w:pPr>
      <w:r/>
      <w:r/>
    </w:p>
    <w:p w14:paraId="29B9398B" w14:textId="77777777">
      <w:pPr>
        <w:pBdr/>
        <w:spacing/>
        <w:ind/>
        <w:rPr/>
      </w:pPr>
      <w:r/>
      <w:r/>
    </w:p>
    <w:p w14:paraId="41E15087" w14:textId="77777777">
      <w:pPr>
        <w:pBdr/>
        <w:spacing/>
        <w:ind/>
        <w:rPr/>
      </w:pPr>
      <w:r/>
      <w:r/>
    </w:p>
    <w:p w14:paraId="7BDB2C5F" w14:textId="77777777">
      <w:pPr>
        <w:pBdr/>
        <w:spacing/>
        <w:ind/>
        <w:rPr/>
      </w:pPr>
      <w:r/>
      <w:r/>
    </w:p>
    <w:p w14:paraId="224236D8" w14:textId="77777777">
      <w:pPr>
        <w:pBdr/>
        <w:spacing/>
        <w:ind/>
        <w:rPr/>
      </w:pPr>
      <w:r/>
      <w:r/>
    </w:p>
    <w:p w14:paraId="613EB989" w14:textId="77777777">
      <w:pPr>
        <w:pBdr/>
        <w:spacing/>
        <w:ind/>
        <w:rPr/>
      </w:pPr>
      <w:r/>
      <w:r/>
    </w:p>
    <w:p w14:paraId="3E609808" w14:textId="77777777">
      <w:pPr>
        <w:pBdr/>
        <w:spacing/>
        <w:ind/>
        <w:rPr/>
      </w:pPr>
      <w:r/>
      <w:r/>
    </w:p>
    <w:p w14:paraId="1AB54DE4" w14:textId="77777777">
      <w:pPr>
        <w:pBdr/>
        <w:spacing/>
        <w:ind/>
        <w:rPr/>
      </w:pPr>
      <w:r/>
      <w:r/>
    </w:p>
    <w:p w14:paraId="3879D548" w14:textId="77777777">
      <w:pPr>
        <w:pBdr/>
        <w:spacing/>
        <w:ind/>
        <w:rPr/>
      </w:pPr>
      <w:r/>
      <w:r/>
    </w:p>
    <w:p w14:paraId="34F80080" w14:textId="77777777">
      <w:pPr>
        <w:pBdr/>
        <w:spacing/>
        <w:ind/>
        <w:rPr/>
      </w:pPr>
      <w:r/>
      <w:r/>
    </w:p>
    <w:p w14:paraId="29380412" w14:textId="77777777">
      <w:pPr>
        <w:pBdr/>
        <w:spacing/>
        <w:ind/>
        <w:rPr/>
      </w:pPr>
      <w:r/>
      <w:r/>
    </w:p>
    <w:p w14:paraId="6500EAA6" w14:textId="77777777">
      <w:pPr>
        <w:pBdr/>
        <w:spacing/>
        <w:ind/>
        <w:rPr/>
      </w:pPr>
      <w:r/>
      <w:r/>
    </w:p>
    <w:p w14:paraId="6F36C069" w14:textId="77777777">
      <w:pPr>
        <w:pBdr/>
        <w:spacing/>
        <w:ind/>
        <w:rPr/>
      </w:pPr>
      <w:r/>
      <w:r/>
    </w:p>
    <w:p w14:paraId="228081BE" w14:textId="77777777">
      <w:pPr>
        <w:pBdr/>
        <w:spacing/>
        <w:ind/>
        <w:rPr/>
      </w:pPr>
      <w:r/>
      <w:r/>
    </w:p>
    <w:p w14:paraId="36FE2AC5" w14:textId="77777777">
      <w:pPr>
        <w:pBdr/>
        <w:spacing/>
        <w:ind/>
        <w:rPr/>
      </w:pPr>
      <w:r/>
      <w:r/>
    </w:p>
    <w:p w14:paraId="4FBB8BC0" w14:textId="77777777">
      <w:pPr>
        <w:pBdr/>
        <w:spacing/>
        <w:ind/>
        <w:rPr/>
      </w:pPr>
      <w:r/>
      <w:r/>
    </w:p>
    <w:p w14:paraId="68ED29D3" w14:textId="77777777">
      <w:pPr>
        <w:pBdr/>
        <w:spacing/>
        <w:ind/>
        <w:rPr/>
      </w:pPr>
      <w:r/>
      <w:r/>
    </w:p>
    <w:p w14:paraId="6D6A8520" w14:textId="77777777">
      <w:pPr>
        <w:pBdr/>
        <w:spacing/>
        <w:ind/>
        <w:rPr/>
      </w:pPr>
      <w:r/>
      <w:r/>
    </w:p>
    <w:p w14:paraId="2A821809" w14:textId="77777777">
      <w:pPr>
        <w:pBdr/>
        <w:spacing/>
        <w:ind/>
        <w:rPr/>
      </w:pPr>
      <w:r/>
      <w:r/>
    </w:p>
    <w:p w14:paraId="5BE0CB0A" w14:textId="77777777">
      <w:pPr>
        <w:pBdr/>
        <w:spacing/>
        <w:ind/>
        <w:rPr/>
      </w:pPr>
      <w:r/>
      <w:r/>
    </w:p>
    <w:p w14:paraId="59DA1A32" w14:textId="77777777">
      <w:pPr>
        <w:pBdr/>
        <w:spacing/>
        <w:ind/>
        <w:rPr/>
      </w:pPr>
      <w:r/>
      <w:r/>
    </w:p>
    <w:p w14:paraId="1F2BC8A8" w14:textId="77777777">
      <w:pPr>
        <w:pBdr/>
        <w:spacing/>
        <w:ind/>
        <w:rPr/>
      </w:pPr>
      <w:r/>
      <w:r/>
    </w:p>
    <w:p w14:paraId="6DBD9C5C" w14:textId="77777777">
      <w:pPr>
        <w:pBdr/>
        <w:spacing/>
        <w:ind/>
        <w:rPr/>
      </w:pPr>
      <w:r/>
      <w:r/>
    </w:p>
    <w:p w14:paraId="1E2472A1" w14:textId="77777777">
      <w:pPr>
        <w:pBdr/>
        <w:spacing/>
        <w:ind/>
        <w:rPr/>
      </w:pPr>
      <w:r/>
      <w:r/>
    </w:p>
    <w:p w14:paraId="774E520B" w14:textId="77777777">
      <w:pPr>
        <w:pBdr/>
        <w:spacing/>
        <w:ind/>
        <w:rPr/>
      </w:pPr>
      <w:r/>
      <w:r/>
    </w:p>
    <w:p w14:paraId="12AE5BBF" w14:textId="77777777">
      <w:pPr>
        <w:pBdr/>
        <w:spacing/>
        <w:ind/>
        <w:rPr/>
      </w:pPr>
      <w:r/>
      <w:r/>
    </w:p>
    <w:p w14:paraId="460269A8" w14:textId="77777777">
      <w:pPr>
        <w:pBdr/>
        <w:spacing/>
        <w:ind/>
        <w:rPr/>
      </w:pPr>
      <w:r/>
      <w:r/>
    </w:p>
    <w:p w14:paraId="659C1F81" w14:textId="77777777">
      <w:pPr>
        <w:pBdr/>
        <w:spacing/>
        <w:ind/>
        <w:rPr/>
      </w:pPr>
      <w:r/>
      <w:r/>
    </w:p>
  </w:endnote>
  <w:endnote w:type="continuationSeparator" w:id="0">
    <w:p w14:paraId="6CD56200" w14:textId="77777777">
      <w:pPr>
        <w:pBdr/>
        <w:spacing/>
        <w:ind/>
        <w:rPr/>
      </w:pPr>
      <w:r>
        <w:continuationSeparator/>
      </w:r>
      <w:r/>
    </w:p>
    <w:p w14:paraId="511D9D80" w14:textId="77777777">
      <w:pPr>
        <w:pBdr/>
        <w:spacing/>
        <w:ind/>
        <w:rPr/>
      </w:pPr>
      <w:r/>
      <w:r/>
    </w:p>
    <w:p w14:paraId="783008F2" w14:textId="77777777">
      <w:pPr>
        <w:pBdr/>
        <w:spacing/>
        <w:ind/>
        <w:rPr/>
      </w:pPr>
      <w:r/>
      <w:r/>
    </w:p>
    <w:p w14:paraId="65D416C3" w14:textId="77777777">
      <w:pPr>
        <w:pBdr/>
        <w:spacing/>
        <w:ind/>
        <w:rPr/>
      </w:pPr>
      <w:r/>
      <w:r/>
    </w:p>
    <w:p w14:paraId="147A1195" w14:textId="77777777">
      <w:pPr>
        <w:pBdr/>
        <w:spacing/>
        <w:ind/>
        <w:rPr/>
      </w:pPr>
      <w:r/>
      <w:r/>
    </w:p>
    <w:p w14:paraId="2A013355" w14:textId="77777777">
      <w:pPr>
        <w:pBdr/>
        <w:spacing/>
        <w:ind/>
        <w:rPr/>
      </w:pPr>
      <w:r/>
      <w:r/>
    </w:p>
    <w:p w14:paraId="0B1B122F" w14:textId="77777777">
      <w:pPr>
        <w:pBdr/>
        <w:spacing/>
        <w:ind/>
        <w:rPr/>
      </w:pPr>
      <w:r/>
      <w:r/>
    </w:p>
    <w:p w14:paraId="2895416F" w14:textId="77777777">
      <w:pPr>
        <w:pBdr/>
        <w:spacing/>
        <w:ind/>
        <w:rPr/>
      </w:pPr>
      <w:r/>
      <w:r/>
    </w:p>
    <w:p w14:paraId="00FC072F" w14:textId="77777777">
      <w:pPr>
        <w:pBdr/>
        <w:spacing/>
        <w:ind/>
        <w:rPr/>
      </w:pPr>
      <w:r/>
      <w:r/>
    </w:p>
    <w:p w14:paraId="5FAC50F7" w14:textId="77777777">
      <w:pPr>
        <w:pBdr/>
        <w:spacing/>
        <w:ind/>
        <w:rPr/>
      </w:pPr>
      <w:r/>
      <w:r/>
    </w:p>
    <w:p w14:paraId="70AB0B17" w14:textId="77777777">
      <w:pPr>
        <w:pBdr/>
        <w:spacing/>
        <w:ind/>
        <w:rPr/>
      </w:pPr>
      <w:r/>
      <w:r/>
    </w:p>
    <w:p w14:paraId="6CD56438" w14:textId="77777777">
      <w:pPr>
        <w:pBdr/>
        <w:spacing/>
        <w:ind/>
        <w:rPr/>
      </w:pPr>
      <w:r/>
      <w:r/>
    </w:p>
    <w:p w14:paraId="5172A3B7" w14:textId="77777777">
      <w:pPr>
        <w:pBdr/>
        <w:spacing/>
        <w:ind/>
        <w:rPr/>
      </w:pPr>
      <w:r/>
      <w:r/>
    </w:p>
    <w:p w14:paraId="35FF888F" w14:textId="77777777">
      <w:pPr>
        <w:pBdr/>
        <w:spacing/>
        <w:ind/>
        <w:rPr/>
      </w:pPr>
      <w:r/>
      <w:r/>
    </w:p>
    <w:p w14:paraId="2726B110" w14:textId="77777777">
      <w:pPr>
        <w:pBdr/>
        <w:spacing/>
        <w:ind/>
        <w:rPr/>
      </w:pPr>
      <w:r/>
      <w:r/>
    </w:p>
    <w:p w14:paraId="126387DC" w14:textId="77777777">
      <w:pPr>
        <w:pBdr/>
        <w:spacing/>
        <w:ind/>
        <w:rPr/>
      </w:pPr>
      <w:r/>
      <w:r/>
    </w:p>
    <w:p w14:paraId="0F5FBC9F" w14:textId="77777777">
      <w:pPr>
        <w:pBdr/>
        <w:spacing/>
        <w:ind/>
        <w:rPr/>
      </w:pPr>
      <w:r/>
      <w:r/>
    </w:p>
    <w:p w14:paraId="66D3CDFE" w14:textId="77777777">
      <w:pPr>
        <w:pBdr/>
        <w:spacing/>
        <w:ind/>
        <w:rPr/>
      </w:pPr>
      <w:r/>
      <w:r/>
    </w:p>
    <w:p w14:paraId="669265E2" w14:textId="77777777">
      <w:pPr>
        <w:pBdr/>
        <w:spacing/>
        <w:ind/>
        <w:rPr/>
      </w:pPr>
      <w:r/>
      <w:r/>
    </w:p>
    <w:p w14:paraId="195B7C6D" w14:textId="77777777">
      <w:pPr>
        <w:pBdr/>
        <w:spacing/>
        <w:ind/>
        <w:rPr/>
      </w:pPr>
      <w:r/>
      <w:r/>
    </w:p>
    <w:p w14:paraId="65C11599" w14:textId="77777777">
      <w:pPr>
        <w:pBdr/>
        <w:spacing/>
        <w:ind/>
        <w:rPr/>
      </w:pPr>
      <w:r/>
      <w:r/>
    </w:p>
    <w:p w14:paraId="3B666AAB" w14:textId="77777777">
      <w:pPr>
        <w:pBdr/>
        <w:spacing/>
        <w:ind/>
        <w:rPr/>
      </w:pPr>
      <w:r/>
      <w:r/>
    </w:p>
    <w:p w14:paraId="63170506" w14:textId="77777777">
      <w:pPr>
        <w:pBdr/>
        <w:spacing/>
        <w:ind/>
        <w:rPr/>
      </w:pPr>
      <w:r/>
      <w:r/>
    </w:p>
    <w:p w14:paraId="0528AE65" w14:textId="77777777">
      <w:pPr>
        <w:pBdr/>
        <w:spacing/>
        <w:ind/>
        <w:rPr/>
      </w:pPr>
      <w:r/>
      <w:r/>
    </w:p>
    <w:p w14:paraId="04B70BCC" w14:textId="77777777">
      <w:pPr>
        <w:pBdr/>
        <w:spacing/>
        <w:ind/>
        <w:rPr/>
      </w:pPr>
      <w:r/>
      <w:r/>
    </w:p>
    <w:p w14:paraId="7D4C3FF0" w14:textId="77777777">
      <w:pPr>
        <w:pBdr/>
        <w:spacing/>
        <w:ind/>
        <w:rPr/>
      </w:pPr>
      <w:r/>
      <w:r/>
    </w:p>
    <w:p w14:paraId="713DC82E" w14:textId="77777777">
      <w:pPr>
        <w:pBdr/>
        <w:spacing/>
        <w:ind/>
        <w:rPr/>
      </w:pPr>
      <w:r/>
      <w:r/>
    </w:p>
    <w:p w14:paraId="6A357F6D" w14:textId="77777777">
      <w:pPr>
        <w:pBdr/>
        <w:spacing/>
        <w:ind/>
        <w:rPr/>
      </w:pPr>
      <w:r/>
      <w:r/>
    </w:p>
    <w:p w14:paraId="21665609" w14:textId="77777777">
      <w:pPr>
        <w:pBdr/>
        <w:spacing/>
        <w:ind/>
        <w:rPr/>
      </w:pPr>
      <w:r/>
      <w:r/>
    </w:p>
    <w:p w14:paraId="6DFF5E26" w14:textId="77777777">
      <w:pPr>
        <w:pBdr/>
        <w:spacing/>
        <w:ind/>
        <w:rPr/>
      </w:pPr>
      <w:r/>
      <w:r/>
    </w:p>
    <w:p w14:paraId="78CBD18F" w14:textId="77777777">
      <w:pPr>
        <w:pBdr/>
        <w:spacing/>
        <w:ind/>
        <w:rPr/>
      </w:pPr>
      <w:r/>
      <w:r/>
    </w:p>
    <w:p w14:paraId="3E336199" w14:textId="77777777">
      <w:pPr>
        <w:pBdr/>
        <w:spacing/>
        <w:ind/>
        <w:rPr/>
      </w:pPr>
      <w:r/>
      <w:r/>
    </w:p>
    <w:p w14:paraId="5433EDCB" w14:textId="77777777">
      <w:pPr>
        <w:pBdr/>
        <w:spacing/>
        <w:ind/>
        <w:rPr/>
      </w:pPr>
      <w:r/>
      <w:r/>
    </w:p>
    <w:p w14:paraId="67365BF6" w14:textId="77777777">
      <w:pPr>
        <w:pBdr/>
        <w:spacing/>
        <w:ind/>
        <w:rPr/>
      </w:pPr>
      <w:r/>
      <w:r/>
    </w:p>
    <w:p w14:paraId="2B72D6B1" w14:textId="77777777">
      <w:pPr>
        <w:pBdr/>
        <w:spacing/>
        <w:ind/>
        <w:rPr/>
      </w:pPr>
      <w:r/>
      <w:r/>
    </w:p>
    <w:p w14:paraId="6FA31479" w14:textId="77777777">
      <w:pPr>
        <w:pBdr/>
        <w:spacing/>
        <w:ind/>
        <w:rPr/>
      </w:pPr>
      <w:r/>
      <w:r/>
    </w:p>
    <w:p w14:paraId="5E554D6E" w14:textId="77777777">
      <w:pPr>
        <w:pBdr/>
        <w:spacing/>
        <w:ind/>
        <w:rPr/>
      </w:pPr>
      <w:r/>
      <w:r/>
    </w:p>
    <w:p w14:paraId="09886F53" w14:textId="77777777">
      <w:pPr>
        <w:pBdr/>
        <w:spacing/>
        <w:ind/>
        <w:rPr/>
      </w:pPr>
      <w:r/>
      <w:r/>
    </w:p>
    <w:p w14:paraId="52236804" w14:textId="77777777">
      <w:pPr>
        <w:pBdr/>
        <w:spacing/>
        <w:ind/>
        <w:rPr/>
      </w:pPr>
      <w:r/>
      <w:r/>
    </w:p>
    <w:p w14:paraId="335A4961" w14:textId="77777777">
      <w:pPr>
        <w:pBdr/>
        <w:spacing/>
        <w:ind/>
        <w:rPr/>
      </w:pPr>
      <w:r/>
      <w:r/>
    </w:p>
    <w:p w14:paraId="29BDE59B" w14:textId="77777777">
      <w:pPr>
        <w:pBdr/>
        <w:spacing/>
        <w:ind/>
        <w:rPr/>
      </w:pPr>
      <w:r/>
      <w:r/>
    </w:p>
    <w:p w14:paraId="751E3D34" w14:textId="77777777">
      <w:pPr>
        <w:pBdr/>
        <w:spacing/>
        <w:ind/>
        <w:rPr/>
      </w:pPr>
      <w:r/>
      <w:r/>
    </w:p>
    <w:p w14:paraId="241EE230" w14:textId="77777777">
      <w:pPr>
        <w:pBdr/>
        <w:spacing/>
        <w:ind/>
        <w:rPr/>
      </w:pPr>
      <w:r/>
      <w:r/>
    </w:p>
    <w:p w14:paraId="4FD80D4D" w14:textId="77777777">
      <w:pPr>
        <w:pBdr/>
        <w:spacing/>
        <w:ind/>
        <w:rPr/>
      </w:pPr>
      <w:r/>
      <w:r/>
    </w:p>
    <w:p w14:paraId="2E830FDA" w14:textId="77777777">
      <w:pPr>
        <w:pBdr/>
        <w:spacing/>
        <w:ind/>
        <w:rPr/>
      </w:pPr>
      <w:r/>
      <w:r/>
    </w:p>
    <w:p w14:paraId="7503DF9B" w14:textId="77777777">
      <w:pPr>
        <w:pBdr/>
        <w:spacing/>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Symbol">
    <w:panose1 w:val="05010000000000000000"/>
  </w:font>
  <w:font w:name="Tahoma">
    <w:panose1 w:val="020B0606030804020204"/>
  </w:font>
  <w:font w:name="INKKGO+TimesNewRoman">
    <w:panose1 w:val="05040102010807070707"/>
  </w:font>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5B4D906" w14:textId="77777777">
      <w:pPr>
        <w:pBdr/>
        <w:spacing/>
        <w:ind/>
        <w:rPr/>
      </w:pPr>
      <w:r>
        <w:separator/>
      </w:r>
      <w:r/>
    </w:p>
    <w:p w14:paraId="35F6BFBB" w14:textId="77777777">
      <w:pPr>
        <w:pBdr/>
        <w:spacing/>
        <w:ind/>
        <w:rPr/>
      </w:pPr>
      <w:r/>
      <w:r/>
    </w:p>
    <w:p w14:paraId="562628D9" w14:textId="77777777">
      <w:pPr>
        <w:pBdr/>
        <w:spacing/>
        <w:ind/>
        <w:rPr/>
      </w:pPr>
      <w:r/>
      <w:r/>
    </w:p>
    <w:p w14:paraId="10F9E45A" w14:textId="77777777">
      <w:pPr>
        <w:pBdr/>
        <w:spacing/>
        <w:ind/>
        <w:rPr/>
      </w:pPr>
      <w:r/>
      <w:r/>
    </w:p>
    <w:p w14:paraId="5DBA0A2A" w14:textId="77777777">
      <w:pPr>
        <w:pBdr/>
        <w:spacing/>
        <w:ind/>
        <w:rPr/>
      </w:pPr>
      <w:r/>
      <w:r/>
    </w:p>
    <w:p w14:paraId="4524D34F" w14:textId="77777777">
      <w:pPr>
        <w:pBdr/>
        <w:spacing/>
        <w:ind/>
        <w:rPr/>
      </w:pPr>
      <w:r/>
      <w:r/>
    </w:p>
    <w:p w14:paraId="30CB66AD" w14:textId="77777777">
      <w:pPr>
        <w:pBdr/>
        <w:spacing/>
        <w:ind/>
        <w:rPr/>
      </w:pPr>
      <w:r/>
      <w:r/>
    </w:p>
    <w:p w14:paraId="062EC0AF" w14:textId="77777777">
      <w:pPr>
        <w:pBdr/>
        <w:spacing/>
        <w:ind/>
        <w:rPr/>
      </w:pPr>
      <w:r/>
      <w:r/>
    </w:p>
    <w:p w14:paraId="4AA2B824" w14:textId="77777777">
      <w:pPr>
        <w:pBdr/>
        <w:spacing/>
        <w:ind/>
        <w:rPr/>
      </w:pPr>
      <w:r/>
      <w:r/>
    </w:p>
    <w:p w14:paraId="5F7F0A41" w14:textId="77777777">
      <w:pPr>
        <w:pBdr/>
        <w:spacing/>
        <w:ind/>
        <w:rPr/>
      </w:pPr>
      <w:r/>
      <w:r/>
    </w:p>
    <w:p w14:paraId="27B93CE7" w14:textId="77777777">
      <w:pPr>
        <w:pBdr/>
        <w:spacing/>
        <w:ind/>
        <w:rPr/>
      </w:pPr>
      <w:r/>
      <w:r/>
    </w:p>
    <w:p w14:paraId="086222DE" w14:textId="77777777">
      <w:pPr>
        <w:pBdr/>
        <w:spacing/>
        <w:ind/>
        <w:rPr/>
      </w:pPr>
      <w:r/>
      <w:r/>
    </w:p>
    <w:p w14:paraId="37E053EC" w14:textId="77777777">
      <w:pPr>
        <w:pBdr/>
        <w:spacing/>
        <w:ind/>
        <w:rPr/>
      </w:pPr>
      <w:r/>
      <w:r/>
    </w:p>
    <w:p w14:paraId="34006432" w14:textId="77777777">
      <w:pPr>
        <w:pBdr/>
        <w:spacing/>
        <w:ind/>
        <w:rPr/>
      </w:pPr>
      <w:r/>
      <w:r/>
    </w:p>
    <w:p w14:paraId="0E109561" w14:textId="77777777">
      <w:pPr>
        <w:pBdr/>
        <w:spacing/>
        <w:ind/>
        <w:rPr/>
      </w:pPr>
      <w:r/>
      <w:r/>
    </w:p>
    <w:p w14:paraId="2D3F5B18" w14:textId="77777777">
      <w:pPr>
        <w:pBdr/>
        <w:spacing/>
        <w:ind/>
        <w:rPr/>
      </w:pPr>
      <w:r/>
      <w:r/>
    </w:p>
    <w:p w14:paraId="72966BAD" w14:textId="77777777">
      <w:pPr>
        <w:pBdr/>
        <w:spacing/>
        <w:ind/>
        <w:rPr/>
      </w:pPr>
      <w:r/>
      <w:r/>
    </w:p>
    <w:p w14:paraId="0FADC263" w14:textId="77777777">
      <w:pPr>
        <w:pBdr/>
        <w:spacing/>
        <w:ind/>
        <w:rPr/>
      </w:pPr>
      <w:r/>
      <w:r/>
    </w:p>
    <w:p w14:paraId="1807113B" w14:textId="77777777">
      <w:pPr>
        <w:pBdr/>
        <w:spacing/>
        <w:ind/>
        <w:rPr/>
      </w:pPr>
      <w:r/>
      <w:r/>
    </w:p>
    <w:p w14:paraId="622CBFED" w14:textId="77777777">
      <w:pPr>
        <w:pBdr/>
        <w:spacing/>
        <w:ind/>
        <w:rPr/>
      </w:pPr>
      <w:r/>
      <w:r/>
    </w:p>
    <w:p w14:paraId="69CBC97A" w14:textId="77777777">
      <w:pPr>
        <w:pBdr/>
        <w:spacing/>
        <w:ind/>
        <w:rPr/>
      </w:pPr>
      <w:r/>
      <w:r/>
    </w:p>
    <w:p w14:paraId="49FD3A1E" w14:textId="77777777">
      <w:pPr>
        <w:pBdr/>
        <w:spacing/>
        <w:ind/>
        <w:rPr/>
      </w:pPr>
      <w:r/>
      <w:r/>
    </w:p>
    <w:p w14:paraId="12AB60DA" w14:textId="77777777">
      <w:pPr>
        <w:pBdr/>
        <w:spacing/>
        <w:ind/>
        <w:rPr/>
      </w:pPr>
      <w:r/>
      <w:r/>
    </w:p>
    <w:p w14:paraId="53AF3767" w14:textId="77777777">
      <w:pPr>
        <w:pBdr/>
        <w:spacing/>
        <w:ind/>
        <w:rPr/>
      </w:pPr>
      <w:r/>
      <w:r/>
    </w:p>
    <w:p w14:paraId="03ED4AB4" w14:textId="77777777">
      <w:pPr>
        <w:pBdr/>
        <w:spacing/>
        <w:ind/>
        <w:rPr/>
      </w:pPr>
      <w:r/>
      <w:r/>
    </w:p>
    <w:p w14:paraId="41579E87" w14:textId="77777777">
      <w:pPr>
        <w:pBdr/>
        <w:spacing/>
        <w:ind/>
        <w:rPr/>
      </w:pPr>
      <w:r/>
      <w:r/>
    </w:p>
    <w:p w14:paraId="5969714A" w14:textId="77777777">
      <w:pPr>
        <w:pBdr/>
        <w:spacing/>
        <w:ind/>
        <w:rPr/>
      </w:pPr>
      <w:r/>
      <w:r/>
    </w:p>
    <w:p w14:paraId="3D2C1254" w14:textId="77777777">
      <w:pPr>
        <w:pBdr/>
        <w:spacing/>
        <w:ind/>
        <w:rPr/>
      </w:pPr>
      <w:r/>
      <w:r/>
    </w:p>
    <w:p w14:paraId="5EC7F050" w14:textId="77777777">
      <w:pPr>
        <w:pBdr/>
        <w:spacing/>
        <w:ind/>
        <w:rPr/>
      </w:pPr>
      <w:r/>
      <w:r/>
    </w:p>
    <w:p w14:paraId="375B1810" w14:textId="77777777">
      <w:pPr>
        <w:pBdr/>
        <w:spacing/>
        <w:ind/>
        <w:rPr/>
      </w:pPr>
      <w:r/>
      <w:r/>
    </w:p>
    <w:p w14:paraId="3CB6DFFA" w14:textId="77777777">
      <w:pPr>
        <w:pBdr/>
        <w:spacing/>
        <w:ind/>
        <w:rPr/>
      </w:pPr>
      <w:r/>
      <w:r/>
    </w:p>
    <w:p w14:paraId="4EBB3C35" w14:textId="77777777">
      <w:pPr>
        <w:pBdr/>
        <w:spacing/>
        <w:ind/>
        <w:rPr/>
      </w:pPr>
      <w:r/>
      <w:r/>
    </w:p>
    <w:p w14:paraId="0001948D" w14:textId="77777777">
      <w:pPr>
        <w:pBdr/>
        <w:spacing/>
        <w:ind/>
        <w:rPr/>
      </w:pPr>
      <w:r/>
      <w:r/>
    </w:p>
    <w:p w14:paraId="57AC89C9" w14:textId="77777777">
      <w:pPr>
        <w:pBdr/>
        <w:spacing/>
        <w:ind/>
        <w:rPr/>
      </w:pPr>
      <w:r/>
      <w:r/>
    </w:p>
    <w:p w14:paraId="112ED671" w14:textId="77777777">
      <w:pPr>
        <w:pBdr/>
        <w:spacing/>
        <w:ind/>
        <w:rPr/>
      </w:pPr>
      <w:r/>
      <w:r/>
    </w:p>
    <w:p w14:paraId="4CE55609" w14:textId="77777777">
      <w:pPr>
        <w:pBdr/>
        <w:spacing/>
        <w:ind/>
        <w:rPr/>
      </w:pPr>
      <w:r/>
      <w:r/>
    </w:p>
    <w:p w14:paraId="15227ED3" w14:textId="77777777">
      <w:pPr>
        <w:pBdr/>
        <w:spacing/>
        <w:ind/>
        <w:rPr/>
      </w:pPr>
      <w:r/>
      <w:r/>
    </w:p>
    <w:p w14:paraId="6768192D" w14:textId="77777777">
      <w:pPr>
        <w:pBdr/>
        <w:spacing/>
        <w:ind/>
        <w:rPr/>
      </w:pPr>
      <w:r/>
      <w:r/>
    </w:p>
    <w:p w14:paraId="1F9AB9DA" w14:textId="77777777">
      <w:pPr>
        <w:pBdr/>
        <w:spacing/>
        <w:ind/>
        <w:rPr/>
      </w:pPr>
      <w:r/>
      <w:r/>
    </w:p>
    <w:p w14:paraId="0DD8A642" w14:textId="77777777">
      <w:pPr>
        <w:pBdr/>
        <w:spacing/>
        <w:ind/>
        <w:rPr/>
      </w:pPr>
      <w:r/>
      <w:r/>
    </w:p>
    <w:p w14:paraId="4B6EDF15" w14:textId="77777777">
      <w:pPr>
        <w:pBdr/>
        <w:spacing/>
        <w:ind/>
        <w:rPr/>
      </w:pPr>
      <w:r/>
      <w:r/>
    </w:p>
    <w:p w14:paraId="77710FCD" w14:textId="77777777">
      <w:pPr>
        <w:pBdr/>
        <w:spacing/>
        <w:ind/>
        <w:rPr/>
      </w:pPr>
      <w:r/>
      <w:r/>
    </w:p>
    <w:p w14:paraId="4778303F" w14:textId="77777777">
      <w:pPr>
        <w:pBdr/>
        <w:spacing/>
        <w:ind/>
        <w:rPr/>
      </w:pPr>
      <w:r/>
      <w:r/>
    </w:p>
    <w:p w14:paraId="68DFB5A1" w14:textId="77777777">
      <w:pPr>
        <w:pBdr/>
        <w:spacing/>
        <w:ind/>
        <w:rPr/>
      </w:pPr>
      <w:r/>
      <w:r/>
    </w:p>
    <w:p w14:paraId="6947CC09" w14:textId="77777777">
      <w:pPr>
        <w:pBdr/>
        <w:spacing/>
        <w:ind/>
        <w:rPr/>
      </w:pPr>
      <w:r/>
      <w:r/>
    </w:p>
    <w:p w14:paraId="026B5A5A" w14:textId="77777777">
      <w:pPr>
        <w:pBdr/>
        <w:spacing/>
        <w:ind/>
        <w:rPr/>
      </w:pPr>
      <w:r/>
      <w:r/>
    </w:p>
  </w:footnote>
  <w:footnote w:type="continuationSeparator" w:id="0">
    <w:p w14:paraId="24A36176" w14:textId="77777777">
      <w:pPr>
        <w:pBdr/>
        <w:spacing/>
        <w:ind/>
        <w:rPr/>
      </w:pPr>
      <w:r>
        <w:continuationSeparator/>
      </w:r>
      <w:r/>
    </w:p>
    <w:p w14:paraId="2ADEBC91" w14:textId="77777777">
      <w:pPr>
        <w:pBdr/>
        <w:spacing/>
        <w:ind/>
        <w:rPr/>
      </w:pPr>
      <w:r/>
      <w:r/>
    </w:p>
    <w:p w14:paraId="3DF4D234" w14:textId="77777777">
      <w:pPr>
        <w:pBdr/>
        <w:spacing/>
        <w:ind/>
        <w:rPr/>
      </w:pPr>
      <w:r/>
      <w:r/>
    </w:p>
    <w:p w14:paraId="7430F253" w14:textId="77777777">
      <w:pPr>
        <w:pBdr/>
        <w:spacing/>
        <w:ind/>
        <w:rPr/>
      </w:pPr>
      <w:r/>
      <w:r/>
    </w:p>
    <w:p w14:paraId="14CD4767" w14:textId="77777777">
      <w:pPr>
        <w:pBdr/>
        <w:spacing/>
        <w:ind/>
        <w:rPr/>
      </w:pPr>
      <w:r/>
      <w:r/>
    </w:p>
    <w:p w14:paraId="2238E79A" w14:textId="77777777">
      <w:pPr>
        <w:pBdr/>
        <w:spacing/>
        <w:ind/>
        <w:rPr/>
      </w:pPr>
      <w:r/>
      <w:r/>
    </w:p>
    <w:p w14:paraId="7C19C6B9" w14:textId="77777777">
      <w:pPr>
        <w:pBdr/>
        <w:spacing/>
        <w:ind/>
        <w:rPr/>
      </w:pPr>
      <w:r/>
      <w:r/>
    </w:p>
    <w:p w14:paraId="03E9A7DD" w14:textId="77777777">
      <w:pPr>
        <w:pBdr/>
        <w:spacing/>
        <w:ind/>
        <w:rPr/>
      </w:pPr>
      <w:r/>
      <w:r/>
    </w:p>
    <w:p w14:paraId="35D9781E" w14:textId="77777777">
      <w:pPr>
        <w:pBdr/>
        <w:spacing/>
        <w:ind/>
        <w:rPr/>
      </w:pPr>
      <w:r/>
      <w:r/>
    </w:p>
    <w:p w14:paraId="72E1DE87" w14:textId="77777777">
      <w:pPr>
        <w:pBdr/>
        <w:spacing/>
        <w:ind/>
        <w:rPr/>
      </w:pPr>
      <w:r/>
      <w:r/>
    </w:p>
    <w:p w14:paraId="5E22D3C2" w14:textId="77777777">
      <w:pPr>
        <w:pBdr/>
        <w:spacing/>
        <w:ind/>
        <w:rPr/>
      </w:pPr>
      <w:r/>
      <w:r/>
    </w:p>
    <w:p w14:paraId="792296E9" w14:textId="77777777">
      <w:pPr>
        <w:pBdr/>
        <w:spacing/>
        <w:ind/>
        <w:rPr/>
      </w:pPr>
      <w:r/>
      <w:r/>
    </w:p>
    <w:p w14:paraId="3F0455E4" w14:textId="77777777">
      <w:pPr>
        <w:pBdr/>
        <w:spacing/>
        <w:ind/>
        <w:rPr/>
      </w:pPr>
      <w:r/>
      <w:r/>
    </w:p>
    <w:p w14:paraId="245FDF60" w14:textId="77777777">
      <w:pPr>
        <w:pBdr/>
        <w:spacing/>
        <w:ind/>
        <w:rPr/>
      </w:pPr>
      <w:r/>
      <w:r/>
    </w:p>
    <w:p w14:paraId="0D092DA9" w14:textId="77777777">
      <w:pPr>
        <w:pBdr/>
        <w:spacing/>
        <w:ind/>
        <w:rPr/>
      </w:pPr>
      <w:r/>
      <w:r/>
    </w:p>
    <w:p w14:paraId="34296052" w14:textId="77777777">
      <w:pPr>
        <w:pBdr/>
        <w:spacing/>
        <w:ind/>
        <w:rPr/>
      </w:pPr>
      <w:r/>
      <w:r/>
    </w:p>
    <w:p w14:paraId="3260FEE9" w14:textId="77777777">
      <w:pPr>
        <w:pBdr/>
        <w:spacing/>
        <w:ind/>
        <w:rPr/>
      </w:pPr>
      <w:r/>
      <w:r/>
    </w:p>
    <w:p w14:paraId="4E1FF14F" w14:textId="77777777">
      <w:pPr>
        <w:pBdr/>
        <w:spacing/>
        <w:ind/>
        <w:rPr/>
      </w:pPr>
      <w:r/>
      <w:r/>
    </w:p>
    <w:p w14:paraId="3A79342C" w14:textId="77777777">
      <w:pPr>
        <w:pBdr/>
        <w:spacing/>
        <w:ind/>
        <w:rPr/>
      </w:pPr>
      <w:r/>
      <w:r/>
    </w:p>
    <w:p w14:paraId="56D358F8" w14:textId="77777777">
      <w:pPr>
        <w:pBdr/>
        <w:spacing/>
        <w:ind/>
        <w:rPr/>
      </w:pPr>
      <w:r/>
      <w:r/>
    </w:p>
    <w:p w14:paraId="05090BE5" w14:textId="77777777">
      <w:pPr>
        <w:pBdr/>
        <w:spacing/>
        <w:ind/>
        <w:rPr/>
      </w:pPr>
      <w:r/>
      <w:r/>
    </w:p>
    <w:p w14:paraId="471A15F3" w14:textId="77777777">
      <w:pPr>
        <w:pBdr/>
        <w:spacing/>
        <w:ind/>
        <w:rPr/>
      </w:pPr>
      <w:r/>
      <w:r/>
    </w:p>
    <w:p w14:paraId="4EC8E93D" w14:textId="77777777">
      <w:pPr>
        <w:pBdr/>
        <w:spacing/>
        <w:ind/>
        <w:rPr/>
      </w:pPr>
      <w:r/>
      <w:r/>
    </w:p>
    <w:p w14:paraId="0CA89A76" w14:textId="77777777">
      <w:pPr>
        <w:pBdr/>
        <w:spacing/>
        <w:ind/>
        <w:rPr/>
      </w:pPr>
      <w:r/>
      <w:r/>
    </w:p>
    <w:p w14:paraId="3B3A576A" w14:textId="77777777">
      <w:pPr>
        <w:pBdr/>
        <w:spacing/>
        <w:ind/>
        <w:rPr/>
      </w:pPr>
      <w:r/>
      <w:r/>
    </w:p>
    <w:p w14:paraId="48386057" w14:textId="77777777">
      <w:pPr>
        <w:pBdr/>
        <w:spacing/>
        <w:ind/>
        <w:rPr/>
      </w:pPr>
      <w:r/>
      <w:r/>
    </w:p>
    <w:p w14:paraId="35D4B37C" w14:textId="77777777">
      <w:pPr>
        <w:pBdr/>
        <w:spacing/>
        <w:ind/>
        <w:rPr/>
      </w:pPr>
      <w:r/>
      <w:r/>
    </w:p>
    <w:p w14:paraId="3BF679A2" w14:textId="77777777">
      <w:pPr>
        <w:pBdr/>
        <w:spacing/>
        <w:ind/>
        <w:rPr/>
      </w:pPr>
      <w:r/>
      <w:r/>
    </w:p>
    <w:p w14:paraId="79A510AB" w14:textId="77777777">
      <w:pPr>
        <w:pBdr/>
        <w:spacing/>
        <w:ind/>
        <w:rPr/>
      </w:pPr>
      <w:r/>
      <w:r/>
    </w:p>
    <w:p w14:paraId="4C7D61A3" w14:textId="77777777">
      <w:pPr>
        <w:pBdr/>
        <w:spacing/>
        <w:ind/>
        <w:rPr/>
      </w:pPr>
      <w:r/>
      <w:r/>
    </w:p>
    <w:p w14:paraId="01178B40" w14:textId="77777777">
      <w:pPr>
        <w:pBdr/>
        <w:spacing/>
        <w:ind/>
        <w:rPr/>
      </w:pPr>
      <w:r/>
      <w:r/>
    </w:p>
    <w:p w14:paraId="7F45D257" w14:textId="77777777">
      <w:pPr>
        <w:pBdr/>
        <w:spacing/>
        <w:ind/>
        <w:rPr/>
      </w:pPr>
      <w:r/>
      <w:r/>
    </w:p>
    <w:p w14:paraId="34A3475F" w14:textId="77777777">
      <w:pPr>
        <w:pBdr/>
        <w:spacing/>
        <w:ind/>
        <w:rPr/>
      </w:pPr>
      <w:r/>
      <w:r/>
    </w:p>
    <w:p w14:paraId="76F5DEF3" w14:textId="77777777">
      <w:pPr>
        <w:pBdr/>
        <w:spacing/>
        <w:ind/>
        <w:rPr/>
      </w:pPr>
      <w:r/>
      <w:r/>
    </w:p>
    <w:p w14:paraId="51770F81" w14:textId="77777777">
      <w:pPr>
        <w:pBdr/>
        <w:spacing/>
        <w:ind/>
        <w:rPr/>
      </w:pPr>
      <w:r/>
      <w:r/>
    </w:p>
    <w:p w14:paraId="5F9AB22F" w14:textId="77777777">
      <w:pPr>
        <w:pBdr/>
        <w:spacing/>
        <w:ind/>
        <w:rPr/>
      </w:pPr>
      <w:r/>
      <w:r/>
    </w:p>
    <w:p w14:paraId="4CB2AB9C" w14:textId="77777777">
      <w:pPr>
        <w:pBdr/>
        <w:spacing/>
        <w:ind/>
        <w:rPr/>
      </w:pPr>
      <w:r/>
      <w:r/>
    </w:p>
    <w:p w14:paraId="7D6E6725" w14:textId="77777777">
      <w:pPr>
        <w:pBdr/>
        <w:spacing/>
        <w:ind/>
        <w:rPr/>
      </w:pPr>
      <w:r/>
      <w:r/>
    </w:p>
    <w:p w14:paraId="0F77F0BA" w14:textId="77777777">
      <w:pPr>
        <w:pBdr/>
        <w:spacing/>
        <w:ind/>
        <w:rPr/>
      </w:pPr>
      <w:r/>
      <w:r/>
    </w:p>
    <w:p w14:paraId="075AD3D5" w14:textId="77777777">
      <w:pPr>
        <w:pBdr/>
        <w:spacing/>
        <w:ind/>
        <w:rPr/>
      </w:pPr>
      <w:r/>
      <w:r/>
    </w:p>
    <w:p w14:paraId="427D5810" w14:textId="77777777">
      <w:pPr>
        <w:pBdr/>
        <w:spacing/>
        <w:ind/>
        <w:rPr/>
      </w:pPr>
      <w:r/>
      <w:r/>
    </w:p>
    <w:p w14:paraId="5DA834CE" w14:textId="77777777">
      <w:pPr>
        <w:pBdr/>
        <w:spacing/>
        <w:ind/>
        <w:rPr/>
      </w:pPr>
      <w:r/>
      <w:r/>
    </w:p>
    <w:p w14:paraId="18FE9842" w14:textId="77777777">
      <w:pPr>
        <w:pBdr/>
        <w:spacing/>
        <w:ind/>
        <w:rPr/>
      </w:pPr>
      <w:r/>
      <w:r/>
    </w:p>
    <w:p w14:paraId="7A23D226" w14:textId="77777777">
      <w:pPr>
        <w:pBdr/>
        <w:spacing/>
        <w:ind/>
        <w:rPr/>
      </w:pPr>
      <w:r/>
      <w:r/>
    </w:p>
    <w:p w14:paraId="4B41E228" w14:textId="77777777">
      <w:pPr>
        <w:pBdr/>
        <w:spacing/>
        <w:ind/>
        <w:rPr/>
      </w:pPr>
      <w:r/>
      <w:r/>
    </w:p>
    <w:p w14:paraId="398DF72B" w14:textId="77777777">
      <w:pPr>
        <w:pBdr/>
        <w:spacing/>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9F1AAF9" w14:textId="77777777">
    <w:pPr>
      <w:pStyle w:val="1824"/>
      <w:pBdr/>
      <w:spacing/>
      <w:ind/>
      <w:jc w:val="right"/>
      <w:rPr/>
    </w:pPr>
    <w:r/>
    <w:sdt>
      <w:sdtPr>
        <w15:appearance w15:val="boundingBox"/>
        <w:id w:val="245571573"/>
        <w:docPartObj>
          <w:docPartGallery w:val="Page Numbers (Top of Page)"/>
          <w:docPartUnique w:val="true"/>
        </w:docPartObj>
        <w:rPr/>
      </w:sdtPr>
      <w:sdtContent>
        <w:r>
          <w:fldChar w:fldCharType="begin"/>
        </w:r>
        <w:r>
          <w:instrText xml:space="preserve"> PAGE   \* MERGEFORMAT </w:instrText>
        </w:r>
        <w:r>
          <w:fldChar w:fldCharType="separate"/>
        </w:r>
        <w:r>
          <w:t xml:space="preserve">xiv</w:t>
        </w:r>
        <w:r>
          <w:fldChar w:fldCharType="end"/>
        </w:r>
      </w:sdtContent>
    </w:sd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2B085D2" w14:textId="77777777">
    <w:pPr>
      <w:pBdr/>
      <w:spacing/>
      <w:ind/>
      <w:rPr/>
    </w:pPr>
    <w:r/>
    <w:r/>
  </w:p>
  <w:p w14:paraId="590AAB38" w14:textId="77777777">
    <w:pPr>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B4DD74C" w14:textId="77777777">
    <w:pPr>
      <w:pStyle w:val="1824"/>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2209F7D" w14:textId="77777777">
    <w:pPr>
      <w:pStyle w:val="1824"/>
      <w:pBdr/>
      <w:spacing/>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095FA46" w14:textId="77777777">
    <w:pPr>
      <w:pStyle w:val="1824"/>
      <w:pBdr/>
      <w:spacing/>
      <w:ind/>
      <w:rPr/>
    </w:pPr>
    <w: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45571589"/>
      <w:docPartObj>
        <w:docPartGallery w:val="Page Numbers (Top of Page)"/>
        <w:docPartUnique w:val="true"/>
      </w:docPartObj>
      <w:rPr/>
    </w:sdtPr>
    <w:sdtContent>
      <w:p w14:paraId="6D375A92" w14:textId="77777777">
        <w:pPr>
          <w:pStyle w:val="1824"/>
          <w:pBdr/>
          <w:spacing/>
          <w:ind/>
          <w:jc w:val="right"/>
          <w:rPr/>
        </w:pPr>
        <w:r>
          <w:fldChar w:fldCharType="begin"/>
        </w:r>
        <w:r>
          <w:instrText xml:space="preserve"> PAGE   \* MERGEFORMAT </w:instrText>
        </w:r>
        <w:r>
          <w:fldChar w:fldCharType="separate"/>
        </w:r>
        <w:r>
          <w:t xml:space="preserve">54</w:t>
        </w:r>
        <w:r>
          <w:fldChar w:fldCharType="end"/>
        </w:r>
        <w:r/>
      </w:p>
    </w:sdtContent>
  </w:sdt>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0EB756C" w14:textId="77777777">
    <w:pPr>
      <w:pStyle w:val="1824"/>
      <w:pBdr/>
      <w:spacing/>
      <w:ind/>
      <w:rPr/>
    </w:pPr>
    <w:r/>
    <w:r/>
  </w:p>
  <w:p w14:paraId="4404A87F" w14:textId="77777777">
    <w:pPr>
      <w:pBdr/>
      <w:spacing/>
      <w:ind/>
      <w:rPr/>
    </w:pPr>
    <w:r/>
    <w:r/>
  </w:p>
  <w:p w14:paraId="01C0D812" w14:textId="77777777">
    <w:pPr>
      <w:pBdr/>
      <w:spacing/>
      <w:ind/>
      <w:rPr/>
    </w:pPr>
    <w:r/>
    <w:r/>
  </w:p>
  <w:p w14:paraId="5E2DEC66" w14:textId="77777777">
    <w:pPr>
      <w:pBdr/>
      <w:spacing/>
      <w:ind/>
      <w:rPr/>
    </w:pPr>
    <w:r/>
    <w:r/>
  </w:p>
  <w:p w14:paraId="22D2F84D" w14:textId="77777777">
    <w:pPr>
      <w:pBdr/>
      <w:spacing/>
      <w:ind/>
      <w:rPr/>
    </w:pPr>
    <w:r/>
    <w:r/>
  </w:p>
  <w:p w14:paraId="128C5407" w14:textId="77777777">
    <w:pPr>
      <w:pBdr/>
      <w:spacing/>
      <w:ind/>
      <w:rPr/>
    </w:pPr>
    <w:r/>
    <w:r/>
  </w:p>
  <w:p w14:paraId="2C8050E8" w14:textId="77777777">
    <w:pPr>
      <w:pBdr/>
      <w:spacing/>
      <w:ind/>
      <w:rPr/>
    </w:pPr>
    <w:r/>
    <w:r/>
  </w:p>
  <w:p w14:paraId="51ACAF3E" w14:textId="77777777">
    <w:pPr>
      <w:pBdr/>
      <w:spacing/>
      <w:ind/>
      <w:rPr/>
    </w:pPr>
    <w: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7298D9D" w14:textId="77777777">
    <w:pPr>
      <w:pStyle w:val="1824"/>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lvl w:ilvl="0">
      <w:isLgl w:val="false"/>
      <w:lvlJc w:val="left"/>
      <w:lvlText w:val="%1."/>
      <w:numFmt w:val="decimal"/>
      <w:pPr>
        <w:pBdr/>
        <w:tabs>
          <w:tab w:val="num" w:leader="none" w:pos="360"/>
        </w:tabs>
        <w:spacing/>
        <w:ind w:hanging="360" w:left="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00BD0B5F"/>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10727FD"/>
    <w:lvl w:ilvl="0">
      <w:isLgl w:val="false"/>
      <w:lvlJc w:val="left"/>
      <w:lvlText w:val="%1."/>
      <w:numFmt w:val="decimal"/>
      <w:pPr>
        <w:pBdr/>
        <w:tabs>
          <w:tab w:val="num" w:leader="none" w:pos="480"/>
        </w:tabs>
        <w:spacing/>
        <w:ind w:hanging="480" w:left="480"/>
      </w:pPr>
      <w:rPr>
        <w:rFonts w:hint="default"/>
      </w:rPr>
      <w:start w:val="1"/>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3">
    <w:nsid w:val="0552384F"/>
    <w:lvl w:ilvl="0">
      <w:isLgl w:val="false"/>
      <w:lvlJc w:val="left"/>
      <w:lvlText w:val="%1)"/>
      <w:numFmt w:val="lowerLetter"/>
      <w:pPr>
        <w:pBdr/>
        <w:spacing/>
        <w:ind w:hanging="360" w:left="720"/>
      </w:pPr>
      <w:rPr>
        <w:rFonts w:hint="default"/>
        <w:b w:val="0"/>
        <w:color w:val="auto"/>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10124003"/>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14EC4CFF"/>
    <w:lvl w:ilvl="0">
      <w:isLgl w:val="false"/>
      <w:lvlJc w:val="left"/>
      <w:lvlText w:val="%1."/>
      <w:numFmt w:val="decimal"/>
      <w:pPr>
        <w:pBdr/>
        <w:tabs>
          <w:tab w:val="num" w:leader="none" w:pos="360"/>
        </w:tabs>
        <w:spacing/>
        <w:ind w:hanging="360" w:left="360"/>
      </w:pPr>
      <w:rPr>
        <w:rFonts w:hint="default"/>
      </w:rPr>
      <w:start w:val="1"/>
      <w:suff w:val="tab"/>
    </w:lvl>
    <w:lvl w:ilvl="1">
      <w:isLgl w:val="false"/>
      <w:lvlJc w:val="left"/>
      <w:lvlText w:val="%2."/>
      <w:numFmt w:val="lowerLetter"/>
      <w:pPr>
        <w:pBdr/>
        <w:tabs>
          <w:tab w:val="num" w:leader="none" w:pos="1080"/>
        </w:tabs>
        <w:spacing/>
        <w:ind w:hanging="360" w:left="1080"/>
      </w:pPr>
      <w:rPr/>
      <w:start w:val="1"/>
      <w:suff w:val="tab"/>
    </w:lvl>
    <w:lvl w:ilvl="2">
      <w:isLgl w:val="false"/>
      <w:lvlJc w:val="right"/>
      <w:lvlText w:val="%3."/>
      <w:numFmt w:val="lowerRoman"/>
      <w:pPr>
        <w:pBdr/>
        <w:tabs>
          <w:tab w:val="num" w:leader="none" w:pos="1800"/>
        </w:tabs>
        <w:spacing/>
        <w:ind w:hanging="180" w:left="1800"/>
      </w:pPr>
      <w:rPr/>
      <w:start w:val="1"/>
      <w:suff w:val="tab"/>
    </w:lvl>
    <w:lvl w:ilvl="3">
      <w:isLgl w:val="false"/>
      <w:lvlJc w:val="left"/>
      <w:lvlText w:val="%4."/>
      <w:numFmt w:val="decimal"/>
      <w:pPr>
        <w:pBdr/>
        <w:tabs>
          <w:tab w:val="num" w:leader="none" w:pos="2520"/>
        </w:tabs>
        <w:spacing/>
        <w:ind w:hanging="360" w:left="2520"/>
      </w:pPr>
      <w:rPr/>
      <w:start w:val="1"/>
      <w:suff w:val="tab"/>
    </w:lvl>
    <w:lvl w:ilvl="4">
      <w:isLgl w:val="false"/>
      <w:lvlJc w:val="left"/>
      <w:lvlText w:val="%5."/>
      <w:numFmt w:val="lowerLetter"/>
      <w:pPr>
        <w:pBdr/>
        <w:tabs>
          <w:tab w:val="num" w:leader="none" w:pos="3240"/>
        </w:tabs>
        <w:spacing/>
        <w:ind w:hanging="360" w:left="3240"/>
      </w:pPr>
      <w:rPr/>
      <w:start w:val="1"/>
      <w:suff w:val="tab"/>
    </w:lvl>
    <w:lvl w:ilvl="5">
      <w:isLgl w:val="false"/>
      <w:lvlJc w:val="right"/>
      <w:lvlText w:val="%6."/>
      <w:numFmt w:val="lowerRoman"/>
      <w:pPr>
        <w:pBdr/>
        <w:tabs>
          <w:tab w:val="num" w:leader="none" w:pos="3960"/>
        </w:tabs>
        <w:spacing/>
        <w:ind w:hanging="180" w:left="3960"/>
      </w:pPr>
      <w:rPr/>
      <w:start w:val="1"/>
      <w:suff w:val="tab"/>
    </w:lvl>
    <w:lvl w:ilvl="6">
      <w:isLgl w:val="false"/>
      <w:lvlJc w:val="left"/>
      <w:lvlText w:val="%7."/>
      <w:numFmt w:val="decimal"/>
      <w:pPr>
        <w:pBdr/>
        <w:tabs>
          <w:tab w:val="num" w:leader="none" w:pos="4680"/>
        </w:tabs>
        <w:spacing/>
        <w:ind w:hanging="360" w:left="4680"/>
      </w:pPr>
      <w:rPr/>
      <w:start w:val="1"/>
      <w:suff w:val="tab"/>
    </w:lvl>
    <w:lvl w:ilvl="7">
      <w:isLgl w:val="false"/>
      <w:lvlJc w:val="left"/>
      <w:lvlText w:val="%8."/>
      <w:numFmt w:val="lowerLetter"/>
      <w:pPr>
        <w:pBdr/>
        <w:tabs>
          <w:tab w:val="num" w:leader="none" w:pos="5400"/>
        </w:tabs>
        <w:spacing/>
        <w:ind w:hanging="360" w:left="5400"/>
      </w:pPr>
      <w:rPr/>
      <w:start w:val="1"/>
      <w:suff w:val="tab"/>
    </w:lvl>
    <w:lvl w:ilvl="8">
      <w:isLgl w:val="false"/>
      <w:lvlJc w:val="right"/>
      <w:lvlText w:val="%9."/>
      <w:numFmt w:val="lowerRoman"/>
      <w:pPr>
        <w:pBdr/>
        <w:tabs>
          <w:tab w:val="num" w:leader="none" w:pos="6120"/>
        </w:tabs>
        <w:spacing/>
        <w:ind w:hanging="180" w:left="6120"/>
      </w:pPr>
      <w:rPr/>
      <w:start w:val="1"/>
      <w:suff w:val="tab"/>
    </w:lvl>
  </w:abstractNum>
  <w:abstractNum w:abstractNumId="6">
    <w:nsid w:val="16074B8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862130C"/>
    <w:lvl w:ilvl="0">
      <w:isLgl w:val="false"/>
      <w:lvlJc w:val="left"/>
      <w:lvlText w:val="%1."/>
      <w:numFmt w:val="decimal"/>
      <w:pPr>
        <w:pBdr/>
        <w:tabs>
          <w:tab w:val="num" w:leader="none" w:pos="480"/>
        </w:tabs>
        <w:spacing/>
        <w:ind w:hanging="480" w:left="480"/>
      </w:pPr>
      <w:rPr>
        <w:rFonts w:hint="default"/>
      </w:rPr>
      <w:start w:val="3"/>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8">
    <w:nsid w:val="19F3483E"/>
    <w:lvl w:ilvl="0">
      <w:isLgl w:val="false"/>
      <w:lvlJc w:val="left"/>
      <w:lvlText w:val="%1."/>
      <w:numFmt w:val="decimal"/>
      <w:pPr>
        <w:pBdr/>
        <w:tabs>
          <w:tab w:val="num" w:leader="none" w:pos="480"/>
        </w:tabs>
        <w:spacing/>
        <w:ind w:hanging="480" w:left="480"/>
      </w:pPr>
      <w:rPr>
        <w:rFonts w:hint="default"/>
      </w:rPr>
      <w:start w:val="2"/>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9">
    <w:nsid w:val="1DFA285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1FD13A6F"/>
    <w:lvl w:ilvl="0">
      <w:isLgl w:val="false"/>
      <w:lvlJc w:val="left"/>
      <w:lvlText w:val="%1."/>
      <w:numFmt w:val="decimal"/>
      <w:pPr>
        <w:pBdr/>
        <w:tabs>
          <w:tab w:val="num" w:leader="none" w:pos="480"/>
        </w:tabs>
        <w:spacing/>
        <w:ind w:hanging="480" w:left="480"/>
      </w:pPr>
      <w:rPr>
        <w:rFonts w:hint="default"/>
      </w:rPr>
      <w:start w:val="6"/>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11">
    <w:nsid w:val="2186C3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22EDCA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27540B40"/>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2C8232F4"/>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30585737"/>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307B88C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327277A5"/>
    <w:lvl w:ilvl="0">
      <w:isLgl w:val="false"/>
      <w:lvlJc w:val="left"/>
      <w:lvlText w:val="%1)"/>
      <w:numFmt w:val="lowerLetter"/>
      <w:pPr>
        <w:pBdr/>
        <w:spacing/>
        <w:ind w:hanging="360" w:left="360"/>
      </w:pPr>
      <w:rPr>
        <w:rFonts w:hint="default"/>
        <w:sz w:val="20"/>
      </w:rPr>
      <w:start w:val="1"/>
      <w:suff w:val="tab"/>
    </w:lvl>
    <w:lvl w:ilvl="1">
      <w:isLgl w:val="false"/>
      <w:lvlJc w:val="left"/>
      <w:lvlText w:val="%2)"/>
      <w:numFmt w:val="lowerLetter"/>
      <w:pPr>
        <w:pBdr/>
        <w:spacing/>
        <w:ind w:hanging="360" w:left="720"/>
      </w:pPr>
      <w:rPr>
        <w:rFonts w:hint="default"/>
        <w:sz w:val="20"/>
      </w:rPr>
      <w:start w:val="1"/>
      <w:suff w:val="tab"/>
    </w:lvl>
    <w:lvl w:ilvl="2">
      <w:isLgl w:val="false"/>
      <w:lvlJc w:val="left"/>
      <w:lvlText w:val="%3)"/>
      <w:numFmt w:val="lowerRoman"/>
      <w:pPr>
        <w:pBdr/>
        <w:spacing/>
        <w:ind w:hanging="360" w:left="1080"/>
      </w:pPr>
      <w:rPr>
        <w:rFonts w:hint="default"/>
        <w:sz w:val="20"/>
      </w:rPr>
      <w:start w:val="1"/>
      <w:suff w:val="tab"/>
    </w:lvl>
    <w:lvl w:ilvl="3">
      <w:isLgl w:val="false"/>
      <w:lvlJc w:val="left"/>
      <w:lvlText w:val="(%4)"/>
      <w:numFmt w:val="decimal"/>
      <w:pPr>
        <w:pBdr/>
        <w:spacing/>
        <w:ind w:hanging="360" w:left="1440"/>
      </w:pPr>
      <w:rPr>
        <w:rFonts w:hint="default"/>
        <w:sz w:val="20"/>
      </w:rPr>
      <w:start w:val="1"/>
      <w:suff w:val="tab"/>
    </w:lvl>
    <w:lvl w:ilvl="4">
      <w:isLgl w:val="false"/>
      <w:lvlJc w:val="left"/>
      <w:lvlText w:val="(%5)"/>
      <w:numFmt w:val="lowerLetter"/>
      <w:pPr>
        <w:pBdr/>
        <w:spacing/>
        <w:ind w:hanging="360" w:left="1800"/>
      </w:pPr>
      <w:rPr>
        <w:rFonts w:hint="default"/>
        <w:sz w:val="20"/>
      </w:rPr>
      <w:start w:val="1"/>
      <w:suff w:val="tab"/>
    </w:lvl>
    <w:lvl w:ilvl="5">
      <w:isLgl w:val="false"/>
      <w:lvlJc w:val="left"/>
      <w:lvlText w:val="(%6)"/>
      <w:numFmt w:val="lowerRoman"/>
      <w:pPr>
        <w:pBdr/>
        <w:spacing/>
        <w:ind w:hanging="360" w:left="2160"/>
      </w:pPr>
      <w:rPr>
        <w:rFonts w:hint="default"/>
        <w:sz w:val="20"/>
      </w:rPr>
      <w:start w:val="1"/>
      <w:suff w:val="tab"/>
    </w:lvl>
    <w:lvl w:ilvl="6">
      <w:isLgl w:val="false"/>
      <w:lvlJc w:val="left"/>
      <w:lvlText w:val="%7."/>
      <w:numFmt w:val="decimal"/>
      <w:pPr>
        <w:pBdr/>
        <w:spacing/>
        <w:ind w:hanging="360" w:left="2520"/>
      </w:pPr>
      <w:rPr>
        <w:rFonts w:hint="default"/>
        <w:sz w:val="20"/>
      </w:rPr>
      <w:start w:val="1"/>
      <w:suff w:val="tab"/>
    </w:lvl>
    <w:lvl w:ilvl="7">
      <w:isLgl w:val="false"/>
      <w:lvlJc w:val="left"/>
      <w:lvlText w:val="%8."/>
      <w:numFmt w:val="lowerLetter"/>
      <w:pPr>
        <w:pBdr/>
        <w:spacing/>
        <w:ind w:hanging="360" w:left="2880"/>
      </w:pPr>
      <w:rPr>
        <w:rFonts w:hint="default"/>
        <w:sz w:val="20"/>
      </w:rPr>
      <w:start w:val="1"/>
      <w:suff w:val="tab"/>
    </w:lvl>
    <w:lvl w:ilvl="8">
      <w:isLgl w:val="false"/>
      <w:lvlJc w:val="left"/>
      <w:lvlText w:val="%9."/>
      <w:numFmt w:val="lowerRoman"/>
      <w:pPr>
        <w:pBdr/>
        <w:spacing/>
        <w:ind w:hanging="360" w:left="3240"/>
      </w:pPr>
      <w:rPr>
        <w:rFonts w:hint="default"/>
        <w:sz w:val="20"/>
      </w:rPr>
      <w:start w:val="1"/>
      <w:suff w:val="tab"/>
    </w:lvl>
  </w:abstractNum>
  <w:abstractNum w:abstractNumId="18">
    <w:nsid w:val="3391AF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34E26EA6"/>
    <w:lvl w:ilvl="0">
      <w:isLgl w:val="false"/>
      <w:lvlJc w:val="left"/>
      <w:lvlText w:val="%1."/>
      <w:numFmt w:val="decimal"/>
      <w:pPr>
        <w:pBdr/>
        <w:tabs>
          <w:tab w:val="num" w:leader="none" w:pos="840"/>
        </w:tabs>
        <w:spacing/>
        <w:ind w:hanging="480" w:left="840"/>
      </w:pPr>
      <w:rPr>
        <w:rFonts w:hint="default"/>
      </w:rPr>
      <w:start w:val="2"/>
      <w:suff w:val="tab"/>
    </w:lvl>
    <w:lvl w:ilvl="1">
      <w:isLgl w:val="false"/>
      <w:lvlJc w:val="left"/>
      <w:lvlText w:val="%1.%2."/>
      <w:numFmt w:val="decimal"/>
      <w:pPr>
        <w:pBdr/>
        <w:tabs>
          <w:tab w:val="num" w:leader="none" w:pos="1800"/>
        </w:tabs>
        <w:spacing/>
        <w:ind w:hanging="720" w:left="1800"/>
      </w:pPr>
      <w:rPr>
        <w:rFonts w:hint="default"/>
      </w:rPr>
      <w:start w:val="1"/>
      <w:suff w:val="tab"/>
    </w:lvl>
    <w:lvl w:ilvl="2">
      <w:isLgl w:val="false"/>
      <w:lvlJc w:val="left"/>
      <w:lvlText w:val="%1.%2.%3."/>
      <w:numFmt w:val="decimal"/>
      <w:pPr>
        <w:pBdr/>
        <w:tabs>
          <w:tab w:val="num" w:leader="none" w:pos="2520"/>
        </w:tabs>
        <w:spacing/>
        <w:ind w:hanging="720" w:left="2520"/>
      </w:pPr>
      <w:rPr>
        <w:rFonts w:hint="default"/>
      </w:rPr>
      <w:start w:val="1"/>
      <w:suff w:val="tab"/>
    </w:lvl>
    <w:lvl w:ilvl="3">
      <w:isLgl w:val="false"/>
      <w:lvlJc w:val="left"/>
      <w:lvlText w:val="%1.%2.%3.%4."/>
      <w:numFmt w:val="decimal"/>
      <w:pPr>
        <w:pBdr/>
        <w:tabs>
          <w:tab w:val="num" w:leader="none" w:pos="3600"/>
        </w:tabs>
        <w:spacing/>
        <w:ind w:hanging="1080" w:left="3600"/>
      </w:pPr>
      <w:rPr>
        <w:rFonts w:hint="default"/>
      </w:rPr>
      <w:start w:val="1"/>
      <w:suff w:val="tab"/>
    </w:lvl>
    <w:lvl w:ilvl="4">
      <w:isLgl w:val="false"/>
      <w:lvlJc w:val="left"/>
      <w:lvlText w:val="%1.%2.%3.%4.%5."/>
      <w:numFmt w:val="decimal"/>
      <w:pPr>
        <w:pBdr/>
        <w:tabs>
          <w:tab w:val="num" w:leader="none" w:pos="4680"/>
        </w:tabs>
        <w:spacing/>
        <w:ind w:hanging="1440" w:left="4680"/>
      </w:pPr>
      <w:rPr>
        <w:rFonts w:hint="default"/>
      </w:rPr>
      <w:start w:val="1"/>
      <w:suff w:val="tab"/>
    </w:lvl>
    <w:lvl w:ilvl="5">
      <w:isLgl w:val="false"/>
      <w:lvlJc w:val="left"/>
      <w:lvlText w:val="%1.%2.%3.%4.%5.%6."/>
      <w:numFmt w:val="decimal"/>
      <w:pPr>
        <w:pBdr/>
        <w:tabs>
          <w:tab w:val="num" w:leader="none" w:pos="5400"/>
        </w:tabs>
        <w:spacing/>
        <w:ind w:hanging="1440" w:left="5400"/>
      </w:pPr>
      <w:rPr>
        <w:rFonts w:hint="default"/>
      </w:rPr>
      <w:start w:val="1"/>
      <w:suff w:val="tab"/>
    </w:lvl>
    <w:lvl w:ilvl="6">
      <w:isLgl w:val="false"/>
      <w:lvlJc w:val="left"/>
      <w:lvlText w:val="%1.%2.%3.%4.%5.%6.%7."/>
      <w:numFmt w:val="decimal"/>
      <w:pPr>
        <w:pBdr/>
        <w:tabs>
          <w:tab w:val="num" w:leader="none" w:pos="6480"/>
        </w:tabs>
        <w:spacing/>
        <w:ind w:hanging="1800" w:left="6480"/>
      </w:pPr>
      <w:rPr>
        <w:rFonts w:hint="default"/>
      </w:rPr>
      <w:start w:val="1"/>
      <w:suff w:val="tab"/>
    </w:lvl>
    <w:lvl w:ilvl="7">
      <w:isLgl w:val="false"/>
      <w:lvlJc w:val="left"/>
      <w:lvlText w:val="%1.%2.%3.%4.%5.%6.%7.%8."/>
      <w:numFmt w:val="decimal"/>
      <w:pPr>
        <w:pBdr/>
        <w:tabs>
          <w:tab w:val="num" w:leader="none" w:pos="7560"/>
        </w:tabs>
        <w:spacing/>
        <w:ind w:hanging="2160" w:left="7560"/>
      </w:pPr>
      <w:rPr>
        <w:rFonts w:hint="default"/>
      </w:rPr>
      <w:start w:val="1"/>
      <w:suff w:val="tab"/>
    </w:lvl>
    <w:lvl w:ilvl="8">
      <w:isLgl w:val="false"/>
      <w:lvlJc w:val="left"/>
      <w:lvlText w:val="%1.%2.%3.%4.%5.%6.%7.%8.%9."/>
      <w:numFmt w:val="decimal"/>
      <w:pPr>
        <w:pBdr/>
        <w:tabs>
          <w:tab w:val="num" w:leader="none" w:pos="8280"/>
        </w:tabs>
        <w:spacing/>
        <w:ind w:hanging="2160" w:left="8280"/>
      </w:pPr>
      <w:rPr>
        <w:rFonts w:hint="default"/>
      </w:rPr>
      <w:start w:val="1"/>
      <w:suff w:val="tab"/>
    </w:lvl>
  </w:abstractNum>
  <w:abstractNum w:abstractNumId="20">
    <w:nsid w:val="39A9E02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39F52A64"/>
    <w:lvl w:ilvl="0">
      <w:isLgl w:val="false"/>
      <w:lvlJc w:val="left"/>
      <w:lvlText w:val=""/>
      <w:numFmt w:val="bullet"/>
      <w:pPr>
        <w:pBdr/>
        <w:tabs>
          <w:tab w:val="num" w:leader="none" w:pos="644"/>
        </w:tabs>
        <w:spacing/>
        <w:ind w:hanging="360" w:left="644"/>
      </w:pPr>
      <w:rPr>
        <w:rFonts w:hint="default" w:ascii="Symbol" w:hAnsi="Symbol"/>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2">
    <w:nsid w:val="3EB02082"/>
    <w:lvl w:ilvl="0">
      <w:isLgl w:val="false"/>
      <w:lvlJc w:val="left"/>
      <w:lvlText w:val="%1"/>
      <w:numFmt w:val="decimal"/>
      <w:pPr>
        <w:pBdr/>
        <w:tabs>
          <w:tab w:val="num" w:leader="none" w:pos="420"/>
        </w:tabs>
        <w:spacing/>
        <w:ind w:hanging="420" w:left="420"/>
      </w:pPr>
      <w:rPr>
        <w:rFonts w:hint="default"/>
      </w:rPr>
      <w:start w:val="7"/>
      <w:suff w:val="tab"/>
    </w:lvl>
    <w:lvl w:ilvl="1">
      <w:isLgl w:val="false"/>
      <w:lvlJc w:val="left"/>
      <w:lvlText w:val="%1.%2"/>
      <w:numFmt w:val="decimal"/>
      <w:pPr>
        <w:pBdr/>
        <w:tabs>
          <w:tab w:val="num" w:leader="none" w:pos="420"/>
        </w:tabs>
        <w:spacing/>
        <w:ind w:hanging="420" w:left="420"/>
      </w:pPr>
      <w:rPr>
        <w:rFonts w:hint="default"/>
      </w:rPr>
      <w:start w:val="3"/>
      <w:suff w:val="tab"/>
    </w:lvl>
    <w:lvl w:ilvl="2">
      <w:isLgl w:val="false"/>
      <w:lvlJc w:val="left"/>
      <w:lvlText w:val="%1.%2.%3"/>
      <w:numFmt w:val="decimal"/>
      <w:pPr>
        <w:pBdr/>
        <w:tabs>
          <w:tab w:val="num" w:leader="none" w:pos="720"/>
        </w:tabs>
        <w:spacing/>
        <w:ind w:hanging="720" w:left="720"/>
      </w:pPr>
      <w:rPr>
        <w:rFonts w:hint="default"/>
      </w:rPr>
      <w:start w:val="1"/>
      <w:suff w:val="tab"/>
    </w:lvl>
    <w:lvl w:ilvl="3">
      <w:isLgl w:val="false"/>
      <w:lvlJc w:val="left"/>
      <w:lvlText w:val="%1.%2.%3.%4"/>
      <w:numFmt w:val="decimal"/>
      <w:pPr>
        <w:pBdr/>
        <w:tabs>
          <w:tab w:val="num" w:leader="none" w:pos="720"/>
        </w:tabs>
        <w:spacing/>
        <w:ind w:hanging="720" w:left="720"/>
      </w:pPr>
      <w:rPr>
        <w:rFonts w:hint="default"/>
      </w:rPr>
      <w:start w:val="1"/>
      <w:suff w:val="tab"/>
    </w:lvl>
    <w:lvl w:ilvl="4">
      <w:isLgl w:val="false"/>
      <w:lvlJc w:val="left"/>
      <w:lvlText w:val="%1.%2.%3.%4.%5"/>
      <w:numFmt w:val="decimal"/>
      <w:pPr>
        <w:pBdr/>
        <w:tabs>
          <w:tab w:val="num" w:leader="none" w:pos="1080"/>
        </w:tabs>
        <w:spacing/>
        <w:ind w:hanging="1080" w:left="1080"/>
      </w:pPr>
      <w:rPr>
        <w:rFonts w:hint="default"/>
      </w:rPr>
      <w:start w:val="1"/>
      <w:suff w:val="tab"/>
    </w:lvl>
    <w:lvl w:ilvl="5">
      <w:isLgl w:val="false"/>
      <w:lvlJc w:val="left"/>
      <w:lvlText w:val="%1.%2.%3.%4.%5.%6"/>
      <w:numFmt w:val="decimal"/>
      <w:pPr>
        <w:pBdr/>
        <w:tabs>
          <w:tab w:val="num" w:leader="none" w:pos="1080"/>
        </w:tabs>
        <w:spacing/>
        <w:ind w:hanging="1080" w:left="1080"/>
      </w:pPr>
      <w:rPr>
        <w:rFonts w:hint="default"/>
      </w:rPr>
      <w:start w:val="1"/>
      <w:suff w:val="tab"/>
    </w:lvl>
    <w:lvl w:ilvl="6">
      <w:isLgl w:val="false"/>
      <w:lvlJc w:val="left"/>
      <w:lvlText w:val="%1.%2.%3.%4.%5.%6.%7"/>
      <w:numFmt w:val="decimal"/>
      <w:pPr>
        <w:pBdr/>
        <w:tabs>
          <w:tab w:val="num" w:leader="none" w:pos="1440"/>
        </w:tabs>
        <w:spacing/>
        <w:ind w:hanging="1440" w:left="1440"/>
      </w:pPr>
      <w:rPr>
        <w:rFonts w:hint="default"/>
      </w:rPr>
      <w:start w:val="1"/>
      <w:suff w:val="tab"/>
    </w:lvl>
    <w:lvl w:ilvl="7">
      <w:isLgl w:val="false"/>
      <w:lvlJc w:val="left"/>
      <w:lvlText w:val="%1.%2.%3.%4.%5.%6.%7.%8"/>
      <w:numFmt w:val="decimal"/>
      <w:pPr>
        <w:pBdr/>
        <w:tabs>
          <w:tab w:val="num" w:leader="none" w:pos="1440"/>
        </w:tabs>
        <w:spacing/>
        <w:ind w:hanging="1440" w:left="1440"/>
      </w:pPr>
      <w:rPr>
        <w:rFonts w:hint="default"/>
      </w:rPr>
      <w:start w:val="1"/>
      <w:suff w:val="tab"/>
    </w:lvl>
    <w:lvl w:ilvl="8">
      <w:isLgl w:val="false"/>
      <w:lvlJc w:val="left"/>
      <w:lvlText w:val="%1.%2.%3.%4.%5.%6.%7.%8.%9"/>
      <w:numFmt w:val="decimal"/>
      <w:pPr>
        <w:pBdr/>
        <w:tabs>
          <w:tab w:val="num" w:leader="none" w:pos="1800"/>
        </w:tabs>
        <w:spacing/>
        <w:ind w:hanging="1800" w:left="1800"/>
      </w:pPr>
      <w:rPr>
        <w:rFonts w:hint="default"/>
      </w:rPr>
      <w:start w:val="1"/>
      <w:suff w:val="tab"/>
    </w:lvl>
  </w:abstractNum>
  <w:abstractNum w:abstractNumId="23">
    <w:nsid w:val="40B93C7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
    <w:nsid w:val="41E47C6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43C46800"/>
    <w:lvl w:ilvl="0">
      <w:isLgl w:val="false"/>
      <w:lvlJc w:val="left"/>
      <w:lvlText w:val="%1)"/>
      <w:numFmt w:val="lowerLetter"/>
      <w:pPr>
        <w:pBdr/>
        <w:tabs>
          <w:tab w:val="num" w:leader="none" w:pos="720"/>
        </w:tabs>
        <w:spacing/>
        <w:ind w:hanging="360" w:left="720"/>
      </w:pPr>
      <w:rPr>
        <w:rFonts w:hint="default"/>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nsid w:val="43F26983"/>
    <w:lvl w:ilvl="0">
      <w:isLgl w:val="false"/>
      <w:lvlJc w:val="left"/>
      <w:lvlText w:val="%1."/>
      <w:numFmt w:val="decimal"/>
      <w:pPr>
        <w:pBdr/>
        <w:tabs>
          <w:tab w:val="num" w:leader="none" w:pos="360"/>
        </w:tabs>
        <w:spacing/>
        <w:ind w:hanging="360" w:left="360"/>
      </w:pPr>
      <w:rPr>
        <w:rFonts w:hint="default"/>
      </w:rPr>
      <w:start w:val="1"/>
      <w:suff w:val="tab"/>
    </w:lvl>
    <w:lvl w:ilvl="1">
      <w:isLgl w:val="false"/>
      <w:lvlJc w:val="left"/>
      <w:lvlText w:val="%2."/>
      <w:numFmt w:val="lowerLetter"/>
      <w:pPr>
        <w:pBdr/>
        <w:tabs>
          <w:tab w:val="num" w:leader="none" w:pos="360"/>
        </w:tabs>
        <w:spacing/>
        <w:ind w:hanging="360" w:left="360"/>
      </w:pPr>
      <w:rPr/>
      <w:start w:val="1"/>
      <w:suff w:val="tab"/>
    </w:lvl>
    <w:lvl w:ilvl="2">
      <w:isLgl w:val="true"/>
      <w:lvlJc w:val="left"/>
      <w:lvlText w:val="%1.%2.%3"/>
      <w:numFmt w:val="decimal"/>
      <w:pPr>
        <w:pBdr/>
        <w:tabs>
          <w:tab w:val="num" w:leader="none" w:pos="720"/>
        </w:tabs>
        <w:spacing/>
        <w:ind w:hanging="720" w:left="720"/>
      </w:pPr>
      <w:rPr>
        <w:rFonts w:hint="default"/>
      </w:rPr>
      <w:start w:val="1"/>
      <w:suff w:val="tab"/>
    </w:lvl>
    <w:lvl w:ilvl="3">
      <w:isLgl w:val="true"/>
      <w:lvlJc w:val="left"/>
      <w:lvlText w:val="%1.%2.%3.%4"/>
      <w:numFmt w:val="decimal"/>
      <w:pPr>
        <w:pBdr/>
        <w:tabs>
          <w:tab w:val="num" w:leader="none" w:pos="1080"/>
        </w:tabs>
        <w:spacing/>
        <w:ind w:hanging="1080" w:left="1080"/>
      </w:pPr>
      <w:rPr>
        <w:rFonts w:hint="default"/>
      </w:rPr>
      <w:start w:val="1"/>
      <w:suff w:val="tab"/>
    </w:lvl>
    <w:lvl w:ilvl="4">
      <w:isLgl w:val="true"/>
      <w:lvlJc w:val="left"/>
      <w:lvlText w:val="%1.%2.%3.%4.%5"/>
      <w:numFmt w:val="decimal"/>
      <w:pPr>
        <w:pBdr/>
        <w:tabs>
          <w:tab w:val="num" w:leader="none" w:pos="1080"/>
        </w:tabs>
        <w:spacing/>
        <w:ind w:hanging="1080" w:left="1080"/>
      </w:pPr>
      <w:rPr>
        <w:rFonts w:hint="default"/>
      </w:rPr>
      <w:start w:val="1"/>
      <w:suff w:val="tab"/>
    </w:lvl>
    <w:lvl w:ilvl="5">
      <w:isLgl w:val="true"/>
      <w:lvlJc w:val="left"/>
      <w:lvlText w:val="%1.%2.%3.%4.%5.%6"/>
      <w:numFmt w:val="decimal"/>
      <w:pPr>
        <w:pBdr/>
        <w:tabs>
          <w:tab w:val="num" w:leader="none" w:pos="1440"/>
        </w:tabs>
        <w:spacing/>
        <w:ind w:hanging="1440" w:left="1440"/>
      </w:pPr>
      <w:rPr>
        <w:rFonts w:hint="default"/>
      </w:rPr>
      <w:start w:val="1"/>
      <w:suff w:val="tab"/>
    </w:lvl>
    <w:lvl w:ilvl="6">
      <w:isLgl w:val="true"/>
      <w:lvlJc w:val="left"/>
      <w:lvlText w:val="%1.%2.%3.%4.%5.%6.%7"/>
      <w:numFmt w:val="decimal"/>
      <w:pPr>
        <w:pBdr/>
        <w:tabs>
          <w:tab w:val="num" w:leader="none" w:pos="1800"/>
        </w:tabs>
        <w:spacing/>
        <w:ind w:hanging="1800" w:left="1800"/>
      </w:pPr>
      <w:rPr>
        <w:rFonts w:hint="default"/>
      </w:rPr>
      <w:start w:val="1"/>
      <w:suff w:val="tab"/>
    </w:lvl>
    <w:lvl w:ilvl="7">
      <w:isLgl w:val="true"/>
      <w:lvlJc w:val="left"/>
      <w:lvlText w:val="%1.%2.%3.%4.%5.%6.%7.%8"/>
      <w:numFmt w:val="decimal"/>
      <w:pPr>
        <w:pBdr/>
        <w:tabs>
          <w:tab w:val="num" w:leader="none" w:pos="1800"/>
        </w:tabs>
        <w:spacing/>
        <w:ind w:hanging="1800" w:left="1800"/>
      </w:pPr>
      <w:rPr>
        <w:rFonts w:hint="default"/>
      </w:rPr>
      <w:start w:val="1"/>
      <w:suff w:val="tab"/>
    </w:lvl>
    <w:lvl w:ilvl="8">
      <w:isLgl w:val="true"/>
      <w:lvlJc w:val="left"/>
      <w:lvlText w:val="%1.%2.%3.%4.%5.%6.%7.%8.%9"/>
      <w:numFmt w:val="decimal"/>
      <w:pPr>
        <w:pBdr/>
        <w:tabs>
          <w:tab w:val="num" w:leader="none" w:pos="2160"/>
        </w:tabs>
        <w:spacing/>
        <w:ind w:hanging="2160" w:left="2160"/>
      </w:pPr>
      <w:rPr>
        <w:rFonts w:hint="default"/>
      </w:rPr>
      <w:start w:val="1"/>
      <w:suff w:val="tab"/>
    </w:lvl>
  </w:abstractNum>
  <w:abstractNum w:abstractNumId="27">
    <w:nsid w:val="442805E5"/>
    <w:lvl w:ilvl="0">
      <w:isLgl w:val="false"/>
      <w:lvlJc w:val="left"/>
      <w:lvlText w:val="%1)"/>
      <w:numFmt w:val="lowerLetter"/>
      <w:pPr>
        <w:pBdr/>
        <w:tabs>
          <w:tab w:val="num" w:leader="none" w:pos="720"/>
        </w:tabs>
        <w:spacing/>
        <w:ind w:hanging="360" w:left="720"/>
      </w:pPr>
      <w:rPr>
        <w:rFonts w:hint="default"/>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
    <w:nsid w:val="45D8C26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5279E04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5F2F46EB"/>
    <w:lvl w:ilvl="0">
      <w:isLgl w:val="false"/>
      <w:lvlJc w:val="left"/>
      <w:lvlText w:val="%1."/>
      <w:numFmt w:val="decimal"/>
      <w:pPr>
        <w:pBdr/>
        <w:tabs>
          <w:tab w:val="num" w:leader="none" w:pos="840"/>
        </w:tabs>
        <w:spacing/>
        <w:ind w:hanging="480" w:left="840"/>
      </w:pPr>
      <w:rPr>
        <w:rFonts w:hint="default"/>
      </w:rPr>
      <w:start w:val="3"/>
      <w:suff w:val="tab"/>
    </w:lvl>
    <w:lvl w:ilvl="1">
      <w:isLgl w:val="false"/>
      <w:lvlJc w:val="left"/>
      <w:lvlText w:val="%1.%2."/>
      <w:numFmt w:val="decimal"/>
      <w:pPr>
        <w:pBdr/>
        <w:tabs>
          <w:tab w:val="num" w:leader="none" w:pos="1800"/>
        </w:tabs>
        <w:spacing/>
        <w:ind w:hanging="720" w:left="1800"/>
      </w:pPr>
      <w:rPr>
        <w:rFonts w:hint="default"/>
      </w:rPr>
      <w:start w:val="1"/>
      <w:suff w:val="tab"/>
    </w:lvl>
    <w:lvl w:ilvl="2">
      <w:isLgl w:val="false"/>
      <w:lvlJc w:val="left"/>
      <w:lvlText w:val="%1.%2.%3."/>
      <w:numFmt w:val="decimal"/>
      <w:pPr>
        <w:pBdr/>
        <w:tabs>
          <w:tab w:val="num" w:leader="none" w:pos="2520"/>
        </w:tabs>
        <w:spacing/>
        <w:ind w:hanging="720" w:left="2520"/>
      </w:pPr>
      <w:rPr>
        <w:rFonts w:hint="default"/>
      </w:rPr>
      <w:start w:val="1"/>
      <w:suff w:val="tab"/>
    </w:lvl>
    <w:lvl w:ilvl="3">
      <w:isLgl w:val="false"/>
      <w:lvlJc w:val="left"/>
      <w:lvlText w:val="%1.%2.%3.%4."/>
      <w:numFmt w:val="decimal"/>
      <w:pPr>
        <w:pBdr/>
        <w:tabs>
          <w:tab w:val="num" w:leader="none" w:pos="3600"/>
        </w:tabs>
        <w:spacing/>
        <w:ind w:hanging="1080" w:left="3600"/>
      </w:pPr>
      <w:rPr>
        <w:rFonts w:hint="default"/>
      </w:rPr>
      <w:start w:val="1"/>
      <w:suff w:val="tab"/>
    </w:lvl>
    <w:lvl w:ilvl="4">
      <w:isLgl w:val="false"/>
      <w:lvlJc w:val="left"/>
      <w:lvlText w:val="%1.%2.%3.%4.%5."/>
      <w:numFmt w:val="decimal"/>
      <w:pPr>
        <w:pBdr/>
        <w:tabs>
          <w:tab w:val="num" w:leader="none" w:pos="4680"/>
        </w:tabs>
        <w:spacing/>
        <w:ind w:hanging="1440" w:left="4680"/>
      </w:pPr>
      <w:rPr>
        <w:rFonts w:hint="default"/>
      </w:rPr>
      <w:start w:val="1"/>
      <w:suff w:val="tab"/>
    </w:lvl>
    <w:lvl w:ilvl="5">
      <w:isLgl w:val="false"/>
      <w:lvlJc w:val="left"/>
      <w:lvlText w:val="%1.%2.%3.%4.%5.%6."/>
      <w:numFmt w:val="decimal"/>
      <w:pPr>
        <w:pBdr/>
        <w:tabs>
          <w:tab w:val="num" w:leader="none" w:pos="5400"/>
        </w:tabs>
        <w:spacing/>
        <w:ind w:hanging="1440" w:left="5400"/>
      </w:pPr>
      <w:rPr>
        <w:rFonts w:hint="default"/>
      </w:rPr>
      <w:start w:val="1"/>
      <w:suff w:val="tab"/>
    </w:lvl>
    <w:lvl w:ilvl="6">
      <w:isLgl w:val="false"/>
      <w:lvlJc w:val="left"/>
      <w:lvlText w:val="%1.%2.%3.%4.%5.%6.%7."/>
      <w:numFmt w:val="decimal"/>
      <w:pPr>
        <w:pBdr/>
        <w:tabs>
          <w:tab w:val="num" w:leader="none" w:pos="6480"/>
        </w:tabs>
        <w:spacing/>
        <w:ind w:hanging="1800" w:left="6480"/>
      </w:pPr>
      <w:rPr>
        <w:rFonts w:hint="default"/>
      </w:rPr>
      <w:start w:val="1"/>
      <w:suff w:val="tab"/>
    </w:lvl>
    <w:lvl w:ilvl="7">
      <w:isLgl w:val="false"/>
      <w:lvlJc w:val="left"/>
      <w:lvlText w:val="%1.%2.%3.%4.%5.%6.%7.%8."/>
      <w:numFmt w:val="decimal"/>
      <w:pPr>
        <w:pBdr/>
        <w:tabs>
          <w:tab w:val="num" w:leader="none" w:pos="7560"/>
        </w:tabs>
        <w:spacing/>
        <w:ind w:hanging="2160" w:left="7560"/>
      </w:pPr>
      <w:rPr>
        <w:rFonts w:hint="default"/>
      </w:rPr>
      <w:start w:val="1"/>
      <w:suff w:val="tab"/>
    </w:lvl>
    <w:lvl w:ilvl="8">
      <w:isLgl w:val="false"/>
      <w:lvlJc w:val="left"/>
      <w:lvlText w:val="%1.%2.%3.%4.%5.%6.%7.%8.%9."/>
      <w:numFmt w:val="decimal"/>
      <w:pPr>
        <w:pBdr/>
        <w:tabs>
          <w:tab w:val="num" w:leader="none" w:pos="8280"/>
        </w:tabs>
        <w:spacing/>
        <w:ind w:hanging="2160" w:left="8280"/>
      </w:pPr>
      <w:rPr>
        <w:rFonts w:hint="default"/>
      </w:rPr>
      <w:start w:val="1"/>
      <w:suff w:val="tab"/>
    </w:lvl>
  </w:abstractNum>
  <w:abstractNum w:abstractNumId="31">
    <w:nsid w:val="5FA5198E"/>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63447252"/>
    <w:lvl w:ilvl="0">
      <w:isLgl w:val="false"/>
      <w:lvlJc w:val="left"/>
      <w:lvlText w:val="%1."/>
      <w:numFmt w:val="decimal"/>
      <w:pPr>
        <w:pBdr/>
        <w:tabs>
          <w:tab w:val="num" w:leader="none" w:pos="720"/>
        </w:tabs>
        <w:spacing/>
        <w:ind w:hanging="360" w:left="720"/>
      </w:pPr>
      <w:rPr>
        <w:rFonts w:hint="default"/>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33">
    <w:nsid w:val="6406288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64125E0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5">
    <w:nsid w:val="6598A4B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68C828A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6D2326D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
    <w:nsid w:val="7275D4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729A5C18"/>
    <w:lvl w:ilvl="0">
      <w:isLgl w:val="false"/>
      <w:lvlJc w:val="left"/>
      <w:lvlText w:val=""/>
      <w:numFmt w:val="bullet"/>
      <w:pPr>
        <w:pBdr/>
        <w:tabs>
          <w:tab w:val="num" w:leader="none" w:pos="644"/>
        </w:tabs>
        <w:spacing/>
        <w:ind w:hanging="360" w:left="644"/>
      </w:pPr>
      <w:rPr>
        <w:rFonts w:hint="default" w:ascii="Symbol" w:hAnsi="Symbol"/>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0">
    <w:nsid w:val="732F9AE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
    <w:nsid w:val="7D8DD3C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5"/>
  </w:num>
  <w:num w:numId="2">
    <w:abstractNumId w:val="32"/>
  </w:num>
  <w:num w:numId="3">
    <w:abstractNumId w:val="26"/>
  </w:num>
  <w:num w:numId="4">
    <w:abstractNumId w:val="10"/>
  </w:num>
  <w:num w:numId="5">
    <w:abstractNumId w:val="2"/>
  </w:num>
  <w:num w:numId="6">
    <w:abstractNumId w:val="19"/>
  </w:num>
  <w:num w:numId="7">
    <w:abstractNumId w:val="8"/>
  </w:num>
  <w:num w:numId="8">
    <w:abstractNumId w:val="30"/>
  </w:num>
  <w:num w:numId="9">
    <w:abstractNumId w:val="7"/>
  </w:num>
  <w:num w:numId="10">
    <w:abstractNumId w:val="0"/>
  </w:num>
  <w:num w:numId="11">
    <w:abstractNumId w:val="22"/>
  </w:num>
  <w:num w:numId="12">
    <w:abstractNumId w:val="21"/>
  </w:num>
  <w:num w:numId="13">
    <w:abstractNumId w:val="39"/>
  </w:num>
  <w:num w:numId="14">
    <w:abstractNumId w:val="14"/>
  </w:num>
  <w:num w:numId="15">
    <w:abstractNumId w:val="13"/>
  </w:num>
  <w:num w:numId="16">
    <w:abstractNumId w:val="17"/>
  </w:num>
  <w:num w:numId="17">
    <w:abstractNumId w:val="34"/>
  </w:num>
  <w:num w:numId="18">
    <w:abstractNumId w:val="27"/>
  </w:num>
  <w:num w:numId="19">
    <w:abstractNumId w:val="23"/>
  </w:num>
  <w:num w:numId="20">
    <w:abstractNumId w:val="9"/>
  </w:num>
  <w:num w:numId="21">
    <w:abstractNumId w:val="31"/>
  </w:num>
  <w:num w:numId="22">
    <w:abstractNumId w:val="1"/>
  </w:num>
  <w:num w:numId="23">
    <w:abstractNumId w:val="25"/>
  </w:num>
  <w:num w:numId="24">
    <w:abstractNumId w:val="20"/>
  </w:num>
  <w:num w:numId="25">
    <w:abstractNumId w:val="40"/>
  </w:num>
  <w:num w:numId="26">
    <w:abstractNumId w:val="41"/>
  </w:num>
  <w:num w:numId="27">
    <w:abstractNumId w:val="6"/>
  </w:num>
  <w:num w:numId="28">
    <w:abstractNumId w:val="38"/>
  </w:num>
  <w:num w:numId="29">
    <w:abstractNumId w:val="28"/>
  </w:num>
  <w:num w:numId="30">
    <w:abstractNumId w:val="18"/>
  </w:num>
  <w:num w:numId="31">
    <w:abstractNumId w:val="15"/>
  </w:num>
  <w:num w:numId="32">
    <w:abstractNumId w:val="36"/>
  </w:num>
  <w:num w:numId="33">
    <w:abstractNumId w:val="29"/>
  </w:num>
  <w:num w:numId="34">
    <w:abstractNumId w:val="33"/>
  </w:num>
  <w:num w:numId="35">
    <w:abstractNumId w:val="37"/>
  </w:num>
  <w:num w:numId="36">
    <w:abstractNumId w:val="12"/>
  </w:num>
  <w:num w:numId="37">
    <w:abstractNumId w:val="11"/>
  </w:num>
  <w:num w:numId="38">
    <w:abstractNumId w:val="24"/>
  </w:num>
  <w:num w:numId="39">
    <w:abstractNumId w:val="4"/>
  </w:num>
  <w:num w:numId="40">
    <w:abstractNumId w:val="35"/>
  </w:num>
  <w:num w:numId="41">
    <w:abstractNumId w:val="16"/>
  </w:num>
  <w:num w:numId="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pt-BR" w:eastAsia="pt-BR"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634" w:default="1">
    <w:name w:val="Normal"/>
    <w:qFormat/>
    <w:pPr>
      <w:pBdr/>
      <w:spacing w:after="240" w:line="360" w:lineRule="auto"/>
      <w:ind/>
      <w:jc w:val="both"/>
    </w:pPr>
    <w:rPr>
      <w:sz w:val="24"/>
      <w:szCs w:val="22"/>
    </w:rPr>
  </w:style>
  <w:style w:type="paragraph" w:styleId="1635">
    <w:name w:val="Heading 1"/>
    <w:basedOn w:val="1634"/>
    <w:next w:val="1634"/>
    <w:link w:val="1787"/>
    <w:qFormat/>
    <w:pPr>
      <w:keepNext w:val="true"/>
      <w:pBdr/>
      <w:spacing/>
      <w:ind/>
      <w:outlineLvl w:val="0"/>
    </w:pPr>
    <w:rPr>
      <w:b/>
      <w:bCs/>
    </w:rPr>
  </w:style>
  <w:style w:type="paragraph" w:styleId="1636">
    <w:name w:val="Heading 2"/>
    <w:basedOn w:val="1634"/>
    <w:next w:val="1634"/>
    <w:link w:val="1788"/>
    <w:qFormat/>
    <w:pPr>
      <w:keepNext w:val="true"/>
      <w:pBdr/>
      <w:spacing/>
      <w:ind/>
      <w:outlineLvl w:val="1"/>
    </w:pPr>
    <w:rPr>
      <w:rFonts w:cs="Arial"/>
      <w:bCs/>
      <w:iCs/>
      <w:caps/>
    </w:rPr>
  </w:style>
  <w:style w:type="paragraph" w:styleId="1637">
    <w:name w:val="Heading 3"/>
    <w:basedOn w:val="1634"/>
    <w:next w:val="1634"/>
    <w:link w:val="1789"/>
    <w:qFormat/>
    <w:pPr>
      <w:keepNext w:val="true"/>
      <w:pBdr/>
      <w:spacing/>
      <w:ind/>
      <w:outlineLvl w:val="2"/>
    </w:pPr>
    <w:rPr>
      <w:rFonts w:cs="Arial"/>
      <w:b/>
      <w:bCs/>
      <w:szCs w:val="26"/>
    </w:rPr>
  </w:style>
  <w:style w:type="paragraph" w:styleId="1638">
    <w:name w:val="Heading 4"/>
    <w:basedOn w:val="1634"/>
    <w:next w:val="1634"/>
    <w:link w:val="1790"/>
    <w:uiPriority w:val="9"/>
    <w:unhideWhenUsed/>
    <w:qFormat/>
    <w:pPr>
      <w:keepNext w:val="true"/>
      <w:keepLines w:val="true"/>
      <w:pBdr/>
      <w:spacing w:after="40" w:before="80"/>
      <w:ind/>
      <w:outlineLvl w:val="3"/>
    </w:pPr>
    <w:rPr>
      <w:rFonts w:ascii="Arial" w:hAnsi="Arial" w:eastAsia="Arial" w:cs="Arial"/>
      <w:i/>
      <w:iCs/>
      <w:color w:val="365f91" w:themeColor="accent1" w:themeShade="BF"/>
    </w:rPr>
  </w:style>
  <w:style w:type="paragraph" w:styleId="1639">
    <w:name w:val="Heading 5"/>
    <w:basedOn w:val="1634"/>
    <w:next w:val="1634"/>
    <w:link w:val="1791"/>
    <w:uiPriority w:val="9"/>
    <w:unhideWhenUsed/>
    <w:qFormat/>
    <w:pPr>
      <w:keepNext w:val="true"/>
      <w:keepLines w:val="true"/>
      <w:pBdr/>
      <w:spacing w:after="40" w:before="80"/>
      <w:ind/>
      <w:outlineLvl w:val="4"/>
    </w:pPr>
    <w:rPr>
      <w:rFonts w:ascii="Arial" w:hAnsi="Arial" w:eastAsia="Arial" w:cs="Arial"/>
      <w:color w:val="365f91" w:themeColor="accent1" w:themeShade="BF"/>
    </w:rPr>
  </w:style>
  <w:style w:type="paragraph" w:styleId="1640">
    <w:name w:val="Heading 6"/>
    <w:basedOn w:val="1634"/>
    <w:next w:val="1634"/>
    <w:link w:val="179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641">
    <w:name w:val="Heading 7"/>
    <w:basedOn w:val="1634"/>
    <w:next w:val="1634"/>
    <w:link w:val="179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642">
    <w:name w:val="Heading 8"/>
    <w:basedOn w:val="1634"/>
    <w:next w:val="1634"/>
    <w:link w:val="179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643">
    <w:name w:val="Heading 9"/>
    <w:basedOn w:val="1634"/>
    <w:next w:val="1634"/>
    <w:link w:val="179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644" w:default="1">
    <w:name w:val="Default Paragraph Font"/>
    <w:uiPriority w:val="1"/>
    <w:semiHidden/>
    <w:unhideWhenUsed/>
    <w:pPr>
      <w:pBdr/>
      <w:spacing/>
      <w:ind/>
    </w:pPr>
  </w:style>
  <w:style w:type="table" w:styleId="164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646" w:default="1">
    <w:name w:val="No List"/>
    <w:uiPriority w:val="99"/>
    <w:semiHidden/>
    <w:unhideWhenUsed/>
    <w:pPr>
      <w:pBdr/>
      <w:spacing/>
      <w:ind/>
    </w:pPr>
  </w:style>
  <w:style w:type="character" w:styleId="1647" w:customStyle="1">
    <w:name w:val="Heading 1 Char"/>
    <w:basedOn w:val="1644"/>
    <w:uiPriority w:val="9"/>
    <w:pPr>
      <w:pBdr/>
      <w:spacing/>
      <w:ind/>
    </w:pPr>
    <w:rPr>
      <w:rFonts w:ascii="Arial" w:hAnsi="Arial" w:eastAsia="Arial" w:cs="Arial"/>
      <w:color w:val="365f91" w:themeColor="accent1" w:themeShade="BF"/>
      <w:sz w:val="40"/>
      <w:szCs w:val="40"/>
    </w:rPr>
  </w:style>
  <w:style w:type="character" w:styleId="1648" w:customStyle="1">
    <w:name w:val="Heading 2 Char"/>
    <w:basedOn w:val="1644"/>
    <w:uiPriority w:val="9"/>
    <w:pPr>
      <w:pBdr/>
      <w:spacing/>
      <w:ind/>
    </w:pPr>
    <w:rPr>
      <w:rFonts w:ascii="Arial" w:hAnsi="Arial" w:eastAsia="Arial" w:cs="Arial"/>
      <w:color w:val="365f91" w:themeColor="accent1" w:themeShade="BF"/>
      <w:sz w:val="32"/>
      <w:szCs w:val="32"/>
    </w:rPr>
  </w:style>
  <w:style w:type="character" w:styleId="1649" w:customStyle="1">
    <w:name w:val="Heading 3 Char"/>
    <w:basedOn w:val="1644"/>
    <w:uiPriority w:val="9"/>
    <w:pPr>
      <w:pBdr/>
      <w:spacing/>
      <w:ind/>
    </w:pPr>
    <w:rPr>
      <w:rFonts w:ascii="Arial" w:hAnsi="Arial" w:eastAsia="Arial" w:cs="Arial"/>
      <w:color w:val="365f91" w:themeColor="accent1" w:themeShade="BF"/>
      <w:sz w:val="28"/>
      <w:szCs w:val="28"/>
    </w:rPr>
  </w:style>
  <w:style w:type="character" w:styleId="1650" w:customStyle="1">
    <w:name w:val="Heading 4 Char"/>
    <w:basedOn w:val="1644"/>
    <w:uiPriority w:val="9"/>
    <w:pPr>
      <w:pBdr/>
      <w:spacing/>
      <w:ind/>
    </w:pPr>
    <w:rPr>
      <w:rFonts w:ascii="Arial" w:hAnsi="Arial" w:eastAsia="Arial" w:cs="Arial"/>
      <w:i/>
      <w:iCs/>
      <w:color w:val="365f91" w:themeColor="accent1" w:themeShade="BF"/>
    </w:rPr>
  </w:style>
  <w:style w:type="character" w:styleId="1651" w:customStyle="1">
    <w:name w:val="Heading 5 Char"/>
    <w:basedOn w:val="1644"/>
    <w:uiPriority w:val="9"/>
    <w:pPr>
      <w:pBdr/>
      <w:spacing/>
      <w:ind/>
    </w:pPr>
    <w:rPr>
      <w:rFonts w:ascii="Arial" w:hAnsi="Arial" w:eastAsia="Arial" w:cs="Arial"/>
      <w:color w:val="365f91" w:themeColor="accent1" w:themeShade="BF"/>
    </w:rPr>
  </w:style>
  <w:style w:type="character" w:styleId="1652" w:customStyle="1">
    <w:name w:val="Heading 6 Char"/>
    <w:basedOn w:val="1644"/>
    <w:uiPriority w:val="9"/>
    <w:pPr>
      <w:pBdr/>
      <w:spacing/>
      <w:ind/>
    </w:pPr>
    <w:rPr>
      <w:rFonts w:ascii="Arial" w:hAnsi="Arial" w:eastAsia="Arial" w:cs="Arial"/>
      <w:i/>
      <w:iCs/>
      <w:color w:val="595959" w:themeColor="text1" w:themeTint="A6"/>
    </w:rPr>
  </w:style>
  <w:style w:type="character" w:styleId="1653" w:customStyle="1">
    <w:name w:val="Heading 7 Char"/>
    <w:basedOn w:val="1644"/>
    <w:uiPriority w:val="9"/>
    <w:pPr>
      <w:pBdr/>
      <w:spacing/>
      <w:ind/>
    </w:pPr>
    <w:rPr>
      <w:rFonts w:ascii="Arial" w:hAnsi="Arial" w:eastAsia="Arial" w:cs="Arial"/>
      <w:color w:val="595959" w:themeColor="text1" w:themeTint="A6"/>
    </w:rPr>
  </w:style>
  <w:style w:type="character" w:styleId="1654" w:customStyle="1">
    <w:name w:val="Heading 8 Char"/>
    <w:basedOn w:val="1644"/>
    <w:uiPriority w:val="9"/>
    <w:pPr>
      <w:pBdr/>
      <w:spacing/>
      <w:ind/>
    </w:pPr>
    <w:rPr>
      <w:rFonts w:ascii="Arial" w:hAnsi="Arial" w:eastAsia="Arial" w:cs="Arial"/>
      <w:i/>
      <w:iCs/>
      <w:color w:val="272727" w:themeColor="text1" w:themeTint="D8"/>
    </w:rPr>
  </w:style>
  <w:style w:type="character" w:styleId="1655" w:customStyle="1">
    <w:name w:val="Heading 9 Char"/>
    <w:basedOn w:val="1644"/>
    <w:uiPriority w:val="9"/>
    <w:pPr>
      <w:pBdr/>
      <w:spacing/>
      <w:ind/>
    </w:pPr>
    <w:rPr>
      <w:rFonts w:ascii="Arial" w:hAnsi="Arial" w:eastAsia="Arial" w:cs="Arial"/>
      <w:i/>
      <w:iCs/>
      <w:color w:val="272727" w:themeColor="text1" w:themeTint="D8"/>
    </w:rPr>
  </w:style>
  <w:style w:type="character" w:styleId="1656" w:customStyle="1">
    <w:name w:val="Title Char"/>
    <w:basedOn w:val="1644"/>
    <w:uiPriority w:val="10"/>
    <w:pPr>
      <w:pBdr/>
      <w:spacing/>
      <w:ind/>
    </w:pPr>
    <w:rPr>
      <w:rFonts w:ascii="Arial" w:hAnsi="Arial" w:eastAsia="Arial" w:cs="Arial"/>
      <w:spacing w:val="-10"/>
      <w:sz w:val="56"/>
      <w:szCs w:val="56"/>
    </w:rPr>
  </w:style>
  <w:style w:type="character" w:styleId="1657" w:customStyle="1">
    <w:name w:val="Subtitle Char"/>
    <w:basedOn w:val="1644"/>
    <w:uiPriority w:val="11"/>
    <w:pPr>
      <w:pBdr/>
      <w:spacing/>
      <w:ind/>
    </w:pPr>
    <w:rPr>
      <w:color w:val="595959" w:themeColor="text1" w:themeTint="A6"/>
      <w:spacing w:val="15"/>
      <w:sz w:val="28"/>
      <w:szCs w:val="28"/>
    </w:rPr>
  </w:style>
  <w:style w:type="character" w:styleId="1658" w:customStyle="1">
    <w:name w:val="Quote Char"/>
    <w:basedOn w:val="1644"/>
    <w:uiPriority w:val="29"/>
    <w:pPr>
      <w:pBdr/>
      <w:spacing/>
      <w:ind/>
    </w:pPr>
    <w:rPr>
      <w:i/>
      <w:iCs/>
      <w:color w:val="404040" w:themeColor="text1" w:themeTint="BF"/>
    </w:rPr>
  </w:style>
  <w:style w:type="character" w:styleId="1659" w:customStyle="1">
    <w:name w:val="Intense Quote Char"/>
    <w:basedOn w:val="1644"/>
    <w:uiPriority w:val="30"/>
    <w:pPr>
      <w:pBdr/>
      <w:spacing/>
      <w:ind/>
    </w:pPr>
    <w:rPr>
      <w:i/>
      <w:iCs/>
      <w:color w:val="365f91" w:themeColor="accent1" w:themeShade="BF"/>
    </w:rPr>
  </w:style>
  <w:style w:type="character" w:styleId="1660" w:customStyle="1">
    <w:name w:val="Footnote Text Char"/>
    <w:basedOn w:val="1644"/>
    <w:uiPriority w:val="99"/>
    <w:semiHidden/>
    <w:pPr>
      <w:pBdr/>
      <w:spacing/>
      <w:ind/>
    </w:pPr>
    <w:rPr>
      <w:sz w:val="20"/>
      <w:szCs w:val="20"/>
    </w:rPr>
  </w:style>
  <w:style w:type="character" w:styleId="1661" w:customStyle="1">
    <w:name w:val="Endnote Text Char"/>
    <w:basedOn w:val="1644"/>
    <w:uiPriority w:val="99"/>
    <w:semiHidden/>
    <w:pPr>
      <w:pBdr/>
      <w:spacing/>
      <w:ind/>
    </w:pPr>
    <w:rPr>
      <w:sz w:val="20"/>
      <w:szCs w:val="20"/>
    </w:rPr>
  </w:style>
  <w:style w:type="table" w:styleId="1662" w:customStyle="1">
    <w:name w:val="Table Grid Light"/>
    <w:basedOn w:val="1645"/>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3">
    <w:name w:val="Plain Table 1"/>
    <w:basedOn w:val="1645"/>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4">
    <w:name w:val="Plain Table 2"/>
    <w:basedOn w:val="1645"/>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5">
    <w:name w:val="Plain Table 3"/>
    <w:basedOn w:val="1645"/>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6">
    <w:name w:val="Plain Table 4"/>
    <w:basedOn w:val="1645"/>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7">
    <w:name w:val="Plain Table 5"/>
    <w:basedOn w:val="1645"/>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8">
    <w:name w:val="Grid Table 1 Light"/>
    <w:basedOn w:val="1645"/>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9" w:customStyle="1">
    <w:name w:val="Grid Table 1 Light - Accent 1"/>
    <w:basedOn w:val="1645"/>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0" w:customStyle="1">
    <w:name w:val="Grid Table 1 Light - Accent 2"/>
    <w:basedOn w:val="1645"/>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1" w:customStyle="1">
    <w:name w:val="Grid Table 1 Light - Accent 3"/>
    <w:basedOn w:val="1645"/>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2" w:customStyle="1">
    <w:name w:val="Grid Table 1 Light - Accent 4"/>
    <w:basedOn w:val="1645"/>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3" w:customStyle="1">
    <w:name w:val="Grid Table 1 Light - Accent 5"/>
    <w:basedOn w:val="1645"/>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4" w:customStyle="1">
    <w:name w:val="Grid Table 1 Light - Accent 6"/>
    <w:basedOn w:val="1645"/>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5">
    <w:name w:val="Grid Table 2"/>
    <w:basedOn w:val="1645"/>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6" w:customStyle="1">
    <w:name w:val="Grid Table 2 - Accent 1"/>
    <w:basedOn w:val="1645"/>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7" w:customStyle="1">
    <w:name w:val="Grid Table 2 - Accent 2"/>
    <w:basedOn w:val="1645"/>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8" w:customStyle="1">
    <w:name w:val="Grid Table 2 - Accent 3"/>
    <w:basedOn w:val="1645"/>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9" w:customStyle="1">
    <w:name w:val="Grid Table 2 - Accent 4"/>
    <w:basedOn w:val="1645"/>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0" w:customStyle="1">
    <w:name w:val="Grid Table 2 - Accent 5"/>
    <w:basedOn w:val="1645"/>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1" w:customStyle="1">
    <w:name w:val="Grid Table 2 - Accent 6"/>
    <w:basedOn w:val="1645"/>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2">
    <w:name w:val="Grid Table 3"/>
    <w:basedOn w:val="1645"/>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3" w:customStyle="1">
    <w:name w:val="Grid Table 3 - Accent 1"/>
    <w:basedOn w:val="1645"/>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4" w:customStyle="1">
    <w:name w:val="Grid Table 3 - Accent 2"/>
    <w:basedOn w:val="1645"/>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5" w:customStyle="1">
    <w:name w:val="Grid Table 3 - Accent 3"/>
    <w:basedOn w:val="1645"/>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6" w:customStyle="1">
    <w:name w:val="Grid Table 3 - Accent 4"/>
    <w:basedOn w:val="1645"/>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7" w:customStyle="1">
    <w:name w:val="Grid Table 3 - Accent 5"/>
    <w:basedOn w:val="1645"/>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8" w:customStyle="1">
    <w:name w:val="Grid Table 3 - Accent 6"/>
    <w:basedOn w:val="1645"/>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9">
    <w:name w:val="Grid Table 4"/>
    <w:basedOn w:val="1645"/>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0" w:customStyle="1">
    <w:name w:val="Grid Table 4 - Accent 1"/>
    <w:basedOn w:val="1645"/>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1" w:customStyle="1">
    <w:name w:val="Grid Table 4 - Accent 2"/>
    <w:basedOn w:val="1645"/>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2" w:customStyle="1">
    <w:name w:val="Grid Table 4 - Accent 3"/>
    <w:basedOn w:val="1645"/>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3" w:customStyle="1">
    <w:name w:val="Grid Table 4 - Accent 4"/>
    <w:basedOn w:val="1645"/>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4" w:customStyle="1">
    <w:name w:val="Grid Table 4 - Accent 5"/>
    <w:basedOn w:val="1645"/>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5" w:customStyle="1">
    <w:name w:val="Grid Table 4 - Accent 6"/>
    <w:basedOn w:val="1645"/>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6">
    <w:name w:val="Grid Table 5 Dark"/>
    <w:basedOn w:val="164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7" w:customStyle="1">
    <w:name w:val="Grid Table 5 Dark- Accent 1"/>
    <w:basedOn w:val="164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8" w:customStyle="1">
    <w:name w:val="Grid Table 5 Dark - Accent 2"/>
    <w:basedOn w:val="164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9" w:customStyle="1">
    <w:name w:val="Grid Table 5 Dark - Accent 3"/>
    <w:basedOn w:val="164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0" w:customStyle="1">
    <w:name w:val="Grid Table 5 Dark- Accent 4"/>
    <w:basedOn w:val="164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1" w:customStyle="1">
    <w:name w:val="Grid Table 5 Dark - Accent 5"/>
    <w:basedOn w:val="164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2" w:customStyle="1">
    <w:name w:val="Grid Table 5 Dark - Accent 6"/>
    <w:basedOn w:val="164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3">
    <w:name w:val="Grid Table 6 Colorful"/>
    <w:basedOn w:val="1645"/>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4" w:customStyle="1">
    <w:name w:val="Grid Table 6 Colorful - Accent 1"/>
    <w:basedOn w:val="1645"/>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5" w:customStyle="1">
    <w:name w:val="Grid Table 6 Colorful - Accent 2"/>
    <w:basedOn w:val="1645"/>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6" w:customStyle="1">
    <w:name w:val="Grid Table 6 Colorful - Accent 3"/>
    <w:basedOn w:val="1645"/>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7" w:customStyle="1">
    <w:name w:val="Grid Table 6 Colorful - Accent 4"/>
    <w:basedOn w:val="1645"/>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8" w:customStyle="1">
    <w:name w:val="Grid Table 6 Colorful - Accent 5"/>
    <w:basedOn w:val="1645"/>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9" w:customStyle="1">
    <w:name w:val="Grid Table 6 Colorful - Accent 6"/>
    <w:basedOn w:val="1645"/>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0">
    <w:name w:val="Grid Table 7 Colorful"/>
    <w:basedOn w:val="1645"/>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1" w:customStyle="1">
    <w:name w:val="Grid Table 7 Colorful - Accent 1"/>
    <w:basedOn w:val="1645"/>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2" w:customStyle="1">
    <w:name w:val="Grid Table 7 Colorful - Accent 2"/>
    <w:basedOn w:val="1645"/>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3" w:customStyle="1">
    <w:name w:val="Grid Table 7 Colorful - Accent 3"/>
    <w:basedOn w:val="1645"/>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4" w:customStyle="1">
    <w:name w:val="Grid Table 7 Colorful - Accent 4"/>
    <w:basedOn w:val="1645"/>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5" w:customStyle="1">
    <w:name w:val="Grid Table 7 Colorful - Accent 5"/>
    <w:basedOn w:val="1645"/>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6" w:customStyle="1">
    <w:name w:val="Grid Table 7 Colorful - Accent 6"/>
    <w:basedOn w:val="1645"/>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7">
    <w:name w:val="List Table 1 Light"/>
    <w:basedOn w:val="1645"/>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8" w:customStyle="1">
    <w:name w:val="List Table 1 Light - Accent 1"/>
    <w:basedOn w:val="1645"/>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9" w:customStyle="1">
    <w:name w:val="List Table 1 Light - Accent 2"/>
    <w:basedOn w:val="1645"/>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0" w:customStyle="1">
    <w:name w:val="List Table 1 Light - Accent 3"/>
    <w:basedOn w:val="1645"/>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1" w:customStyle="1">
    <w:name w:val="List Table 1 Light - Accent 4"/>
    <w:basedOn w:val="1645"/>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2" w:customStyle="1">
    <w:name w:val="List Table 1 Light - Accent 5"/>
    <w:basedOn w:val="1645"/>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3" w:customStyle="1">
    <w:name w:val="List Table 1 Light - Accent 6"/>
    <w:basedOn w:val="1645"/>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4">
    <w:name w:val="List Table 2"/>
    <w:basedOn w:val="1645"/>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5" w:customStyle="1">
    <w:name w:val="List Table 2 - Accent 1"/>
    <w:basedOn w:val="1645"/>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6" w:customStyle="1">
    <w:name w:val="List Table 2 - Accent 2"/>
    <w:basedOn w:val="1645"/>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7" w:customStyle="1">
    <w:name w:val="List Table 2 - Accent 3"/>
    <w:basedOn w:val="1645"/>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8" w:customStyle="1">
    <w:name w:val="List Table 2 - Accent 4"/>
    <w:basedOn w:val="1645"/>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9" w:customStyle="1">
    <w:name w:val="List Table 2 - Accent 5"/>
    <w:basedOn w:val="1645"/>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0" w:customStyle="1">
    <w:name w:val="List Table 2 - Accent 6"/>
    <w:basedOn w:val="1645"/>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1">
    <w:name w:val="List Table 3"/>
    <w:basedOn w:val="1645"/>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2" w:customStyle="1">
    <w:name w:val="List Table 3 - Accent 1"/>
    <w:basedOn w:val="1645"/>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3" w:customStyle="1">
    <w:name w:val="List Table 3 - Accent 2"/>
    <w:basedOn w:val="1645"/>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4" w:customStyle="1">
    <w:name w:val="List Table 3 - Accent 3"/>
    <w:basedOn w:val="1645"/>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5" w:customStyle="1">
    <w:name w:val="List Table 3 - Accent 4"/>
    <w:basedOn w:val="1645"/>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6" w:customStyle="1">
    <w:name w:val="List Table 3 - Accent 5"/>
    <w:basedOn w:val="1645"/>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7" w:customStyle="1">
    <w:name w:val="List Table 3 - Accent 6"/>
    <w:basedOn w:val="1645"/>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8">
    <w:name w:val="List Table 4"/>
    <w:basedOn w:val="1645"/>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9" w:customStyle="1">
    <w:name w:val="List Table 4 - Accent 1"/>
    <w:basedOn w:val="1645"/>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0" w:customStyle="1">
    <w:name w:val="List Table 4 - Accent 2"/>
    <w:basedOn w:val="1645"/>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1" w:customStyle="1">
    <w:name w:val="List Table 4 - Accent 3"/>
    <w:basedOn w:val="1645"/>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2" w:customStyle="1">
    <w:name w:val="List Table 4 - Accent 4"/>
    <w:basedOn w:val="1645"/>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3" w:customStyle="1">
    <w:name w:val="List Table 4 - Accent 5"/>
    <w:basedOn w:val="1645"/>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4" w:customStyle="1">
    <w:name w:val="List Table 4 - Accent 6"/>
    <w:basedOn w:val="1645"/>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5">
    <w:name w:val="List Table 5 Dark"/>
    <w:basedOn w:val="1645"/>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6" w:customStyle="1">
    <w:name w:val="List Table 5 Dark - Accent 1"/>
    <w:basedOn w:val="1645"/>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7" w:customStyle="1">
    <w:name w:val="List Table 5 Dark - Accent 2"/>
    <w:basedOn w:val="1645"/>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8" w:customStyle="1">
    <w:name w:val="List Table 5 Dark - Accent 3"/>
    <w:basedOn w:val="1645"/>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9" w:customStyle="1">
    <w:name w:val="List Table 5 Dark - Accent 4"/>
    <w:basedOn w:val="1645"/>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0" w:customStyle="1">
    <w:name w:val="List Table 5 Dark - Accent 5"/>
    <w:basedOn w:val="1645"/>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1" w:customStyle="1">
    <w:name w:val="List Table 5 Dark - Accent 6"/>
    <w:basedOn w:val="1645"/>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2">
    <w:name w:val="List Table 6 Colorful"/>
    <w:basedOn w:val="1645"/>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3" w:customStyle="1">
    <w:name w:val="List Table 6 Colorful - Accent 1"/>
    <w:basedOn w:val="1645"/>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4" w:customStyle="1">
    <w:name w:val="List Table 6 Colorful - Accent 2"/>
    <w:basedOn w:val="1645"/>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5" w:customStyle="1">
    <w:name w:val="List Table 6 Colorful - Accent 3"/>
    <w:basedOn w:val="1645"/>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6" w:customStyle="1">
    <w:name w:val="List Table 6 Colorful - Accent 4"/>
    <w:basedOn w:val="1645"/>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7" w:customStyle="1">
    <w:name w:val="List Table 6 Colorful - Accent 5"/>
    <w:basedOn w:val="1645"/>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8" w:customStyle="1">
    <w:name w:val="List Table 6 Colorful - Accent 6"/>
    <w:basedOn w:val="1645"/>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9">
    <w:name w:val="List Table 7 Colorful"/>
    <w:basedOn w:val="1645"/>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0" w:customStyle="1">
    <w:name w:val="List Table 7 Colorful - Accent 1"/>
    <w:basedOn w:val="1645"/>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1" w:customStyle="1">
    <w:name w:val="List Table 7 Colorful - Accent 2"/>
    <w:basedOn w:val="1645"/>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2" w:customStyle="1">
    <w:name w:val="List Table 7 Colorful - Accent 3"/>
    <w:basedOn w:val="1645"/>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3" w:customStyle="1">
    <w:name w:val="List Table 7 Colorful - Accent 4"/>
    <w:basedOn w:val="1645"/>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4" w:customStyle="1">
    <w:name w:val="List Table 7 Colorful - Accent 5"/>
    <w:basedOn w:val="1645"/>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5" w:customStyle="1">
    <w:name w:val="List Table 7 Colorful - Accent 6"/>
    <w:basedOn w:val="1645"/>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6" w:customStyle="1">
    <w:name w:val="Lined - Accent"/>
    <w:basedOn w:val="164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7" w:customStyle="1">
    <w:name w:val="Lined - Accent 1"/>
    <w:basedOn w:val="164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8" w:customStyle="1">
    <w:name w:val="Lined - Accent 2"/>
    <w:basedOn w:val="164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9" w:customStyle="1">
    <w:name w:val="Lined - Accent 3"/>
    <w:basedOn w:val="164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0" w:customStyle="1">
    <w:name w:val="Lined - Accent 4"/>
    <w:basedOn w:val="164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1" w:customStyle="1">
    <w:name w:val="Lined - Accent 5"/>
    <w:basedOn w:val="164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2" w:customStyle="1">
    <w:name w:val="Lined - Accent 6"/>
    <w:basedOn w:val="164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3" w:customStyle="1">
    <w:name w:val="Bordered &amp; Lined - Accent"/>
    <w:basedOn w:val="1645"/>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4" w:customStyle="1">
    <w:name w:val="Bordered &amp; Lined - Accent 1"/>
    <w:basedOn w:val="1645"/>
    <w:uiPriority w:val="99"/>
    <w:pPr>
      <w:pBdr/>
      <w:spacing/>
      <w:ind/>
    </w:pPr>
    <w:rPr>
      <w:color w:val="40404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5" w:customStyle="1">
    <w:name w:val="Bordered &amp; Lined - Accent 2"/>
    <w:basedOn w:val="1645"/>
    <w:uiPriority w:val="99"/>
    <w:pPr>
      <w:pBdr/>
      <w:spacing/>
      <w:ind/>
    </w:pPr>
    <w:rPr>
      <w:color w:val="40404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6" w:customStyle="1">
    <w:name w:val="Bordered &amp; Lined - Accent 3"/>
    <w:basedOn w:val="1645"/>
    <w:uiPriority w:val="99"/>
    <w:pPr>
      <w:pBdr/>
      <w:spacing/>
      <w:ind/>
    </w:pPr>
    <w:rPr>
      <w:color w:val="40404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7" w:customStyle="1">
    <w:name w:val="Bordered &amp; Lined - Accent 4"/>
    <w:basedOn w:val="1645"/>
    <w:uiPriority w:val="99"/>
    <w:pPr>
      <w:pBdr/>
      <w:spacing/>
      <w:ind/>
    </w:pPr>
    <w:rPr>
      <w:color w:val="40404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8" w:customStyle="1">
    <w:name w:val="Bordered &amp; Lined - Accent 5"/>
    <w:basedOn w:val="1645"/>
    <w:uiPriority w:val="99"/>
    <w:pPr>
      <w:pBdr/>
      <w:spacing/>
      <w:ind/>
    </w:pPr>
    <w:rPr>
      <w:color w:val="40404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9" w:customStyle="1">
    <w:name w:val="Bordered &amp; Lined - Accent 6"/>
    <w:basedOn w:val="1645"/>
    <w:uiPriority w:val="99"/>
    <w:pPr>
      <w:pBdr/>
      <w:spacing/>
      <w:ind/>
    </w:pPr>
    <w:rPr>
      <w:color w:val="40404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0" w:customStyle="1">
    <w:name w:val="Bordered"/>
    <w:basedOn w:val="1645"/>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1" w:customStyle="1">
    <w:name w:val="Bordered - Accent 1"/>
    <w:basedOn w:val="1645"/>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2" w:customStyle="1">
    <w:name w:val="Bordered - Accent 2"/>
    <w:basedOn w:val="1645"/>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3" w:customStyle="1">
    <w:name w:val="Bordered - Accent 3"/>
    <w:basedOn w:val="1645"/>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4" w:customStyle="1">
    <w:name w:val="Bordered - Accent 4"/>
    <w:basedOn w:val="1645"/>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5" w:customStyle="1">
    <w:name w:val="Bordered - Accent 5"/>
    <w:basedOn w:val="1645"/>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6" w:customStyle="1">
    <w:name w:val="Bordered - Accent 6"/>
    <w:basedOn w:val="1645"/>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787" w:customStyle="1">
    <w:name w:val="Título 1 Char"/>
    <w:basedOn w:val="1644"/>
    <w:link w:val="1635"/>
    <w:uiPriority w:val="9"/>
    <w:pPr>
      <w:pBdr/>
      <w:spacing/>
      <w:ind/>
    </w:pPr>
    <w:rPr>
      <w:rFonts w:ascii="Arial" w:hAnsi="Arial" w:eastAsia="Arial" w:cs="Arial"/>
      <w:color w:val="365f91" w:themeColor="accent1" w:themeShade="BF"/>
      <w:sz w:val="40"/>
      <w:szCs w:val="40"/>
    </w:rPr>
  </w:style>
  <w:style w:type="character" w:styleId="1788" w:customStyle="1">
    <w:name w:val="Título 2 Char"/>
    <w:basedOn w:val="1644"/>
    <w:link w:val="1636"/>
    <w:uiPriority w:val="9"/>
    <w:pPr>
      <w:pBdr/>
      <w:spacing/>
      <w:ind/>
    </w:pPr>
    <w:rPr>
      <w:rFonts w:ascii="Arial" w:hAnsi="Arial" w:eastAsia="Arial" w:cs="Arial"/>
      <w:color w:val="365f91" w:themeColor="accent1" w:themeShade="BF"/>
      <w:sz w:val="32"/>
      <w:szCs w:val="32"/>
    </w:rPr>
  </w:style>
  <w:style w:type="character" w:styleId="1789" w:customStyle="1">
    <w:name w:val="Título 3 Char"/>
    <w:basedOn w:val="1644"/>
    <w:link w:val="1637"/>
    <w:pPr>
      <w:pBdr/>
      <w:spacing/>
      <w:ind/>
    </w:pPr>
    <w:rPr>
      <w:rFonts w:cs="Arial"/>
      <w:b/>
      <w:bCs/>
      <w:sz w:val="24"/>
      <w:szCs w:val="26"/>
    </w:rPr>
  </w:style>
  <w:style w:type="character" w:styleId="1790" w:customStyle="1">
    <w:name w:val="Título 4 Char"/>
    <w:basedOn w:val="1644"/>
    <w:link w:val="1638"/>
    <w:uiPriority w:val="9"/>
    <w:pPr>
      <w:pBdr/>
      <w:spacing/>
      <w:ind/>
    </w:pPr>
    <w:rPr>
      <w:rFonts w:ascii="Arial" w:hAnsi="Arial" w:eastAsia="Arial" w:cs="Arial"/>
      <w:i/>
      <w:iCs/>
      <w:color w:val="365f91" w:themeColor="accent1" w:themeShade="BF"/>
    </w:rPr>
  </w:style>
  <w:style w:type="character" w:styleId="1791" w:customStyle="1">
    <w:name w:val="Título 5 Char"/>
    <w:basedOn w:val="1644"/>
    <w:link w:val="1639"/>
    <w:uiPriority w:val="9"/>
    <w:pPr>
      <w:pBdr/>
      <w:spacing/>
      <w:ind/>
    </w:pPr>
    <w:rPr>
      <w:rFonts w:ascii="Arial" w:hAnsi="Arial" w:eastAsia="Arial" w:cs="Arial"/>
      <w:color w:val="365f91" w:themeColor="accent1" w:themeShade="BF"/>
    </w:rPr>
  </w:style>
  <w:style w:type="character" w:styleId="1792" w:customStyle="1">
    <w:name w:val="Título 6 Char"/>
    <w:basedOn w:val="1644"/>
    <w:link w:val="1640"/>
    <w:uiPriority w:val="9"/>
    <w:pPr>
      <w:pBdr/>
      <w:spacing/>
      <w:ind/>
    </w:pPr>
    <w:rPr>
      <w:rFonts w:ascii="Arial" w:hAnsi="Arial" w:eastAsia="Arial" w:cs="Arial"/>
      <w:i/>
      <w:iCs/>
      <w:color w:val="595959" w:themeColor="text1" w:themeTint="A6"/>
    </w:rPr>
  </w:style>
  <w:style w:type="character" w:styleId="1793" w:customStyle="1">
    <w:name w:val="Título 7 Char"/>
    <w:basedOn w:val="1644"/>
    <w:link w:val="1641"/>
    <w:uiPriority w:val="9"/>
    <w:pPr>
      <w:pBdr/>
      <w:spacing/>
      <w:ind/>
    </w:pPr>
    <w:rPr>
      <w:rFonts w:ascii="Arial" w:hAnsi="Arial" w:eastAsia="Arial" w:cs="Arial"/>
      <w:color w:val="595959" w:themeColor="text1" w:themeTint="A6"/>
    </w:rPr>
  </w:style>
  <w:style w:type="character" w:styleId="1794" w:customStyle="1">
    <w:name w:val="Título 8 Char"/>
    <w:basedOn w:val="1644"/>
    <w:link w:val="1642"/>
    <w:uiPriority w:val="9"/>
    <w:pPr>
      <w:pBdr/>
      <w:spacing/>
      <w:ind/>
    </w:pPr>
    <w:rPr>
      <w:rFonts w:ascii="Arial" w:hAnsi="Arial" w:eastAsia="Arial" w:cs="Arial"/>
      <w:i/>
      <w:iCs/>
      <w:color w:val="272727" w:themeColor="text1" w:themeTint="D8"/>
    </w:rPr>
  </w:style>
  <w:style w:type="character" w:styleId="1795" w:customStyle="1">
    <w:name w:val="Título 9 Char"/>
    <w:basedOn w:val="1644"/>
    <w:link w:val="1643"/>
    <w:uiPriority w:val="9"/>
    <w:pPr>
      <w:pBdr/>
      <w:spacing/>
      <w:ind/>
    </w:pPr>
    <w:rPr>
      <w:rFonts w:ascii="Arial" w:hAnsi="Arial" w:eastAsia="Arial" w:cs="Arial"/>
      <w:i/>
      <w:iCs/>
      <w:color w:val="272727" w:themeColor="text1" w:themeTint="D8"/>
    </w:rPr>
  </w:style>
  <w:style w:type="paragraph" w:styleId="1796">
    <w:name w:val="Title"/>
    <w:basedOn w:val="1634"/>
    <w:next w:val="1634"/>
    <w:link w:val="1797"/>
    <w:uiPriority w:val="10"/>
    <w:qFormat/>
    <w:pPr>
      <w:pBdr/>
      <w:spacing w:after="80" w:line="240" w:lineRule="auto"/>
      <w:ind/>
      <w:contextualSpacing w:val="true"/>
    </w:pPr>
    <w:rPr>
      <w:rFonts w:ascii="Arial" w:hAnsi="Arial" w:eastAsia="Arial" w:cs="Arial"/>
      <w:spacing w:val="-10"/>
      <w:sz w:val="56"/>
      <w:szCs w:val="56"/>
    </w:rPr>
  </w:style>
  <w:style w:type="character" w:styleId="1797" w:customStyle="1">
    <w:name w:val="Título Char"/>
    <w:basedOn w:val="1644"/>
    <w:link w:val="1796"/>
    <w:uiPriority w:val="10"/>
    <w:pPr>
      <w:pBdr/>
      <w:spacing/>
      <w:ind/>
    </w:pPr>
    <w:rPr>
      <w:rFonts w:ascii="Arial" w:hAnsi="Arial" w:eastAsia="Arial" w:cs="Arial"/>
      <w:spacing w:val="-10"/>
      <w:sz w:val="56"/>
      <w:szCs w:val="56"/>
    </w:rPr>
  </w:style>
  <w:style w:type="paragraph" w:styleId="1798">
    <w:name w:val="Subtitle"/>
    <w:basedOn w:val="1634"/>
    <w:next w:val="1634"/>
    <w:link w:val="1799"/>
    <w:uiPriority w:val="11"/>
    <w:qFormat/>
    <w:pPr>
      <w:numPr>
        <w:ilvl w:val="1"/>
      </w:numPr>
      <w:pBdr/>
      <w:spacing/>
      <w:ind/>
    </w:pPr>
    <w:rPr>
      <w:color w:val="595959" w:themeColor="text1" w:themeTint="A6"/>
      <w:spacing w:val="15"/>
      <w:sz w:val="28"/>
      <w:szCs w:val="28"/>
    </w:rPr>
  </w:style>
  <w:style w:type="character" w:styleId="1799" w:customStyle="1">
    <w:name w:val="Subtítulo Char"/>
    <w:basedOn w:val="1644"/>
    <w:link w:val="1798"/>
    <w:uiPriority w:val="11"/>
    <w:pPr>
      <w:pBdr/>
      <w:spacing/>
      <w:ind/>
    </w:pPr>
    <w:rPr>
      <w:color w:val="595959" w:themeColor="text1" w:themeTint="A6"/>
      <w:spacing w:val="15"/>
      <w:sz w:val="28"/>
      <w:szCs w:val="28"/>
    </w:rPr>
  </w:style>
  <w:style w:type="paragraph" w:styleId="1800">
    <w:name w:val="Quote"/>
    <w:basedOn w:val="1634"/>
    <w:next w:val="1634"/>
    <w:link w:val="1801"/>
    <w:uiPriority w:val="29"/>
    <w:qFormat/>
    <w:pPr>
      <w:pBdr/>
      <w:spacing w:before="160"/>
      <w:ind/>
      <w:jc w:val="center"/>
    </w:pPr>
    <w:rPr>
      <w:i/>
      <w:iCs/>
      <w:color w:val="404040" w:themeColor="text1" w:themeTint="BF"/>
    </w:rPr>
  </w:style>
  <w:style w:type="character" w:styleId="1801" w:customStyle="1">
    <w:name w:val="Citação Char"/>
    <w:basedOn w:val="1644"/>
    <w:link w:val="1800"/>
    <w:uiPriority w:val="29"/>
    <w:pPr>
      <w:pBdr/>
      <w:spacing/>
      <w:ind/>
    </w:pPr>
    <w:rPr>
      <w:i/>
      <w:iCs/>
      <w:color w:val="404040" w:themeColor="text1" w:themeTint="BF"/>
    </w:rPr>
  </w:style>
  <w:style w:type="character" w:styleId="1802">
    <w:name w:val="Intense Emphasis"/>
    <w:basedOn w:val="1644"/>
    <w:uiPriority w:val="21"/>
    <w:qFormat/>
    <w:pPr>
      <w:pBdr/>
      <w:spacing/>
      <w:ind/>
    </w:pPr>
    <w:rPr>
      <w:i/>
      <w:iCs/>
      <w:color w:val="365f91" w:themeColor="accent1" w:themeShade="BF"/>
    </w:rPr>
  </w:style>
  <w:style w:type="paragraph" w:styleId="1803">
    <w:name w:val="Intense Quote"/>
    <w:basedOn w:val="1634"/>
    <w:next w:val="1634"/>
    <w:link w:val="1804"/>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1804" w:customStyle="1">
    <w:name w:val="Citação Intensa Char"/>
    <w:basedOn w:val="1644"/>
    <w:link w:val="1803"/>
    <w:uiPriority w:val="30"/>
    <w:pPr>
      <w:pBdr/>
      <w:spacing/>
      <w:ind/>
    </w:pPr>
    <w:rPr>
      <w:i/>
      <w:iCs/>
      <w:color w:val="365f91" w:themeColor="accent1" w:themeShade="BF"/>
    </w:rPr>
  </w:style>
  <w:style w:type="character" w:styleId="1805">
    <w:name w:val="Intense Reference"/>
    <w:basedOn w:val="1644"/>
    <w:uiPriority w:val="32"/>
    <w:qFormat/>
    <w:pPr>
      <w:pBdr/>
      <w:spacing/>
      <w:ind/>
    </w:pPr>
    <w:rPr>
      <w:b/>
      <w:bCs/>
      <w:smallCaps/>
      <w:color w:val="365f91" w:themeColor="accent1" w:themeShade="BF"/>
      <w:spacing w:val="5"/>
    </w:rPr>
  </w:style>
  <w:style w:type="character" w:styleId="1806">
    <w:name w:val="Subtle Emphasis"/>
    <w:basedOn w:val="1644"/>
    <w:uiPriority w:val="19"/>
    <w:qFormat/>
    <w:pPr>
      <w:pBdr/>
      <w:spacing/>
      <w:ind/>
    </w:pPr>
    <w:rPr>
      <w:i/>
      <w:iCs/>
      <w:color w:val="404040" w:themeColor="text1" w:themeTint="BF"/>
    </w:rPr>
  </w:style>
  <w:style w:type="character" w:styleId="1807">
    <w:name w:val="Emphasis"/>
    <w:basedOn w:val="1644"/>
    <w:uiPriority w:val="20"/>
    <w:qFormat/>
    <w:pPr>
      <w:pBdr/>
      <w:spacing/>
      <w:ind/>
    </w:pPr>
    <w:rPr>
      <w:i/>
      <w:iCs/>
    </w:rPr>
  </w:style>
  <w:style w:type="character" w:styleId="1808">
    <w:name w:val="Subtle Reference"/>
    <w:basedOn w:val="1644"/>
    <w:uiPriority w:val="31"/>
    <w:qFormat/>
    <w:pPr>
      <w:pBdr/>
      <w:spacing/>
      <w:ind/>
    </w:pPr>
    <w:rPr>
      <w:smallCaps/>
      <w:color w:val="5a5a5a" w:themeColor="text1" w:themeTint="A5"/>
    </w:rPr>
  </w:style>
  <w:style w:type="character" w:styleId="1809">
    <w:name w:val="Book Title"/>
    <w:basedOn w:val="1644"/>
    <w:uiPriority w:val="33"/>
    <w:qFormat/>
    <w:pPr>
      <w:pBdr/>
      <w:spacing/>
      <w:ind/>
    </w:pPr>
    <w:rPr>
      <w:b/>
      <w:bCs/>
      <w:i/>
      <w:iCs/>
      <w:spacing w:val="5"/>
    </w:rPr>
  </w:style>
  <w:style w:type="character" w:styleId="1810" w:customStyle="1">
    <w:name w:val="Header Char"/>
    <w:basedOn w:val="1644"/>
    <w:uiPriority w:val="99"/>
    <w:pPr>
      <w:pBdr/>
      <w:spacing/>
      <w:ind/>
    </w:pPr>
  </w:style>
  <w:style w:type="character" w:styleId="1811" w:customStyle="1">
    <w:name w:val="Footer Char"/>
    <w:basedOn w:val="1644"/>
    <w:uiPriority w:val="99"/>
    <w:pPr>
      <w:pBdr/>
      <w:spacing/>
      <w:ind/>
    </w:pPr>
  </w:style>
  <w:style w:type="paragraph" w:styleId="1812">
    <w:name w:val="footnote text"/>
    <w:basedOn w:val="1634"/>
    <w:link w:val="1813"/>
    <w:uiPriority w:val="99"/>
    <w:semiHidden/>
    <w:unhideWhenUsed/>
    <w:pPr>
      <w:pBdr/>
      <w:spacing w:after="0" w:line="240" w:lineRule="auto"/>
      <w:ind/>
    </w:pPr>
    <w:rPr>
      <w:sz w:val="20"/>
      <w:szCs w:val="20"/>
    </w:rPr>
  </w:style>
  <w:style w:type="character" w:styleId="1813" w:customStyle="1">
    <w:name w:val="Texto de nota de rodapé Char"/>
    <w:basedOn w:val="1644"/>
    <w:link w:val="1812"/>
    <w:uiPriority w:val="99"/>
    <w:semiHidden/>
    <w:pPr>
      <w:pBdr/>
      <w:spacing/>
      <w:ind/>
    </w:pPr>
    <w:rPr>
      <w:sz w:val="20"/>
      <w:szCs w:val="20"/>
    </w:rPr>
  </w:style>
  <w:style w:type="character" w:styleId="1814">
    <w:name w:val="footnote reference"/>
    <w:basedOn w:val="1644"/>
    <w:uiPriority w:val="99"/>
    <w:semiHidden/>
    <w:unhideWhenUsed/>
    <w:pPr>
      <w:pBdr/>
      <w:spacing/>
      <w:ind/>
    </w:pPr>
    <w:rPr>
      <w:vertAlign w:val="superscript"/>
    </w:rPr>
  </w:style>
  <w:style w:type="paragraph" w:styleId="1815">
    <w:name w:val="endnote text"/>
    <w:basedOn w:val="1634"/>
    <w:link w:val="1816"/>
    <w:uiPriority w:val="99"/>
    <w:semiHidden/>
    <w:unhideWhenUsed/>
    <w:pPr>
      <w:pBdr/>
      <w:spacing w:after="0" w:line="240" w:lineRule="auto"/>
      <w:ind/>
    </w:pPr>
    <w:rPr>
      <w:sz w:val="20"/>
      <w:szCs w:val="20"/>
    </w:rPr>
  </w:style>
  <w:style w:type="character" w:styleId="1816" w:customStyle="1">
    <w:name w:val="Texto de nota de fim Char"/>
    <w:basedOn w:val="1644"/>
    <w:link w:val="1815"/>
    <w:uiPriority w:val="99"/>
    <w:semiHidden/>
    <w:pPr>
      <w:pBdr/>
      <w:spacing/>
      <w:ind/>
    </w:pPr>
    <w:rPr>
      <w:sz w:val="20"/>
      <w:szCs w:val="20"/>
    </w:rPr>
  </w:style>
  <w:style w:type="character" w:styleId="1817">
    <w:name w:val="endnote reference"/>
    <w:basedOn w:val="1644"/>
    <w:uiPriority w:val="99"/>
    <w:semiHidden/>
    <w:unhideWhenUsed/>
    <w:pPr>
      <w:pBdr/>
      <w:spacing/>
      <w:ind/>
    </w:pPr>
    <w:rPr>
      <w:vertAlign w:val="superscript"/>
    </w:rPr>
  </w:style>
  <w:style w:type="character" w:styleId="1818">
    <w:name w:val="Placeholder Text"/>
    <w:basedOn w:val="1644"/>
    <w:uiPriority w:val="99"/>
    <w:semiHidden/>
    <w:pPr>
      <w:pBdr/>
      <w:spacing/>
      <w:ind/>
    </w:pPr>
    <w:rPr>
      <w:color w:val="666666"/>
    </w:rPr>
  </w:style>
  <w:style w:type="paragraph" w:styleId="1819">
    <w:name w:val="TOC Heading"/>
    <w:uiPriority w:val="39"/>
    <w:unhideWhenUsed/>
    <w:pPr>
      <w:pBdr/>
      <w:spacing/>
      <w:ind/>
    </w:pPr>
  </w:style>
  <w:style w:type="paragraph" w:styleId="1820">
    <w:name w:val="HTML Preformatted"/>
    <w:basedOn w:val="1634"/>
    <w:semiHidden/>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ind/>
    </w:pPr>
    <w:rPr>
      <w:rFonts w:ascii="Courier New" w:hAnsi="Courier New" w:eastAsia="Courier New"/>
      <w:color w:val="000000"/>
      <w:sz w:val="20"/>
      <w:szCs w:val="20"/>
    </w:rPr>
  </w:style>
  <w:style w:type="paragraph" w:styleId="1821" w:customStyle="1">
    <w:name w:val="Default"/>
    <w:pPr>
      <w:pBdr/>
      <w:spacing/>
      <w:ind/>
    </w:pPr>
    <w:rPr>
      <w:rFonts w:ascii="INKKGO+TimesNewRoman" w:hAnsi="INKKGO+TimesNewRoman" w:cs="INKKGO+TimesNewRoman"/>
      <w:color w:val="000000"/>
      <w:sz w:val="24"/>
      <w:szCs w:val="24"/>
    </w:rPr>
  </w:style>
  <w:style w:type="paragraph" w:styleId="1822">
    <w:name w:val="Footer"/>
    <w:basedOn w:val="1634"/>
    <w:link w:val="1843"/>
    <w:uiPriority w:val="99"/>
    <w:pPr>
      <w:pBdr/>
      <w:tabs>
        <w:tab w:val="center" w:leader="none" w:pos="4419"/>
        <w:tab w:val="right" w:leader="none" w:pos="8838"/>
      </w:tabs>
      <w:spacing/>
      <w:ind/>
    </w:pPr>
  </w:style>
  <w:style w:type="character" w:styleId="1823">
    <w:name w:val="page number"/>
    <w:basedOn w:val="1644"/>
    <w:semiHidden/>
    <w:pPr>
      <w:pBdr/>
      <w:spacing/>
      <w:ind/>
    </w:pPr>
  </w:style>
  <w:style w:type="paragraph" w:styleId="1824">
    <w:name w:val="Header"/>
    <w:basedOn w:val="1634"/>
    <w:link w:val="1840"/>
    <w:uiPriority w:val="99"/>
    <w:pPr>
      <w:pBdr/>
      <w:tabs>
        <w:tab w:val="center" w:leader="none" w:pos="4419"/>
        <w:tab w:val="right" w:leader="none" w:pos="8838"/>
      </w:tabs>
      <w:spacing/>
      <w:ind/>
    </w:pPr>
  </w:style>
  <w:style w:type="paragraph" w:styleId="1825">
    <w:name w:val="toc 1"/>
    <w:basedOn w:val="1634"/>
    <w:next w:val="1634"/>
    <w:uiPriority w:val="39"/>
    <w:pPr>
      <w:pBdr/>
      <w:spacing/>
      <w:ind/>
    </w:pPr>
    <w:rPr>
      <w:b/>
    </w:rPr>
  </w:style>
  <w:style w:type="paragraph" w:styleId="1826">
    <w:name w:val="toc 2"/>
    <w:basedOn w:val="1634"/>
    <w:next w:val="1634"/>
    <w:uiPriority w:val="39"/>
    <w:pPr>
      <w:pBdr/>
      <w:spacing/>
      <w:ind w:left="240"/>
    </w:pPr>
  </w:style>
  <w:style w:type="paragraph" w:styleId="1827">
    <w:name w:val="toc 3"/>
    <w:basedOn w:val="1634"/>
    <w:next w:val="1634"/>
    <w:uiPriority w:val="39"/>
    <w:pPr>
      <w:pBdr/>
      <w:spacing/>
      <w:ind w:left="480"/>
    </w:pPr>
    <w:rPr>
      <w:b/>
    </w:rPr>
  </w:style>
  <w:style w:type="character" w:styleId="1828">
    <w:name w:val="Hyperlink"/>
    <w:basedOn w:val="1644"/>
    <w:uiPriority w:val="99"/>
    <w:pPr>
      <w:pBdr/>
      <w:spacing/>
      <w:ind/>
    </w:pPr>
    <w:rPr>
      <w:color w:val="0000ff"/>
      <w:u w:val="single"/>
    </w:rPr>
  </w:style>
  <w:style w:type="character" w:styleId="1829">
    <w:name w:val="FollowedHyperlink"/>
    <w:basedOn w:val="1644"/>
    <w:semiHidden/>
    <w:pPr>
      <w:pBdr/>
      <w:spacing/>
      <w:ind/>
    </w:pPr>
    <w:rPr>
      <w:color w:val="800080"/>
      <w:u w:val="single"/>
    </w:rPr>
  </w:style>
  <w:style w:type="paragraph" w:styleId="1830" w:customStyle="1">
    <w:name w:val="Estilo Fonte 12+Negrito+Centralizado"/>
    <w:basedOn w:val="1634"/>
    <w:pPr>
      <w:pBdr/>
      <w:spacing/>
      <w:ind/>
      <w:jc w:val="center"/>
    </w:pPr>
    <w:rPr>
      <w:b/>
      <w:bCs/>
      <w:szCs w:val="20"/>
    </w:rPr>
  </w:style>
  <w:style w:type="paragraph" w:styleId="1831" w:customStyle="1">
    <w:name w:val="CAPA"/>
    <w:basedOn w:val="1634"/>
    <w:pPr>
      <w:pBdr/>
      <w:spacing w:line="240" w:lineRule="auto"/>
      <w:ind/>
      <w:jc w:val="center"/>
    </w:pPr>
    <w:rPr>
      <w:b/>
      <w:sz w:val="28"/>
      <w:szCs w:val="20"/>
    </w:rPr>
  </w:style>
  <w:style w:type="paragraph" w:styleId="1832">
    <w:name w:val="toc 4"/>
    <w:basedOn w:val="1634"/>
    <w:next w:val="1634"/>
    <w:semiHidden/>
    <w:pPr>
      <w:pBdr/>
      <w:spacing/>
      <w:ind w:left="720"/>
      <w:jc w:val="left"/>
    </w:pPr>
  </w:style>
  <w:style w:type="paragraph" w:styleId="1833">
    <w:name w:val="toc 5"/>
    <w:basedOn w:val="1634"/>
    <w:next w:val="1634"/>
    <w:semiHidden/>
    <w:pPr>
      <w:pBdr/>
      <w:spacing/>
      <w:ind w:left="960"/>
      <w:jc w:val="left"/>
    </w:pPr>
  </w:style>
  <w:style w:type="paragraph" w:styleId="1834">
    <w:name w:val="toc 6"/>
    <w:basedOn w:val="1634"/>
    <w:next w:val="1634"/>
    <w:semiHidden/>
    <w:pPr>
      <w:pBdr/>
      <w:spacing/>
      <w:ind w:left="1200"/>
      <w:jc w:val="left"/>
    </w:pPr>
  </w:style>
  <w:style w:type="paragraph" w:styleId="1835">
    <w:name w:val="toc 7"/>
    <w:basedOn w:val="1634"/>
    <w:next w:val="1634"/>
    <w:semiHidden/>
    <w:pPr>
      <w:pBdr/>
      <w:spacing/>
      <w:ind w:left="1440"/>
      <w:jc w:val="left"/>
    </w:pPr>
  </w:style>
  <w:style w:type="paragraph" w:styleId="1836">
    <w:name w:val="toc 8"/>
    <w:basedOn w:val="1634"/>
    <w:next w:val="1634"/>
    <w:semiHidden/>
    <w:pPr>
      <w:pBdr/>
      <w:spacing/>
      <w:ind w:left="1680"/>
      <w:jc w:val="left"/>
    </w:pPr>
  </w:style>
  <w:style w:type="paragraph" w:styleId="1837">
    <w:name w:val="toc 9"/>
    <w:basedOn w:val="1634"/>
    <w:next w:val="1634"/>
    <w:semiHidden/>
    <w:pPr>
      <w:pBdr/>
      <w:spacing/>
      <w:ind w:left="1920"/>
      <w:jc w:val="left"/>
    </w:pPr>
  </w:style>
  <w:style w:type="paragraph" w:styleId="1838">
    <w:name w:val="No Spacing"/>
    <w:uiPriority w:val="1"/>
    <w:qFormat/>
    <w:pPr>
      <w:pBdr/>
      <w:spacing/>
      <w:ind/>
      <w:jc w:val="both"/>
    </w:pPr>
    <w:rPr>
      <w:sz w:val="24"/>
      <w:szCs w:val="24"/>
    </w:rPr>
  </w:style>
  <w:style w:type="table" w:styleId="1839">
    <w:name w:val="Table Grid"/>
    <w:basedOn w:val="1645"/>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840" w:customStyle="1">
    <w:name w:val="Cabeçalho Char"/>
    <w:basedOn w:val="1644"/>
    <w:link w:val="1824"/>
    <w:uiPriority w:val="99"/>
    <w:pPr>
      <w:pBdr/>
      <w:spacing/>
      <w:ind/>
    </w:pPr>
    <w:rPr>
      <w:sz w:val="24"/>
      <w:szCs w:val="22"/>
    </w:rPr>
  </w:style>
  <w:style w:type="paragraph" w:styleId="1841">
    <w:name w:val="Balloon Text"/>
    <w:basedOn w:val="1634"/>
    <w:link w:val="1842"/>
    <w:uiPriority w:val="99"/>
    <w:semiHidden/>
    <w:unhideWhenUsed/>
    <w:pPr>
      <w:pBdr/>
      <w:spacing/>
      <w:ind/>
    </w:pPr>
    <w:rPr>
      <w:rFonts w:ascii="Tahoma" w:hAnsi="Tahoma" w:cs="Tahoma"/>
      <w:sz w:val="16"/>
      <w:szCs w:val="16"/>
    </w:rPr>
  </w:style>
  <w:style w:type="character" w:styleId="1842" w:customStyle="1">
    <w:name w:val="Texto de balão Char"/>
    <w:basedOn w:val="1644"/>
    <w:link w:val="1841"/>
    <w:uiPriority w:val="99"/>
    <w:semiHidden/>
    <w:pPr>
      <w:pBdr/>
      <w:spacing/>
      <w:ind/>
    </w:pPr>
    <w:rPr>
      <w:rFonts w:ascii="Tahoma" w:hAnsi="Tahoma" w:cs="Tahoma"/>
      <w:sz w:val="16"/>
      <w:szCs w:val="16"/>
    </w:rPr>
  </w:style>
  <w:style w:type="character" w:styleId="1843" w:customStyle="1">
    <w:name w:val="Rodapé Char"/>
    <w:basedOn w:val="1644"/>
    <w:link w:val="1822"/>
    <w:uiPriority w:val="99"/>
    <w:pPr>
      <w:pBdr/>
      <w:spacing/>
      <w:ind/>
    </w:pPr>
    <w:rPr>
      <w:sz w:val="24"/>
      <w:szCs w:val="22"/>
    </w:rPr>
  </w:style>
  <w:style w:type="character" w:styleId="1844">
    <w:name w:val="Strong"/>
    <w:basedOn w:val="1644"/>
    <w:uiPriority w:val="22"/>
    <w:qFormat/>
    <w:pPr>
      <w:pBdr/>
      <w:spacing/>
      <w:ind/>
    </w:pPr>
    <w:rPr>
      <w:rFonts w:ascii="Arial" w:hAnsi="Arial"/>
      <w:bCs/>
      <w:sz w:val="20"/>
    </w:rPr>
  </w:style>
  <w:style w:type="paragraph" w:styleId="1845">
    <w:name w:val="List Paragraph"/>
    <w:basedOn w:val="1634"/>
    <w:uiPriority w:val="34"/>
    <w:qFormat/>
    <w:pPr>
      <w:pBdr/>
      <w:spacing/>
      <w:ind w:left="720"/>
      <w:contextualSpacing w:val="true"/>
    </w:pPr>
  </w:style>
  <w:style w:type="paragraph" w:styleId="1846">
    <w:name w:val="Caption"/>
    <w:basedOn w:val="1634"/>
    <w:next w:val="1634"/>
    <w:uiPriority w:val="35"/>
    <w:unhideWhenUsed/>
    <w:qFormat/>
    <w:pPr>
      <w:pBdr/>
      <w:spacing w:after="200" w:line="240" w:lineRule="auto"/>
      <w:ind/>
    </w:pPr>
    <w:rPr>
      <w:bCs/>
      <w:sz w:val="20"/>
      <w:szCs w:val="18"/>
    </w:rPr>
  </w:style>
  <w:style w:type="paragraph" w:styleId="1847">
    <w:name w:val="table of figures"/>
    <w:basedOn w:val="1634"/>
    <w:next w:val="1634"/>
    <w:uiPriority w:val="99"/>
    <w:unhideWhenUsed/>
    <w:pPr>
      <w:pBdr/>
      <w:spacing w:after="0"/>
      <w:ind/>
    </w:pPr>
    <w:rPr>
      <w:caps/>
    </w:rPr>
  </w:style>
  <w:style w:type="character" w:styleId="1848" w:customStyle="1">
    <w:name w:val="Menção Pendente1"/>
    <w:basedOn w:val="1644"/>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header" Target="header7.xml" /><Relationship Id="rId16" Type="http://schemas.openxmlformats.org/officeDocument/2006/relationships/header" Target="header8.xml" /><Relationship Id="rId17" Type="http://schemas.openxmlformats.org/officeDocument/2006/relationships/customXml" Target="../customXml/item1.xml" /><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_rels/header7.xml.rels><?xml version="1.0" encoding="UTF-8" standalone="yes"?><Relationships xmlns="http://schemas.openxmlformats.org/package/2006/relationships"></Relationships>
</file>

<file path=word/_rels/header8.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Arial"/>
        <a:cs typeface="Arial"/>
      </a:majorFont>
      <a:minorFont>
        <a:latin typeface="Calibri"/>
        <a:ea typeface="Arial"/>
        <a:cs typeface="Arial"/>
      </a:minorFont>
    </a:fontScheme>
    <a:fmtScheme name="Escritório">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397286-A0BE-499A-88B2-ECC910596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Microsoft</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para documento de Projeto Final de Curso de Sistemas de Informação da FAI</dc:title>
  <dc:creator>Profa. Eunice Gomes de Siqueira</dc:creator>
  <cp:revision>204</cp:revision>
  <dcterms:created xsi:type="dcterms:W3CDTF">2026-06-10T17:27:00Z</dcterms:created>
  <dcterms:modified xsi:type="dcterms:W3CDTF">2026-09-23T18:21:49Z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e38ffef1f93afcd9fe184102cc66f80f340758c29b599b05ea03c8ac55226fec</vt:lpwstr>
  </property>
</Properties>
</file>