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header8.xml" ContentType="application/vnd.openxmlformats-officedocument.wordprocessingml.head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header7.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1"/>
        <w:pBdr/>
        <w:spacing/>
        <w:ind/>
        <w:rPr>
          <w:sz w:val="24"/>
          <w:szCs w:val="24"/>
        </w:rPr>
      </w:pPr>
      <w:r>
        <w:rPr>
          <w:sz w:val="24"/>
          <w:szCs w:val="24"/>
        </w:rPr>
        <w:t xml:space="preserve">FAI – CENTRO DE ENSINO SUPERIOR EM GESTÃO, TECNOLOGIA E EDUCAÇÃO</w:t>
      </w:r>
      <w:r>
        <w:rPr>
          <w:sz w:val="24"/>
          <w:szCs w:val="24"/>
        </w:rPr>
      </w:r>
      <w:r>
        <w:rPr>
          <w:sz w:val="24"/>
          <w:szCs w:val="24"/>
        </w:rPr>
      </w:r>
    </w:p>
    <w:p w14:paraId="3BB1282D" w14:textId="77777777">
      <w:pPr>
        <w:pStyle w:val="1831"/>
        <w:pBdr/>
        <w:spacing/>
        <w:ind/>
        <w:rPr>
          <w:sz w:val="24"/>
          <w:szCs w:val="24"/>
        </w:rPr>
      </w:pPr>
      <w:r>
        <w:rPr>
          <w:sz w:val="24"/>
          <w:szCs w:val="24"/>
        </w:rPr>
        <w:t xml:space="preserve">CURSO DE SISTEMAS DE INFORMAÇÃO</w:t>
      </w:r>
      <w:r>
        <w:rPr>
          <w:sz w:val="24"/>
          <w:szCs w:val="24"/>
        </w:rPr>
      </w:r>
      <w:r>
        <w:rPr>
          <w:sz w:val="24"/>
          <w:szCs w:val="24"/>
        </w:rPr>
      </w:r>
    </w:p>
    <w:p w14:paraId="165F2848" w14:textId="77777777">
      <w:pPr>
        <w:pStyle w:val="1831"/>
        <w:pBdr/>
        <w:spacing/>
        <w:ind/>
        <w:rPr>
          <w:sz w:val="24"/>
          <w:szCs w:val="24"/>
        </w:rPr>
      </w:pPr>
      <w:r>
        <w:rPr>
          <w:sz w:val="24"/>
          <w:szCs w:val="24"/>
        </w:rPr>
      </w:r>
      <w:r>
        <w:rPr>
          <w:sz w:val="24"/>
          <w:szCs w:val="24"/>
        </w:rPr>
      </w:r>
      <w:r>
        <w:rPr>
          <w:sz w:val="24"/>
          <w:szCs w:val="24"/>
        </w:rPr>
      </w:r>
    </w:p>
    <w:p w14:paraId="5B991524" w14:textId="77777777">
      <w:pPr>
        <w:pStyle w:val="1831"/>
        <w:pBdr/>
        <w:spacing/>
        <w:ind/>
        <w:rPr>
          <w:sz w:val="24"/>
          <w:szCs w:val="24"/>
        </w:rPr>
      </w:pPr>
      <w:r>
        <w:rPr>
          <w:sz w:val="24"/>
          <w:szCs w:val="24"/>
        </w:rPr>
      </w:r>
      <w:r>
        <w:rPr>
          <w:sz w:val="24"/>
          <w:szCs w:val="24"/>
        </w:rPr>
      </w:r>
      <w:r>
        <w:rPr>
          <w:sz w:val="24"/>
          <w:szCs w:val="24"/>
        </w:rPr>
      </w:r>
    </w:p>
    <w:p w14:paraId="1ACCEEC1" w14:textId="77777777">
      <w:pPr>
        <w:pStyle w:val="1831"/>
        <w:pBdr/>
        <w:spacing/>
        <w:ind/>
        <w:rPr>
          <w:sz w:val="24"/>
          <w:szCs w:val="24"/>
        </w:rPr>
      </w:pPr>
      <w:r>
        <w:rPr>
          <w:sz w:val="24"/>
          <w:szCs w:val="24"/>
        </w:rPr>
        <w:t xml:space="preserve">LUCAS FIORRIGI FURLAN</w:t>
      </w:r>
      <w:r>
        <w:rPr>
          <w:sz w:val="24"/>
          <w:szCs w:val="24"/>
        </w:rPr>
      </w:r>
      <w:r>
        <w:rPr>
          <w:sz w:val="24"/>
          <w:szCs w:val="24"/>
        </w:rPr>
      </w:r>
    </w:p>
    <w:p w14:paraId="42F03270" w14:textId="77777777">
      <w:pPr>
        <w:pStyle w:val="1831"/>
        <w:pBdr/>
        <w:spacing/>
        <w:ind/>
        <w:rPr>
          <w:sz w:val="24"/>
          <w:szCs w:val="24"/>
        </w:rPr>
      </w:pPr>
      <w:r>
        <w:rPr>
          <w:sz w:val="24"/>
          <w:szCs w:val="24"/>
        </w:rPr>
        <w:t xml:space="preserve">MIGUEL MARTINS LIMA</w:t>
      </w:r>
      <w:r>
        <w:rPr>
          <w:sz w:val="24"/>
          <w:szCs w:val="24"/>
        </w:rPr>
      </w:r>
      <w:r>
        <w:rPr>
          <w:sz w:val="24"/>
          <w:szCs w:val="24"/>
        </w:rPr>
      </w:r>
    </w:p>
    <w:p w14:paraId="13CBC1BD" w14:textId="77777777">
      <w:pPr>
        <w:pStyle w:val="1831"/>
        <w:pBdr/>
        <w:spacing/>
        <w:ind/>
        <w:rPr>
          <w:sz w:val="24"/>
          <w:szCs w:val="24"/>
        </w:rPr>
      </w:pPr>
      <w:r>
        <w:rPr>
          <w:sz w:val="24"/>
          <w:szCs w:val="24"/>
        </w:rPr>
        <w:t xml:space="preserve">RODRIGO PEREIRA ROMANO</w:t>
      </w:r>
      <w:r>
        <w:rPr>
          <w:sz w:val="24"/>
          <w:szCs w:val="24"/>
        </w:rPr>
      </w:r>
      <w:r>
        <w:rPr>
          <w:sz w:val="24"/>
          <w:szCs w:val="24"/>
        </w:rPr>
      </w:r>
    </w:p>
    <w:p w14:paraId="0AD43B57" w14:textId="77777777">
      <w:pPr>
        <w:pStyle w:val="1831"/>
        <w:pBdr/>
        <w:spacing/>
        <w:ind/>
        <w:rPr>
          <w:sz w:val="24"/>
          <w:szCs w:val="24"/>
        </w:rPr>
      </w:pPr>
      <w:r>
        <w:rPr>
          <w:sz w:val="24"/>
          <w:szCs w:val="24"/>
        </w:rPr>
      </w:r>
      <w:r>
        <w:rPr>
          <w:sz w:val="24"/>
          <w:szCs w:val="24"/>
        </w:rPr>
      </w:r>
      <w:r>
        <w:rPr>
          <w:sz w:val="24"/>
          <w:szCs w:val="24"/>
        </w:rPr>
      </w:r>
    </w:p>
    <w:p w14:paraId="0AF53D9E" w14:textId="77777777">
      <w:pPr>
        <w:pStyle w:val="1831"/>
        <w:pBdr/>
        <w:spacing/>
        <w:ind/>
        <w:rPr>
          <w:sz w:val="24"/>
          <w:szCs w:val="24"/>
        </w:rPr>
      </w:pPr>
      <w:r>
        <w:rPr>
          <w:sz w:val="24"/>
          <w:szCs w:val="24"/>
        </w:rPr>
      </w:r>
      <w:r>
        <w:rPr>
          <w:sz w:val="24"/>
          <w:szCs w:val="24"/>
        </w:rPr>
      </w:r>
      <w:r>
        <w:rPr>
          <w:sz w:val="24"/>
          <w:szCs w:val="24"/>
        </w:rPr>
      </w:r>
    </w:p>
    <w:p w14:paraId="7D499509" w14:textId="77777777">
      <w:pPr>
        <w:pStyle w:val="1831"/>
        <w:pBdr/>
        <w:spacing/>
        <w:ind/>
        <w:rPr>
          <w:sz w:val="24"/>
          <w:szCs w:val="24"/>
        </w:rPr>
      </w:pPr>
      <w:r>
        <w:rPr>
          <w:sz w:val="24"/>
          <w:szCs w:val="24"/>
        </w:rPr>
      </w:r>
      <w:r>
        <w:rPr>
          <w:sz w:val="24"/>
          <w:szCs w:val="24"/>
        </w:rPr>
      </w:r>
      <w:r>
        <w:rPr>
          <w:sz w:val="24"/>
          <w:szCs w:val="24"/>
        </w:rPr>
      </w:r>
    </w:p>
    <w:p w14:paraId="0AE774C8" w14:textId="77777777">
      <w:pPr>
        <w:pStyle w:val="1831"/>
        <w:pBdr/>
        <w:spacing/>
        <w:ind/>
        <w:rPr>
          <w:sz w:val="24"/>
          <w:szCs w:val="24"/>
        </w:rPr>
      </w:pPr>
      <w:r>
        <w:rPr>
          <w:sz w:val="24"/>
          <w:szCs w:val="24"/>
        </w:rPr>
      </w:r>
      <w:r>
        <w:rPr>
          <w:sz w:val="24"/>
          <w:szCs w:val="24"/>
        </w:rPr>
      </w:r>
      <w:r>
        <w:rPr>
          <w:sz w:val="24"/>
          <w:szCs w:val="24"/>
        </w:rPr>
      </w:r>
    </w:p>
    <w:p w14:paraId="6C77CF88" w14:textId="77777777">
      <w:pPr>
        <w:pStyle w:val="1831"/>
        <w:pBdr/>
        <w:spacing/>
        <w:ind/>
        <w:rPr>
          <w:sz w:val="24"/>
          <w:szCs w:val="24"/>
        </w:rPr>
      </w:pPr>
      <w:r>
        <w:rPr>
          <w:sz w:val="24"/>
          <w:szCs w:val="24"/>
        </w:rPr>
      </w:r>
      <w:r>
        <w:rPr>
          <w:sz w:val="24"/>
          <w:szCs w:val="24"/>
        </w:rPr>
      </w:r>
      <w:r>
        <w:rPr>
          <w:sz w:val="24"/>
          <w:szCs w:val="24"/>
        </w:rPr>
      </w:r>
    </w:p>
    <w:p w14:paraId="4B617B0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r>
        <w:rPr>
          <w:sz w:val="24"/>
          <w:szCs w:val="24"/>
        </w:rPr>
      </w:r>
    </w:p>
    <w:p w14:paraId="75BAC297" w14:textId="77777777">
      <w:pPr>
        <w:pBdr/>
        <w:spacing/>
        <w:ind/>
        <w:rPr>
          <w:szCs w:val="24"/>
        </w:rPr>
      </w:pPr>
      <w:r>
        <w:rPr>
          <w:szCs w:val="24"/>
        </w:rPr>
      </w:r>
      <w:r>
        <w:rPr>
          <w:szCs w:val="24"/>
        </w:rPr>
      </w:r>
      <w:r>
        <w:rPr>
          <w:szCs w:val="24"/>
        </w:rPr>
      </w:r>
    </w:p>
    <w:p w14:paraId="18C81A63" w14:textId="77777777">
      <w:pPr>
        <w:pBdr/>
        <w:spacing/>
        <w:ind/>
        <w:rPr>
          <w:szCs w:val="24"/>
        </w:rPr>
      </w:pPr>
      <w:r>
        <w:rPr>
          <w:szCs w:val="24"/>
        </w:rPr>
      </w:r>
      <w:r>
        <w:rPr>
          <w:szCs w:val="24"/>
        </w:rPr>
      </w:r>
      <w:r>
        <w:rPr>
          <w:szCs w:val="24"/>
        </w:rPr>
      </w:r>
    </w:p>
    <w:p w14:paraId="4FA9016F" w14:textId="77777777">
      <w:pPr>
        <w:pStyle w:val="1831"/>
        <w:pBdr/>
        <w:spacing/>
        <w:ind/>
        <w:rPr>
          <w:sz w:val="24"/>
          <w:szCs w:val="24"/>
        </w:rPr>
      </w:pPr>
      <w:r>
        <w:rPr>
          <w:sz w:val="24"/>
          <w:szCs w:val="24"/>
        </w:rPr>
      </w:r>
      <w:r>
        <w:rPr>
          <w:sz w:val="24"/>
          <w:szCs w:val="24"/>
        </w:rPr>
      </w:r>
      <w:r>
        <w:rPr>
          <w:sz w:val="24"/>
          <w:szCs w:val="24"/>
        </w:rPr>
      </w:r>
    </w:p>
    <w:p w14:paraId="21A8E561" w14:textId="77777777">
      <w:pPr>
        <w:pStyle w:val="1831"/>
        <w:pBdr/>
        <w:spacing/>
        <w:ind/>
        <w:rPr>
          <w:sz w:val="24"/>
          <w:szCs w:val="24"/>
        </w:rPr>
      </w:pPr>
      <w:r>
        <w:rPr>
          <w:sz w:val="24"/>
          <w:szCs w:val="24"/>
        </w:rPr>
      </w:r>
      <w:r>
        <w:rPr>
          <w:sz w:val="24"/>
          <w:szCs w:val="24"/>
        </w:rPr>
      </w:r>
      <w:r>
        <w:rPr>
          <w:sz w:val="24"/>
          <w:szCs w:val="24"/>
        </w:rPr>
      </w:r>
    </w:p>
    <w:p w14:paraId="67747CD9" w14:textId="77777777">
      <w:pPr>
        <w:pStyle w:val="1831"/>
        <w:pBdr/>
        <w:spacing/>
        <w:ind/>
        <w:rPr>
          <w:sz w:val="24"/>
          <w:szCs w:val="24"/>
        </w:rPr>
      </w:pPr>
      <w:r>
        <w:rPr>
          <w:sz w:val="24"/>
          <w:szCs w:val="24"/>
        </w:rPr>
      </w:r>
      <w:r>
        <w:rPr>
          <w:sz w:val="24"/>
          <w:szCs w:val="24"/>
        </w:rPr>
      </w:r>
      <w:r>
        <w:rPr>
          <w:sz w:val="24"/>
          <w:szCs w:val="24"/>
        </w:rPr>
      </w:r>
    </w:p>
    <w:p w14:paraId="7AE67D06" w14:textId="77777777">
      <w:pPr>
        <w:pStyle w:val="1831"/>
        <w:pBdr/>
        <w:spacing/>
        <w:ind/>
        <w:rPr>
          <w:sz w:val="24"/>
          <w:szCs w:val="24"/>
        </w:rPr>
      </w:pPr>
      <w:r>
        <w:rPr>
          <w:sz w:val="24"/>
          <w:szCs w:val="24"/>
        </w:rPr>
      </w:r>
      <w:r>
        <w:rPr>
          <w:sz w:val="24"/>
          <w:szCs w:val="24"/>
        </w:rPr>
      </w:r>
      <w:r>
        <w:rPr>
          <w:sz w:val="24"/>
          <w:szCs w:val="24"/>
        </w:rPr>
      </w:r>
    </w:p>
    <w:p w14:paraId="77575A78" w14:textId="77777777">
      <w:pPr>
        <w:pStyle w:val="1831"/>
        <w:pBdr/>
        <w:spacing/>
        <w:ind/>
        <w:rPr>
          <w:sz w:val="24"/>
          <w:szCs w:val="24"/>
        </w:rPr>
      </w:pPr>
      <w:r>
        <w:rPr>
          <w:sz w:val="24"/>
          <w:szCs w:val="24"/>
        </w:rPr>
      </w:r>
      <w:r>
        <w:rPr>
          <w:sz w:val="24"/>
          <w:szCs w:val="24"/>
        </w:rPr>
      </w:r>
      <w:r>
        <w:rPr>
          <w:sz w:val="24"/>
          <w:szCs w:val="24"/>
        </w:rPr>
      </w:r>
    </w:p>
    <w:p w14:paraId="6D36A135" w14:textId="77777777">
      <w:pPr>
        <w:pStyle w:val="1831"/>
        <w:pBdr/>
        <w:spacing/>
        <w:ind/>
        <w:jc w:val="both"/>
        <w:rPr>
          <w:sz w:val="24"/>
          <w:szCs w:val="24"/>
        </w:rPr>
      </w:pPr>
      <w:r>
        <w:rPr>
          <w:sz w:val="24"/>
          <w:szCs w:val="24"/>
        </w:rPr>
      </w:r>
      <w:r>
        <w:rPr>
          <w:sz w:val="24"/>
          <w:szCs w:val="24"/>
        </w:rPr>
      </w:r>
      <w:r>
        <w:rPr>
          <w:sz w:val="24"/>
          <w:szCs w:val="24"/>
        </w:rPr>
      </w:r>
    </w:p>
    <w:p w14:paraId="63D35295" w14:textId="77777777">
      <w:pPr>
        <w:pStyle w:val="1831"/>
        <w:pBdr/>
        <w:spacing/>
        <w:ind/>
        <w:rPr>
          <w:sz w:val="24"/>
          <w:szCs w:val="24"/>
        </w:rPr>
      </w:pPr>
      <w:r>
        <w:rPr>
          <w:sz w:val="24"/>
          <w:szCs w:val="24"/>
        </w:rPr>
        <w:t xml:space="preserve">SANTA RITA DO SAPUCAÍ - MG</w:t>
      </w:r>
      <w:r>
        <w:rPr>
          <w:sz w:val="24"/>
          <w:szCs w:val="24"/>
        </w:rPr>
      </w:r>
      <w:r>
        <w:rPr>
          <w:sz w:val="24"/>
          <w:szCs w:val="24"/>
        </w:rPr>
      </w:r>
    </w:p>
    <w:p w14:paraId="3D14005C" w14:textId="77777777">
      <w:pPr>
        <w:pStyle w:val="1831"/>
        <w:pBdr/>
        <w:spacing/>
        <w:ind/>
        <w:rPr/>
      </w:pPr>
      <w:r>
        <w:rPr>
          <w:sz w:val="24"/>
          <w:szCs w:val="24"/>
        </w:rPr>
        <w:t xml:space="preserve">2026</w:t>
      </w:r>
      <w:r>
        <w:br w:type="page" w:clear="all"/>
      </w:r>
      <w:r/>
    </w:p>
    <w:p w14:paraId="435EA848" w14:textId="77777777">
      <w:pPr>
        <w:pStyle w:val="1831"/>
        <w:pBdr/>
        <w:spacing/>
        <w:ind/>
        <w:rPr>
          <w:sz w:val="24"/>
          <w:szCs w:val="24"/>
        </w:rPr>
      </w:pPr>
      <w:r>
        <w:rPr>
          <w:sz w:val="24"/>
          <w:szCs w:val="24"/>
        </w:rPr>
        <w:t xml:space="preserve">FAI – CENTRO DE ENSINO SUPERIOR EM GESTÃO, TECNOLOGIA E EDUCAÇÃO</w:t>
      </w:r>
      <w:r>
        <w:rPr>
          <w:sz w:val="24"/>
          <w:szCs w:val="24"/>
        </w:rPr>
      </w:r>
      <w:r>
        <w:rPr>
          <w:sz w:val="24"/>
          <w:szCs w:val="24"/>
        </w:rPr>
      </w:r>
    </w:p>
    <w:p w14:paraId="216AAA59" w14:textId="77777777">
      <w:pPr>
        <w:pStyle w:val="1831"/>
        <w:pBdr/>
        <w:spacing/>
        <w:ind/>
        <w:rPr>
          <w:sz w:val="24"/>
          <w:szCs w:val="24"/>
        </w:rPr>
      </w:pPr>
      <w:r>
        <w:rPr>
          <w:sz w:val="24"/>
          <w:szCs w:val="24"/>
        </w:rPr>
        <w:t xml:space="preserve">CURSO DE SISTEMAS DE INFORMAÇÃO</w:t>
      </w:r>
      <w:r>
        <w:rPr>
          <w:sz w:val="24"/>
          <w:szCs w:val="24"/>
        </w:rPr>
      </w:r>
      <w:r>
        <w:rPr>
          <w:sz w:val="24"/>
          <w:szCs w:val="24"/>
        </w:rPr>
      </w:r>
    </w:p>
    <w:p w14:paraId="1415EA28" w14:textId="77777777">
      <w:pPr>
        <w:pStyle w:val="1831"/>
        <w:pBdr/>
        <w:spacing/>
        <w:ind/>
        <w:rPr>
          <w:sz w:val="24"/>
          <w:szCs w:val="24"/>
        </w:rPr>
      </w:pPr>
      <w:r>
        <w:rPr>
          <w:sz w:val="24"/>
          <w:szCs w:val="24"/>
        </w:rPr>
      </w:r>
      <w:r>
        <w:rPr>
          <w:sz w:val="24"/>
          <w:szCs w:val="24"/>
        </w:rPr>
      </w:r>
      <w:r>
        <w:rPr>
          <w:sz w:val="24"/>
          <w:szCs w:val="24"/>
        </w:rPr>
      </w:r>
    </w:p>
    <w:p w14:paraId="27C4C17F" w14:textId="77777777">
      <w:pPr>
        <w:pStyle w:val="1831"/>
        <w:pBdr/>
        <w:spacing/>
        <w:ind/>
        <w:rPr>
          <w:sz w:val="24"/>
          <w:szCs w:val="24"/>
        </w:rPr>
      </w:pPr>
      <w:r>
        <w:rPr>
          <w:sz w:val="24"/>
          <w:szCs w:val="24"/>
        </w:rPr>
        <w:t xml:space="preserve">LUCAS FIORRIGI FURLAN</w:t>
      </w:r>
      <w:r>
        <w:rPr>
          <w:sz w:val="24"/>
          <w:szCs w:val="24"/>
        </w:rPr>
      </w:r>
      <w:r>
        <w:rPr>
          <w:sz w:val="24"/>
          <w:szCs w:val="24"/>
        </w:rPr>
      </w:r>
    </w:p>
    <w:p w14:paraId="423FEB1F" w14:textId="77777777">
      <w:pPr>
        <w:pStyle w:val="1831"/>
        <w:pBdr/>
        <w:spacing/>
        <w:ind/>
        <w:rPr>
          <w:sz w:val="24"/>
          <w:szCs w:val="24"/>
        </w:rPr>
      </w:pPr>
      <w:r>
        <w:rPr>
          <w:sz w:val="24"/>
          <w:szCs w:val="24"/>
        </w:rPr>
        <w:t xml:space="preserve">MIGUEL MARTINS LIMA</w:t>
      </w:r>
      <w:r>
        <w:rPr>
          <w:sz w:val="24"/>
          <w:szCs w:val="24"/>
        </w:rPr>
      </w:r>
      <w:r>
        <w:rPr>
          <w:sz w:val="24"/>
          <w:szCs w:val="24"/>
        </w:rPr>
      </w:r>
    </w:p>
    <w:p w14:paraId="292BD0C4" w14:textId="77777777">
      <w:pPr>
        <w:pStyle w:val="1831"/>
        <w:pBdr/>
        <w:spacing/>
        <w:ind/>
        <w:rPr>
          <w:sz w:val="24"/>
          <w:szCs w:val="24"/>
        </w:rPr>
      </w:pPr>
      <w:r>
        <w:rPr>
          <w:sz w:val="24"/>
          <w:szCs w:val="24"/>
        </w:rPr>
        <w:t xml:space="preserve">RODRIGO PEREIRA ROMANO</w:t>
      </w:r>
      <w:r>
        <w:rPr>
          <w:sz w:val="24"/>
          <w:szCs w:val="24"/>
        </w:rPr>
      </w:r>
      <w:r>
        <w:rPr>
          <w:sz w:val="24"/>
          <w:szCs w:val="24"/>
        </w:rPr>
      </w:r>
    </w:p>
    <w:p w14:paraId="10F4B424" w14:textId="77777777">
      <w:pPr>
        <w:pStyle w:val="1831"/>
        <w:pBdr/>
        <w:spacing/>
        <w:ind/>
        <w:rPr>
          <w:sz w:val="24"/>
          <w:szCs w:val="24"/>
        </w:rPr>
      </w:pPr>
      <w:r>
        <w:rPr>
          <w:sz w:val="24"/>
          <w:szCs w:val="24"/>
        </w:rPr>
      </w:r>
      <w:r>
        <w:rPr>
          <w:sz w:val="24"/>
          <w:szCs w:val="24"/>
        </w:rPr>
      </w:r>
      <w:r>
        <w:rPr>
          <w:sz w:val="24"/>
          <w:szCs w:val="24"/>
        </w:rPr>
      </w:r>
    </w:p>
    <w:p w14:paraId="16AF80C1" w14:textId="77777777">
      <w:pPr>
        <w:pStyle w:val="1831"/>
        <w:pBdr/>
        <w:spacing/>
        <w:ind/>
        <w:rPr>
          <w:sz w:val="24"/>
          <w:szCs w:val="24"/>
        </w:rPr>
      </w:pPr>
      <w:r>
        <w:rPr>
          <w:sz w:val="24"/>
          <w:szCs w:val="24"/>
        </w:rPr>
      </w:r>
      <w:r>
        <w:rPr>
          <w:sz w:val="24"/>
          <w:szCs w:val="24"/>
        </w:rPr>
      </w:r>
      <w:r>
        <w:rPr>
          <w:sz w:val="24"/>
          <w:szCs w:val="24"/>
        </w:rPr>
      </w:r>
    </w:p>
    <w:p w14:paraId="65EB1E03" w14:textId="77777777">
      <w:pPr>
        <w:pStyle w:val="1831"/>
        <w:pBdr/>
        <w:spacing/>
        <w:ind/>
        <w:rPr>
          <w:sz w:val="24"/>
          <w:szCs w:val="24"/>
        </w:rPr>
      </w:pPr>
      <w:r>
        <w:rPr>
          <w:sz w:val="24"/>
          <w:szCs w:val="24"/>
        </w:rPr>
      </w:r>
      <w:r>
        <w:rPr>
          <w:sz w:val="24"/>
          <w:szCs w:val="24"/>
        </w:rPr>
      </w:r>
      <w:r>
        <w:rPr>
          <w:sz w:val="24"/>
          <w:szCs w:val="24"/>
        </w:rPr>
      </w:r>
    </w:p>
    <w:p w14:paraId="07EB583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r>
        <w:rPr>
          <w:sz w:val="24"/>
          <w:szCs w:val="24"/>
        </w:rPr>
      </w:r>
    </w:p>
    <w:p w14:paraId="6AA525BA" w14:textId="77777777">
      <w:pPr>
        <w:pBdr/>
        <w:spacing/>
        <w:ind/>
        <w:rPr>
          <w:szCs w:val="24"/>
        </w:rPr>
      </w:pPr>
      <w:r>
        <w:rPr>
          <w:szCs w:val="24"/>
        </w:rPr>
      </w:r>
      <w:r>
        <w:rPr>
          <w:szCs w:val="24"/>
        </w:rPr>
      </w: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v:textbox>
              </v:shape>
            </w:pict>
          </mc:Fallback>
        </mc:AlternateContent>
      </w:r>
      <w:r>
        <w:rPr>
          <w:szCs w:val="24"/>
        </w:rPr>
      </w:r>
      <w:r>
        <w:rPr>
          <w:szCs w:val="24"/>
        </w:rPr>
      </w:r>
    </w:p>
    <w:p w14:paraId="4A2D2F3A" w14:textId="77777777">
      <w:pPr>
        <w:pBdr/>
        <w:spacing/>
        <w:ind/>
        <w:rPr>
          <w:szCs w:val="24"/>
        </w:rPr>
      </w:pPr>
      <w:r>
        <w:rPr>
          <w:szCs w:val="24"/>
        </w:rPr>
      </w:r>
      <w:r>
        <w:rPr>
          <w:szCs w:val="24"/>
        </w:rPr>
      </w:r>
      <w:r>
        <w:rPr>
          <w:szCs w:val="24"/>
        </w:rPr>
      </w:r>
    </w:p>
    <w:p w14:paraId="42799AC3" w14:textId="77777777">
      <w:pPr>
        <w:pBdr/>
        <w:spacing/>
        <w:ind/>
        <w:rPr>
          <w:szCs w:val="24"/>
        </w:rPr>
      </w:pPr>
      <w:r>
        <w:rPr>
          <w:szCs w:val="24"/>
        </w:rPr>
      </w:r>
      <w:r>
        <w:rPr>
          <w:szCs w:val="24"/>
        </w:rPr>
      </w:r>
      <w:r>
        <w:rPr>
          <w:szCs w:val="24"/>
        </w:rPr>
      </w:r>
    </w:p>
    <w:p w14:paraId="4E330ABF" w14:textId="77777777">
      <w:pPr>
        <w:pBdr/>
        <w:spacing/>
        <w:ind/>
        <w:rPr>
          <w:szCs w:val="24"/>
        </w:rPr>
      </w:pPr>
      <w:r>
        <w:rPr>
          <w:szCs w:val="24"/>
        </w:rPr>
      </w:r>
      <w:r>
        <w:rPr>
          <w:szCs w:val="24"/>
        </w:rPr>
      </w:r>
      <w:r>
        <w:rPr>
          <w:szCs w:val="24"/>
        </w:rPr>
      </w:r>
    </w:p>
    <w:p w14:paraId="17302E69" w14:textId="77777777">
      <w:pPr>
        <w:pStyle w:val="1831"/>
        <w:pBdr/>
        <w:spacing/>
        <w:ind/>
        <w:rPr>
          <w:sz w:val="24"/>
          <w:szCs w:val="24"/>
        </w:rPr>
      </w:pPr>
      <w:r>
        <w:rPr>
          <w:sz w:val="24"/>
          <w:szCs w:val="24"/>
        </w:rPr>
      </w:r>
      <w:r>
        <w:rPr>
          <w:sz w:val="24"/>
          <w:szCs w:val="24"/>
        </w:rPr>
      </w:r>
      <w:r>
        <w:rPr>
          <w:sz w:val="24"/>
          <w:szCs w:val="24"/>
        </w:rPr>
      </w:r>
    </w:p>
    <w:p w14:paraId="2E7130A3" w14:textId="77777777">
      <w:pPr>
        <w:pStyle w:val="1831"/>
        <w:pBdr/>
        <w:spacing/>
        <w:ind/>
        <w:rPr>
          <w:sz w:val="24"/>
          <w:szCs w:val="24"/>
        </w:rPr>
      </w:pPr>
      <w:r>
        <w:rPr>
          <w:sz w:val="24"/>
          <w:szCs w:val="24"/>
        </w:rPr>
      </w:r>
      <w:r>
        <w:rPr>
          <w:sz w:val="24"/>
          <w:szCs w:val="24"/>
        </w:rPr>
      </w:r>
      <w:r>
        <w:rPr>
          <w:sz w:val="24"/>
          <w:szCs w:val="24"/>
        </w:rPr>
      </w:r>
    </w:p>
    <w:p w14:paraId="4763A36C" w14:textId="77777777">
      <w:pPr>
        <w:pStyle w:val="1831"/>
        <w:pBdr/>
        <w:spacing/>
        <w:ind/>
        <w:rPr>
          <w:sz w:val="24"/>
          <w:szCs w:val="24"/>
        </w:rPr>
      </w:pPr>
      <w:r>
        <w:rPr>
          <w:sz w:val="24"/>
          <w:szCs w:val="24"/>
        </w:rPr>
      </w:r>
      <w:r>
        <w:rPr>
          <w:sz w:val="24"/>
          <w:szCs w:val="24"/>
        </w:rPr>
      </w:r>
      <w:r>
        <w:rPr>
          <w:sz w:val="24"/>
          <w:szCs w:val="24"/>
        </w:rPr>
      </w:r>
    </w:p>
    <w:p w14:paraId="548147A4" w14:textId="77777777">
      <w:pPr>
        <w:pStyle w:val="1831"/>
        <w:pBdr/>
        <w:spacing/>
        <w:ind/>
        <w:rPr>
          <w:sz w:val="24"/>
          <w:szCs w:val="24"/>
        </w:rPr>
      </w:pPr>
      <w:r>
        <w:rPr>
          <w:sz w:val="24"/>
          <w:szCs w:val="24"/>
        </w:rPr>
      </w:r>
      <w:r>
        <w:rPr>
          <w:sz w:val="24"/>
          <w:szCs w:val="24"/>
        </w:rPr>
      </w:r>
      <w:r>
        <w:rPr>
          <w:sz w:val="24"/>
          <w:szCs w:val="24"/>
        </w:rPr>
      </w:r>
    </w:p>
    <w:p w14:paraId="7EA63D82" w14:textId="77777777">
      <w:pPr>
        <w:pStyle w:val="1831"/>
        <w:pBdr/>
        <w:spacing/>
        <w:ind/>
        <w:rPr>
          <w:sz w:val="24"/>
          <w:szCs w:val="24"/>
        </w:rPr>
      </w:pPr>
      <w:r>
        <w:rPr>
          <w:sz w:val="24"/>
          <w:szCs w:val="24"/>
        </w:rPr>
      </w:r>
      <w:r>
        <w:rPr>
          <w:sz w:val="24"/>
          <w:szCs w:val="24"/>
        </w:rPr>
      </w:r>
      <w:r>
        <w:rPr>
          <w:sz w:val="24"/>
          <w:szCs w:val="24"/>
        </w:rPr>
      </w:r>
    </w:p>
    <w:p w14:paraId="4A92A9C0" w14:textId="77777777">
      <w:pPr>
        <w:pStyle w:val="1831"/>
        <w:pBdr/>
        <w:spacing/>
        <w:ind/>
        <w:rPr>
          <w:sz w:val="24"/>
          <w:szCs w:val="24"/>
        </w:rPr>
      </w:pPr>
      <w:r>
        <w:rPr>
          <w:sz w:val="24"/>
          <w:szCs w:val="24"/>
        </w:rPr>
        <w:tab/>
      </w:r>
      <w:r>
        <w:rPr>
          <w:sz w:val="24"/>
          <w:szCs w:val="24"/>
        </w:rPr>
      </w:r>
      <w:r>
        <w:rPr>
          <w:sz w:val="24"/>
          <w:szCs w:val="24"/>
        </w:rPr>
      </w:r>
    </w:p>
    <w:p w14:paraId="7786F899" w14:textId="77777777">
      <w:pPr>
        <w:pStyle w:val="1831"/>
        <w:pBdr/>
        <w:spacing/>
        <w:ind/>
        <w:rPr>
          <w:sz w:val="24"/>
          <w:szCs w:val="24"/>
        </w:rPr>
      </w:pPr>
      <w:r>
        <w:rPr>
          <w:sz w:val="24"/>
          <w:szCs w:val="24"/>
        </w:rPr>
        <w:t xml:space="preserve">SANTA RITA DO SAPUCAÍ - MG</w:t>
      </w:r>
      <w:r>
        <w:rPr>
          <w:sz w:val="24"/>
          <w:szCs w:val="24"/>
        </w:rPr>
      </w:r>
      <w:r>
        <w:rPr>
          <w:sz w:val="24"/>
          <w:szCs w:val="24"/>
        </w:rPr>
      </w:r>
    </w:p>
    <w:p w14:paraId="0FFBFB39" w14:textId="77777777">
      <w:pPr>
        <w:pStyle w:val="1831"/>
        <w:pBdr/>
        <w:spacing/>
        <w:ind/>
        <w:rPr>
          <w:sz w:val="24"/>
          <w:szCs w:val="24"/>
        </w:rPr>
      </w:pPr>
      <w:r>
        <w:rPr>
          <w:sz w:val="24"/>
          <w:szCs w:val="24"/>
        </w:rPr>
        <w:t xml:space="preserve">2026</w:t>
      </w:r>
      <w:r>
        <w:rPr>
          <w:sz w:val="24"/>
          <w:szCs w:val="24"/>
        </w:rPr>
      </w:r>
      <w:r>
        <w:rPr>
          <w:sz w:val="24"/>
          <w:szCs w:val="24"/>
        </w:rPr>
      </w:r>
    </w:p>
    <w:p w14:paraId="50E17413" w14:textId="77777777">
      <w:pPr>
        <w:pStyle w:val="1830"/>
        <w:pBdr/>
        <w:spacing/>
        <w:ind/>
        <w:rPr/>
      </w:pPr>
      <w:r>
        <w:br w:type="page" w:clear="all"/>
      </w:r>
      <w:r>
        <w:t xml:space="preserve">FOLHA DE APROVAÇÃO</w:t>
      </w:r>
      <w:r/>
    </w:p>
    <w:p w14:paraId="742EE9D8" w14:textId="77777777">
      <w:pPr>
        <w:pBdr/>
        <w:spacing/>
        <w:ind/>
        <w:rPr/>
      </w:pPr>
      <w:r>
        <w:t xml:space="preserve">Na impressão final do documento, esta folha será substituída pela assinada pela Banca examinadora final.</w:t>
      </w:r>
      <w:r/>
    </w:p>
    <w:p w14:paraId="46CE07B8" w14:textId="77777777">
      <w:pPr>
        <w:pStyle w:val="1830"/>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r/>
          </w:p>
        </w:tc>
        <w:tc>
          <w:tcPr>
            <w:tcBorders/>
            <w:tcMar>
              <w:left w:w="108" w:type="dxa"/>
              <w:top w:w="100" w:type="dxa"/>
              <w:right w:w="108" w:type="dxa"/>
              <w:bottom w:w="100" w:type="dxa"/>
            </w:tcMar>
            <w:tcW w:w="1144" w:type="dxa"/>
          </w:tcPr>
          <w:p w14:paraId="627CA0E3" w14:textId="77777777">
            <w:pPr>
              <w:pBdr/>
              <w:spacing/>
              <w:ind/>
              <w:rPr/>
            </w:pPr>
            <w:r>
              <w:t xml:space="preserve">Versão</w:t>
            </w:r>
            <w:r/>
          </w:p>
        </w:tc>
        <w:tc>
          <w:tcPr>
            <w:tcBorders/>
            <w:tcMar>
              <w:left w:w="108" w:type="dxa"/>
              <w:top w:w="100" w:type="dxa"/>
              <w:right w:w="108" w:type="dxa"/>
              <w:bottom w:w="100" w:type="dxa"/>
            </w:tcMar>
            <w:tcW w:w="2977" w:type="dxa"/>
          </w:tcPr>
          <w:p w14:paraId="623502CC" w14:textId="77777777">
            <w:pPr>
              <w:pBdr/>
              <w:spacing/>
              <w:ind/>
              <w:rPr/>
            </w:pPr>
            <w:r>
              <w:t xml:space="preserve">Autor (es)</w:t>
            </w:r>
            <w:r/>
          </w:p>
        </w:tc>
        <w:tc>
          <w:tcPr>
            <w:tcBorders/>
            <w:tcMar>
              <w:left w:w="108" w:type="dxa"/>
              <w:top w:w="100" w:type="dxa"/>
              <w:right w:w="108" w:type="dxa"/>
              <w:bottom w:w="100" w:type="dxa"/>
            </w:tcMar>
            <w:tcW w:w="3683" w:type="dxa"/>
          </w:tcPr>
          <w:p w14:paraId="26B94040" w14:textId="77777777">
            <w:pPr>
              <w:pBdr/>
              <w:spacing/>
              <w:ind/>
              <w:rPr/>
            </w:pPr>
            <w:r>
              <w:t xml:space="preserve">Descrição</w:t>
            </w:r>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05/09/2026</w:t>
            </w:r>
            <w:r/>
          </w:p>
        </w:tc>
        <w:tc>
          <w:tcPr>
            <w:tcBorders/>
            <w:tcMar>
              <w:left w:w="108" w:type="dxa"/>
              <w:top w:w="100" w:type="dxa"/>
              <w:right w:w="108" w:type="dxa"/>
              <w:bottom w:w="100" w:type="dxa"/>
            </w:tcMar>
            <w:tcW w:w="1144" w:type="dxa"/>
            <w:vMerge w:val="restart"/>
          </w:tcPr>
          <w:p w14:paraId="162E7724">
            <w:pPr>
              <w:pBdr/>
              <w:spacing/>
              <w:ind/>
              <w:rPr/>
            </w:pPr>
            <w:r>
              <w:t xml:space="preserve">1.13</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anteriores e </w:t>
            </w:r>
            <w:r>
              <w:t xml:space="preserve">Entrega da Fase 3.</w:t>
            </w:r>
            <w:r/>
          </w:p>
        </w:tc>
      </w:tr>
      <w:tr>
        <w:trPr/>
        <w:tc>
          <w:tcPr>
            <w:tcBorders/>
            <w:tcMar>
              <w:left w:w="108" w:type="dxa"/>
              <w:top w:w="100" w:type="dxa"/>
              <w:right w:w="108" w:type="dxa"/>
              <w:bottom w:w="100" w:type="dxa"/>
            </w:tcMar>
            <w:tcW w:w="1408" w:type="dxa"/>
            <w:vMerge w:val="restart"/>
          </w:tcPr>
          <w:p w14:paraId="4196BCD5">
            <w:pPr>
              <w:pBdr/>
              <w:spacing/>
              <w:ind/>
              <w:rPr/>
            </w:pPr>
            <w:r>
              <w:t xml:space="preserve">02/07/2026</w:t>
            </w:r>
            <w:r/>
          </w:p>
        </w:tc>
        <w:tc>
          <w:tcPr>
            <w:tcBorders/>
            <w:tcMar>
              <w:left w:w="108" w:type="dxa"/>
              <w:top w:w="100" w:type="dxa"/>
              <w:right w:w="108" w:type="dxa"/>
              <w:bottom w:w="100" w:type="dxa"/>
            </w:tcMar>
            <w:tcW w:w="1144" w:type="dxa"/>
            <w:vMerge w:val="restart"/>
          </w:tcPr>
          <w:p w14:paraId="162E7724">
            <w:pPr>
              <w:pBdr/>
              <w:spacing/>
              <w:ind/>
              <w:rPr/>
            </w:pPr>
            <w:r>
              <w:t xml:space="preserve">1.12</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Alinhamento da especificação ao código-fonte: correção de versões de tecnologias, padronização da nomenclatura de status e atualização de requisitos, regras de negócio e arquitetura.</w:t>
            </w:r>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r/>
          </w:p>
        </w:tc>
        <w:tc>
          <w:tcPr>
            <w:tcBorders/>
            <w:tcMar>
              <w:left w:w="108" w:type="dxa"/>
              <w:top w:w="100" w:type="dxa"/>
              <w:right w:w="108" w:type="dxa"/>
              <w:bottom w:w="100" w:type="dxa"/>
            </w:tcMar>
            <w:tcW w:w="1144" w:type="dxa"/>
            <w:vMerge w:val="restart"/>
          </w:tcPr>
          <w:p w14:paraId="162E7724">
            <w:pPr>
              <w:pBdr/>
              <w:spacing/>
              <w:ind/>
              <w:rPr/>
            </w:pPr>
            <w:r>
              <w:t xml:space="preserve">1.11</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dos apontamentos da banca de qualificaç</w:t>
            </w:r>
            <w:r>
              <w:t xml:space="preserve">ão.</w:t>
            </w:r>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r/>
          </w:p>
        </w:tc>
        <w:tc>
          <w:tcPr>
            <w:tcBorders/>
            <w:tcMar>
              <w:left w:w="108" w:type="dxa"/>
              <w:top w:w="100" w:type="dxa"/>
              <w:right w:w="108" w:type="dxa"/>
              <w:bottom w:w="100" w:type="dxa"/>
            </w:tcMar>
            <w:tcW w:w="1144" w:type="dxa"/>
          </w:tcPr>
          <w:p w14:paraId="6E5BC884" w14:textId="77777777">
            <w:pPr>
              <w:pBdr/>
              <w:spacing/>
              <w:ind/>
              <w:rPr/>
            </w:pPr>
            <w:r>
              <w:t xml:space="preserve">1.10</w:t>
            </w:r>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r/>
          </w:p>
        </w:tc>
        <w:tc>
          <w:tcPr>
            <w:tcBorders/>
            <w:tcMar>
              <w:left w:w="108" w:type="dxa"/>
              <w:top w:w="100" w:type="dxa"/>
              <w:right w:w="108" w:type="dxa"/>
              <w:bottom w:w="100" w:type="dxa"/>
            </w:tcMar>
            <w:tcW w:w="1144" w:type="dxa"/>
          </w:tcPr>
          <w:p w14:paraId="0CF91D83" w14:textId="77777777">
            <w:pPr>
              <w:pBdr/>
              <w:spacing/>
              <w:ind/>
              <w:rPr/>
            </w:pPr>
            <w:r>
              <w:t xml:space="preserve">1.9.1</w:t>
            </w:r>
            <w:r/>
          </w:p>
        </w:tc>
        <w:tc>
          <w:tcPr>
            <w:tcBorders/>
            <w:tcMar>
              <w:left w:w="108" w:type="dxa"/>
              <w:top w:w="100" w:type="dxa"/>
              <w:right w:w="108" w:type="dxa"/>
              <w:bottom w:w="100" w:type="dxa"/>
            </w:tcMar>
            <w:tcW w:w="2977" w:type="dxa"/>
          </w:tcPr>
          <w:p w14:paraId="4BEDE196" w14:textId="77777777">
            <w:pPr>
              <w:pBdr/>
              <w:spacing/>
              <w:ind/>
              <w:rPr/>
            </w:pPr>
            <w:r>
              <w:t xml:space="preserve">Lucas </w:t>
            </w:r>
            <w:r>
              <w:t xml:space="preserve">Fiorrigi</w:t>
            </w:r>
            <w:r>
              <w:t xml:space="preserve"> Furlan</w:t>
            </w:r>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w:t>
            </w:r>
            <w:r>
              <w:t xml:space="preserve">A, C e F.</w:t>
            </w:r>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r/>
          </w:p>
        </w:tc>
        <w:tc>
          <w:tcPr>
            <w:tcBorders/>
            <w:tcMar>
              <w:left w:w="108" w:type="dxa"/>
              <w:top w:w="100" w:type="dxa"/>
              <w:right w:w="108" w:type="dxa"/>
              <w:bottom w:w="100" w:type="dxa"/>
            </w:tcMar>
            <w:tcW w:w="1144" w:type="dxa"/>
          </w:tcPr>
          <w:p w14:paraId="6C06FBEB" w14:textId="77777777">
            <w:pPr>
              <w:pBdr/>
              <w:spacing/>
              <w:ind/>
              <w:rPr/>
            </w:pPr>
            <w:r>
              <w:t xml:space="preserve">1.9</w:t>
            </w:r>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r/>
          </w:p>
        </w:tc>
        <w:tc>
          <w:tcPr>
            <w:tcBorders/>
            <w:tcMar>
              <w:left w:w="108" w:type="dxa"/>
              <w:top w:w="100" w:type="dxa"/>
              <w:right w:w="108" w:type="dxa"/>
              <w:bottom w:w="100" w:type="dxa"/>
            </w:tcMar>
            <w:tcW w:w="1144" w:type="dxa"/>
          </w:tcPr>
          <w:p w14:paraId="763FB585" w14:textId="77777777">
            <w:pPr>
              <w:pBdr/>
              <w:spacing w:after="0"/>
              <w:ind/>
              <w:rPr/>
            </w:pPr>
            <w:r>
              <w:t xml:space="preserve">1.8</w:t>
            </w:r>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r/>
          </w:p>
        </w:tc>
        <w:tc>
          <w:tcPr>
            <w:tcBorders/>
            <w:tcMar>
              <w:left w:w="108" w:type="dxa"/>
              <w:top w:w="100" w:type="dxa"/>
              <w:right w:w="108" w:type="dxa"/>
              <w:bottom w:w="100" w:type="dxa"/>
            </w:tcMar>
            <w:tcW w:w="1144" w:type="dxa"/>
          </w:tcPr>
          <w:p w14:paraId="08D74D28" w14:textId="77777777">
            <w:pPr>
              <w:pBdr/>
              <w:spacing/>
              <w:ind/>
              <w:rPr/>
            </w:pPr>
            <w:r>
              <w:t xml:space="preserve">1.7</w:t>
            </w:r>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r/>
          </w:p>
        </w:tc>
        <w:tc>
          <w:tcPr>
            <w:tcBorders/>
            <w:tcMar>
              <w:left w:w="108" w:type="dxa"/>
              <w:top w:w="100" w:type="dxa"/>
              <w:right w:w="108" w:type="dxa"/>
              <w:bottom w:w="100" w:type="dxa"/>
            </w:tcMar>
            <w:tcW w:w="1144" w:type="dxa"/>
          </w:tcPr>
          <w:p w14:paraId="00E42BAF" w14:textId="77777777">
            <w:pPr>
              <w:pBdr/>
              <w:spacing w:after="0"/>
              <w:ind/>
              <w:rPr/>
            </w:pPr>
            <w:r>
              <w:t xml:space="preserve">1.5</w:t>
            </w:r>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w:t>
            </w:r>
            <w:r>
              <w:t xml:space="preserve">Fiorrigi</w:t>
            </w:r>
            <w:r>
              <w:t xml:space="preserve"> Furlan</w:t>
            </w:r>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w:t>
            </w:r>
            <w:r>
              <w:t xml:space="preserve">Capitulo</w:t>
            </w:r>
            <w:r>
              <w:t xml:space="preserve"> 7.</w:t>
            </w:r>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r/>
          </w:p>
        </w:tc>
        <w:tc>
          <w:tcPr>
            <w:tcBorders/>
            <w:tcMar>
              <w:left w:w="108" w:type="dxa"/>
              <w:top w:w="100" w:type="dxa"/>
              <w:right w:w="108" w:type="dxa"/>
              <w:bottom w:w="100" w:type="dxa"/>
            </w:tcMar>
            <w:tcW w:w="1144" w:type="dxa"/>
          </w:tcPr>
          <w:p w14:paraId="095A91C3" w14:textId="77777777">
            <w:pPr>
              <w:pBdr/>
              <w:spacing w:after="0"/>
              <w:ind/>
              <w:rPr/>
            </w:pPr>
            <w:r>
              <w:t xml:space="preserve">1.3</w:t>
            </w:r>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r/>
          </w:p>
        </w:tc>
        <w:tc>
          <w:tcPr>
            <w:tcBorders/>
            <w:tcMar>
              <w:left w:w="108" w:type="dxa"/>
              <w:top w:w="100" w:type="dxa"/>
              <w:right w:w="108" w:type="dxa"/>
              <w:bottom w:w="100" w:type="dxa"/>
            </w:tcMar>
            <w:tcW w:w="1144" w:type="dxa"/>
          </w:tcPr>
          <w:p w14:paraId="292693E3" w14:textId="77777777">
            <w:pPr>
              <w:pBdr/>
              <w:spacing w:after="0"/>
              <w:ind/>
              <w:rPr/>
            </w:pPr>
            <w:r>
              <w:t xml:space="preserve">1.1</w:t>
            </w:r>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r/>
          </w:p>
        </w:tc>
        <w:tc>
          <w:tcPr>
            <w:tcBorders/>
            <w:tcMar>
              <w:left w:w="108" w:type="dxa"/>
              <w:top w:w="100" w:type="dxa"/>
              <w:right w:w="108" w:type="dxa"/>
              <w:bottom w:w="100" w:type="dxa"/>
            </w:tcMar>
            <w:tcW w:w="1144" w:type="dxa"/>
          </w:tcPr>
          <w:p w14:paraId="3B2DA9AC" w14:textId="77777777">
            <w:pPr>
              <w:pBdr/>
              <w:spacing w:after="0"/>
              <w:ind/>
              <w:rPr/>
            </w:pPr>
            <w:r>
              <w:t xml:space="preserve">1.0</w:t>
            </w:r>
            <w:r/>
          </w:p>
        </w:tc>
        <w:tc>
          <w:tcPr>
            <w:tcBorders/>
            <w:tcMar>
              <w:left w:w="108" w:type="dxa"/>
              <w:top w:w="100" w:type="dxa"/>
              <w:right w:w="108" w:type="dxa"/>
              <w:bottom w:w="100" w:type="dxa"/>
            </w:tcMar>
            <w:tcW w:w="2977" w:type="dxa"/>
          </w:tcPr>
          <w:p w14:paraId="61D30FBD" w14:textId="77777777">
            <w:pPr>
              <w:pBdr/>
              <w:spacing w:after="0"/>
              <w:ind/>
              <w:rPr/>
            </w:pPr>
            <w:r>
              <w:t xml:space="preserve">Lucas </w:t>
            </w:r>
            <w:r>
              <w:t xml:space="preserve">Fiorrigi</w:t>
            </w:r>
            <w:r>
              <w:t xml:space="preserve"> Furlan </w:t>
            </w:r>
            <w:r>
              <w:t xml:space="preserve">e  Miguel</w:t>
            </w:r>
            <w:r>
              <w:t xml:space="preserve"> Martins Lima.</w:t>
            </w:r>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r/>
          </w:p>
        </w:tc>
      </w:tr>
    </w:tbl>
    <w:p w14:paraId="2D4DBA68" w14:textId="77777777">
      <w:pPr>
        <w:pStyle w:val="1830"/>
        <w:pBdr/>
        <w:spacing/>
        <w:ind/>
        <w:jc w:val="left"/>
        <w:rPr/>
      </w:pPr>
      <w:r>
        <w:br w:type="page" w:clear="all"/>
      </w:r>
      <w:r>
        <w:t xml:space="preserve">AGRADECIMENTOS</w:t>
      </w:r>
      <w:r/>
    </w:p>
    <w:p w14:paraId="19F4FCC1" w14:textId="77777777">
      <w:pPr>
        <w:pBdr/>
        <w:spacing/>
        <w:ind/>
        <w:rPr/>
      </w:pPr>
      <w:r>
        <w:t xml:space="preserve">A inclusão desta seção é opcional.</w:t>
      </w:r>
      <w:r/>
    </w:p>
    <w:p w14:paraId="66912AD6" w14:textId="77777777">
      <w:pPr>
        <w:pStyle w:val="1830"/>
        <w:pBdr/>
        <w:spacing/>
        <w:ind/>
        <w:rPr/>
      </w:pPr>
      <w:r>
        <w:br w:type="page" w:clear="all"/>
      </w:r>
      <w:r>
        <w:t xml:space="preserve">RESUMO</w:t>
      </w:r>
      <w:r/>
    </w:p>
    <w:p w14:paraId="6A2552D1" w14:textId="77777777">
      <w:pPr>
        <w:pBdr/>
        <w:spacing/>
        <w:ind/>
        <w:rPr/>
      </w:pPr>
      <w:r>
        <w:t xml:space="preserve">O projeto "Fala, Cid</w:t>
      </w:r>
      <w:r>
        <w:t xml:space="preserve">ade!" visa o desenvolvimento de um sistema de software para o relato de ocorrências pelo cidadão à administração pública e apoio à gestão de zeladoria pública municipal. Por meio desse sistema, será possível aproximar ainda mais a sociedade civil da admini</w:t>
      </w:r>
      <w:r>
        <w:t xml:space="preserve">stração pública, a partir de um canal digital direto e responsivo para a relato de problemas de infraestrutura, como vias danificadas, iluminação pública deficiente, descarte irregular de resíduo ou má conservação de espaço público. A metodologia consiste </w:t>
      </w:r>
      <w:r>
        <w:t xml:space="preserve">de</w:t>
      </w:r>
      <w:r>
        <w:t xml:space="preserv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w:t>
      </w:r>
      <w:r>
        <w:t xml:space="preserve">da</w:t>
      </w:r>
      <w:r>
        <w:t xml:space="preserve"> especificação de um sistema de software com requisitos funcionais e não funcionais, todos eles em conformidade com a legislação de proteção de dados pessoais e artefatos de software codificados com base na arquitetura de sistema proposta. Espera-se que e</w:t>
      </w:r>
      <w:r>
        <w:t xml:space="preserve">ste projeto promova o engajamento comunitário por meio de mecanismos inovadores e que o rigor aplicado na engenharia de requisitos e modelagem de dados estabeleça os alicerces sólidos para a futura codificação e implantação do referido sistema de software.</w:t>
      </w:r>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r>
        <w:rPr>
          <w:b/>
        </w:rPr>
      </w:r>
    </w:p>
    <w:p w14:paraId="218AEB86" w14:textId="77777777">
      <w:pPr>
        <w:pBdr/>
        <w:spacing/>
        <w:ind/>
        <w:jc w:val="left"/>
        <w:rPr/>
      </w:pPr>
      <w:r>
        <w:br w:type="page" w:clear="all"/>
      </w:r>
      <w:r/>
    </w:p>
    <w:p w14:paraId="697A3C48" w14:textId="77777777">
      <w:pPr>
        <w:pStyle w:val="1830"/>
        <w:pBdr/>
        <w:spacing/>
        <w:ind/>
        <w:rPr/>
      </w:pPr>
      <w:r>
        <w:t xml:space="preserve">LISTA DE FIGURAS</w:t>
      </w:r>
      <w:r/>
    </w:p>
    <w:p w14:paraId="14FB8B39">
      <w:pPr>
        <w:pStyle w:val="1847"/>
        <w:pBdr/>
        <w:tabs>
          <w:tab w:val="right" w:leader="dot" w:pos="9072"/>
        </w:tabs>
        <w:spacing/>
        <w:ind/>
        <w:rPr/>
      </w:pPr>
      <w:r>
        <w:rPr>
          <w:caps w:val="0"/>
        </w:rPr>
        <w:fldChar w:fldCharType="begin"/>
      </w:r>
      <w:r>
        <w:rPr>
          <w:caps w:val="0"/>
        </w:rPr>
        <w:instrText xml:space="preserve">TOC \h \c "FIGURA"</w:instrText>
      </w:r>
      <w:r>
        <w:rPr>
          <w:caps w:val="0"/>
        </w:rPr>
        <w:fldChar w:fldCharType="separate"/>
      </w:r>
      <w:r/>
      <w:hyperlink w:tooltip="#_Toc1" w:anchor="_Toc1" w:history="1">
        <w:r>
          <w:rPr>
            <w:rStyle w:val="1828"/>
          </w:rPr>
        </w:r>
        <w:r>
          <w:rPr>
            <w:rStyle w:val="1828"/>
          </w:rPr>
          <w:t xml:space="preserve">FIGURA </w:t>
        </w:r>
        <w:r>
          <w:rPr>
            <w:rStyle w:val="1828"/>
          </w:rPr>
          <w:t xml:space="preserve">1</w:t>
        </w:r>
        <w:r>
          <w:rPr>
            <w:rStyle w:val="1828"/>
          </w:rPr>
          <w:t xml:space="preserve"> – Interface de consulta do aplicativo </w:t>
        </w:r>
        <w:r>
          <w:rPr>
            <w:rStyle w:val="1828"/>
          </w:rPr>
          <w:t xml:space="preserve">Colab</w:t>
        </w:r>
        <w:r>
          <w:rPr>
            <w:rStyle w:val="1828"/>
          </w:rPr>
        </w:r>
        <w:r>
          <w:tab/>
        </w:r>
        <w:r>
          <w:fldChar w:fldCharType="begin"/>
          <w:instrText xml:space="preserve">PAGEREF _Toc1 \h</w:instrText>
          <w:fldChar w:fldCharType="separate"/>
          <w:t xml:space="preserve">23</w:t>
          <w:fldChar w:fldCharType="end"/>
        </w:r>
      </w:hyperlink>
      <w:r/>
    </w:p>
    <w:p w14:paraId="45D9742D">
      <w:pPr>
        <w:pStyle w:val="1847"/>
        <w:pBdr/>
        <w:tabs>
          <w:tab w:val="right" w:leader="dot" w:pos="9072"/>
        </w:tabs>
        <w:spacing/>
        <w:ind/>
        <w:rPr/>
      </w:pPr>
      <w:hyperlink w:tooltip="#_Toc2" w:anchor="_Toc2" w:history="1">
        <w:r>
          <w:rPr>
            <w:rStyle w:val="1828"/>
          </w:rPr>
        </w:r>
        <w:r>
          <w:rPr>
            <w:rStyle w:val="1828"/>
          </w:rPr>
          <w:t xml:space="preserve">FIGURA </w:t>
        </w:r>
        <w:r>
          <w:rPr>
            <w:rStyle w:val="1828"/>
          </w:rPr>
          <w:t xml:space="preserve">2</w:t>
        </w:r>
        <w:r>
          <w:rPr>
            <w:rStyle w:val="1828"/>
          </w:rPr>
          <w:t xml:space="preserve"> - Interface de</w:t>
        </w:r>
        <w:r>
          <w:rPr>
            <w:rStyle w:val="1828"/>
            <w:i/>
          </w:rPr>
          <w:t xml:space="preserve"> feed</w:t>
        </w:r>
        <w:r>
          <w:rPr>
            <w:rStyle w:val="1828"/>
          </w:rPr>
          <w:t xml:space="preserve"> do aplicativo </w:t>
        </w:r>
        <w:r>
          <w:rPr>
            <w:rStyle w:val="1828"/>
          </w:rPr>
          <w:t xml:space="preserve">Colab</w:t>
        </w:r>
        <w:r>
          <w:rPr>
            <w:rStyle w:val="1828"/>
          </w:rPr>
        </w:r>
        <w:r>
          <w:tab/>
        </w:r>
        <w:r>
          <w:fldChar w:fldCharType="begin"/>
          <w:instrText xml:space="preserve">PAGEREF _Toc2 \h</w:instrText>
          <w:fldChar w:fldCharType="separate"/>
          <w:t xml:space="preserve">23</w:t>
          <w:fldChar w:fldCharType="end"/>
        </w:r>
      </w:hyperlink>
      <w:r/>
    </w:p>
    <w:p w14:paraId="2CA584FB">
      <w:pPr>
        <w:pStyle w:val="1847"/>
        <w:pBdr/>
        <w:tabs>
          <w:tab w:val="right" w:leader="dot" w:pos="9072"/>
        </w:tabs>
        <w:spacing/>
        <w:ind/>
        <w:rPr/>
      </w:pPr>
      <w:hyperlink w:tooltip="#_Toc3" w:anchor="_Toc3" w:history="1">
        <w:r>
          <w:rPr>
            <w:rStyle w:val="1828"/>
          </w:rPr>
        </w:r>
        <w:r>
          <w:rPr>
            <w:rStyle w:val="1828"/>
          </w:rPr>
          <w:t xml:space="preserve">FIGURA </w:t>
        </w:r>
        <w:r>
          <w:rPr>
            <w:rStyle w:val="1828"/>
          </w:rPr>
          <w:t xml:space="preserve">3</w:t>
        </w:r>
        <w:r>
          <w:rPr>
            <w:rStyle w:val="1828"/>
          </w:rPr>
          <w:t xml:space="preserve"> - Seleção da unidade da federação na plataforma e-Ouve </w:t>
        </w:r>
        <w:r>
          <w:rPr>
            <w:rStyle w:val="1828"/>
          </w:rPr>
        </w:r>
        <w:r>
          <w:tab/>
        </w:r>
        <w:r>
          <w:fldChar w:fldCharType="begin"/>
          <w:instrText xml:space="preserve">PAGEREF _Toc3 \h</w:instrText>
          <w:fldChar w:fldCharType="separate"/>
          <w:t xml:space="preserve">24</w:t>
          <w:fldChar w:fldCharType="end"/>
        </w:r>
      </w:hyperlink>
      <w:r/>
    </w:p>
    <w:p w14:paraId="6AFDD807">
      <w:pPr>
        <w:pStyle w:val="1847"/>
        <w:pBdr/>
        <w:tabs>
          <w:tab w:val="right" w:leader="dot" w:pos="9072"/>
        </w:tabs>
        <w:spacing/>
        <w:ind/>
        <w:rPr/>
      </w:pPr>
      <w:hyperlink w:tooltip="#_Toc4" w:anchor="_Toc4" w:history="1">
        <w:r>
          <w:rPr>
            <w:rStyle w:val="1828"/>
          </w:rPr>
        </w:r>
        <w:r>
          <w:rPr>
            <w:rStyle w:val="1828"/>
          </w:rPr>
          <w:t xml:space="preserve">FIGURA </w:t>
        </w:r>
        <w:r>
          <w:rPr>
            <w:rStyle w:val="1828"/>
          </w:rPr>
          <w:t xml:space="preserve">4</w:t>
        </w:r>
        <w:r>
          <w:rPr>
            <w:rStyle w:val="1828"/>
          </w:rPr>
          <w:t xml:space="preserve"> - Seleção de serviços na plataforma e-Ouve</w:t>
        </w:r>
        <w:r>
          <w:rPr>
            <w:rStyle w:val="1828"/>
          </w:rPr>
        </w:r>
        <w:r>
          <w:tab/>
        </w:r>
        <w:r>
          <w:fldChar w:fldCharType="begin"/>
          <w:instrText xml:space="preserve">PAGEREF _Toc4 \h</w:instrText>
          <w:fldChar w:fldCharType="separate"/>
          <w:t xml:space="preserve">25</w:t>
          <w:fldChar w:fldCharType="end"/>
        </w:r>
      </w:hyperlink>
      <w:r/>
    </w:p>
    <w:p w14:paraId="736F396A">
      <w:pPr>
        <w:pStyle w:val="1847"/>
        <w:pBdr/>
        <w:tabs>
          <w:tab w:val="right" w:leader="dot" w:pos="9072"/>
        </w:tabs>
        <w:spacing/>
        <w:ind/>
        <w:rPr/>
      </w:pPr>
      <w:hyperlink w:tooltip="#_Toc5" w:anchor="_Toc5" w:history="1">
        <w:r>
          <w:rPr>
            <w:rStyle w:val="1828"/>
          </w:rPr>
        </w:r>
        <w:r>
          <w:rPr>
            <w:rStyle w:val="1828"/>
          </w:rPr>
          <w:t xml:space="preserve">FIGURA </w:t>
        </w:r>
        <w:r>
          <w:rPr>
            <w:rStyle w:val="1828"/>
          </w:rPr>
          <w:t xml:space="preserve">5</w:t>
        </w:r>
        <w:r>
          <w:rPr>
            <w:rStyle w:val="1828"/>
          </w:rPr>
          <w:t xml:space="preserve"> - Estrutura do repositório remoto no GitHub</w:t>
        </w:r>
        <w:r>
          <w:rPr>
            <w:rStyle w:val="1828"/>
          </w:rPr>
        </w:r>
        <w:r>
          <w:tab/>
        </w:r>
        <w:r>
          <w:fldChar w:fldCharType="begin"/>
          <w:instrText xml:space="preserve">PAGEREF _Toc5 \h</w:instrText>
          <w:fldChar w:fldCharType="separate"/>
          <w:t xml:space="preserve">42</w:t>
          <w:fldChar w:fldCharType="end"/>
        </w:r>
      </w:hyperlink>
      <w:r/>
    </w:p>
    <w:p w14:paraId="39577E41">
      <w:pPr>
        <w:pStyle w:val="1847"/>
        <w:pBdr/>
        <w:tabs>
          <w:tab w:val="right" w:leader="dot" w:pos="9072"/>
        </w:tabs>
        <w:spacing/>
        <w:ind/>
        <w:rPr/>
      </w:pPr>
      <w:hyperlink w:tooltip="#_Toc6" w:anchor="_Toc6" w:history="1">
        <w:r>
          <w:rPr>
            <w:rStyle w:val="1828"/>
          </w:rPr>
        </w:r>
        <w:r>
          <w:rPr>
            <w:rStyle w:val="1828"/>
          </w:rPr>
          <w:t xml:space="preserve">FIGURA </w:t>
        </w:r>
        <w:r>
          <w:rPr>
            <w:rStyle w:val="1828"/>
          </w:rPr>
          <w:t xml:space="preserve">6</w:t>
        </w:r>
        <w:r>
          <w:rPr>
            <w:rStyle w:val="1828"/>
          </w:rPr>
          <w:t xml:space="preserve"> </w:t>
        </w:r>
        <w:r>
          <w:rPr>
            <w:rStyle w:val="1828"/>
          </w:rPr>
          <w:t xml:space="preserve">-  Perfil</w:t>
        </w:r>
        <w:r>
          <w:rPr>
            <w:rStyle w:val="1828"/>
          </w:rPr>
          <w:t xml:space="preserve"> de usuário do respondente</w:t>
        </w:r>
        <w:r>
          <w:rPr>
            <w:rStyle w:val="1828"/>
          </w:rPr>
        </w:r>
        <w:r>
          <w:tab/>
        </w:r>
        <w:r>
          <w:fldChar w:fldCharType="begin"/>
          <w:instrText xml:space="preserve">PAGEREF _Toc6 \h</w:instrText>
          <w:fldChar w:fldCharType="separate"/>
          <w:t xml:space="preserve">61</w:t>
          <w:fldChar w:fldCharType="end"/>
        </w:r>
      </w:hyperlink>
      <w:r/>
    </w:p>
    <w:p w14:paraId="2E1956C8">
      <w:pPr>
        <w:pStyle w:val="1847"/>
        <w:pBdr/>
        <w:tabs>
          <w:tab w:val="right" w:leader="dot" w:pos="9072"/>
        </w:tabs>
        <w:spacing/>
        <w:ind/>
        <w:rPr/>
      </w:pPr>
      <w:hyperlink w:tooltip="#_Toc7" w:anchor="_Toc7" w:history="1">
        <w:r>
          <w:rPr>
            <w:rStyle w:val="1828"/>
          </w:rPr>
        </w:r>
        <w:r>
          <w:rPr>
            <w:rStyle w:val="1828"/>
          </w:rPr>
          <w:t xml:space="preserve">FIGURA </w:t>
        </w:r>
        <w:r>
          <w:rPr>
            <w:rStyle w:val="1828"/>
          </w:rPr>
          <w:t xml:space="preserve">7</w:t>
        </w:r>
        <w:r>
          <w:rPr>
            <w:rStyle w:val="1828"/>
          </w:rPr>
          <w:t xml:space="preserve"> </w:t>
        </w:r>
        <w:r>
          <w:rPr>
            <w:rStyle w:val="1828"/>
          </w:rPr>
          <w:t xml:space="preserve">–  Experiência</w:t>
        </w:r>
        <w:r>
          <w:rPr>
            <w:rStyle w:val="1828"/>
          </w:rPr>
          <w:t xml:space="preserve"> com aplicativos para registro de problemas da cidade</w:t>
        </w:r>
        <w:r>
          <w:rPr>
            <w:rStyle w:val="1828"/>
          </w:rPr>
        </w:r>
        <w:r>
          <w:tab/>
        </w:r>
        <w:r>
          <w:fldChar w:fldCharType="begin"/>
          <w:instrText xml:space="preserve">PAGEREF _Toc7 \h</w:instrText>
          <w:fldChar w:fldCharType="separate"/>
          <w:t xml:space="preserve">62</w:t>
          <w:fldChar w:fldCharType="end"/>
        </w:r>
      </w:hyperlink>
      <w:r/>
    </w:p>
    <w:p w14:paraId="46F0A7A3">
      <w:pPr>
        <w:pStyle w:val="1847"/>
        <w:pBdr/>
        <w:tabs>
          <w:tab w:val="right" w:leader="dot" w:pos="9072"/>
        </w:tabs>
        <w:spacing/>
        <w:ind/>
        <w:rPr/>
      </w:pPr>
      <w:hyperlink w:tooltip="#_Toc8" w:anchor="_Toc8" w:history="1">
        <w:r>
          <w:rPr>
            <w:rStyle w:val="1828"/>
          </w:rPr>
        </w:r>
        <w:r>
          <w:rPr>
            <w:rStyle w:val="1828"/>
          </w:rPr>
          <w:t xml:space="preserve">FIGURA </w:t>
        </w:r>
        <w:r>
          <w:rPr>
            <w:rStyle w:val="1828"/>
          </w:rPr>
          <w:t xml:space="preserve">8</w:t>
        </w:r>
        <w:r>
          <w:rPr>
            <w:rStyle w:val="1828"/>
          </w:rPr>
          <w:t xml:space="preserve"> – Possibilidade de uso de um aplicativo para registrar ocorrências da cidade.</w:t>
        </w:r>
        <w:r>
          <w:rPr>
            <w:rStyle w:val="1828"/>
          </w:rPr>
        </w:r>
        <w:r>
          <w:tab/>
        </w:r>
        <w:r>
          <w:fldChar w:fldCharType="begin"/>
          <w:instrText xml:space="preserve">PAGEREF _Toc8 \h</w:instrText>
          <w:fldChar w:fldCharType="separate"/>
          <w:t xml:space="preserve">63</w:t>
          <w:fldChar w:fldCharType="end"/>
        </w:r>
      </w:hyperlink>
      <w:r/>
    </w:p>
    <w:p w14:paraId="76356A3D">
      <w:pPr>
        <w:pStyle w:val="1830"/>
        <w:pBdr/>
        <w:spacing/>
        <w:ind/>
        <w:rPr/>
      </w:pPr>
      <w:r>
        <w:rPr>
          <w:caps w:val="0"/>
        </w:rPr>
      </w:r>
      <w:r>
        <w:fldChar w:fldCharType="end"/>
      </w:r>
      <w:r/>
      <w:r/>
    </w:p>
    <w:p w14:paraId="19385DFA" w14:textId="77777777">
      <w:pPr>
        <w:pStyle w:val="1830"/>
        <w:pBdr/>
        <w:spacing/>
        <w:ind/>
        <w:rPr/>
      </w:pPr>
      <w:r/>
      <w:r/>
    </w:p>
    <w:p w14:paraId="227A079B" w14:textId="77777777">
      <w:pPr>
        <w:pStyle w:val="1830"/>
        <w:pBdr/>
        <w:spacing/>
        <w:ind/>
        <w:jc w:val="left"/>
        <w:rPr/>
      </w:pPr>
      <w:r>
        <w:br w:type="page" w:clear="all"/>
      </w:r>
      <w:r>
        <w:t xml:space="preserve">LISTA DE QUADROS</w:t>
      </w:r>
      <w:r/>
    </w:p>
    <w:p w14:paraId="0D4FA37B">
      <w:pPr>
        <w:pStyle w:val="1847"/>
        <w:pBdr/>
        <w:tabs>
          <w:tab w:val="right" w:leader="dot" w:pos="9062"/>
        </w:tabs>
        <w:spacing/>
        <w:ind/>
        <w:rPr/>
      </w:pPr>
      <w:r>
        <w:fldChar w:fldCharType="begin"/>
      </w:r>
      <w:r>
        <w:instrText xml:space="preserve">TOC \h \c "QUADRO"</w:instrText>
      </w:r>
      <w:r>
        <w:fldChar w:fldCharType="separate"/>
      </w:r>
      <w:r/>
      <w:hyperlink w:tooltip="#_Toc1" w:anchor="_Toc1" w:history="1">
        <w:r>
          <w:rPr>
            <w:rStyle w:val="1828"/>
          </w:rPr>
        </w:r>
        <w:r>
          <w:rPr>
            <w:rStyle w:val="1828"/>
          </w:rPr>
          <w:t xml:space="preserve">QUADRO </w:t>
        </w:r>
        <w:r>
          <w:rPr>
            <w:rStyle w:val="1828"/>
          </w:rPr>
          <w:t xml:space="preserve">1</w:t>
        </w:r>
        <w:r>
          <w:rPr>
            <w:rStyle w:val="1828"/>
          </w:rPr>
          <w:t xml:space="preserve"> – Documentos relevantes para testes</w:t>
        </w:r>
        <w:r>
          <w:rPr>
            <w:rStyle w:val="1828"/>
          </w:rPr>
        </w:r>
        <w:r>
          <w:tab/>
        </w:r>
        <w:r>
          <w:fldChar w:fldCharType="begin"/>
          <w:instrText xml:space="preserve">PAGEREF _Toc1 \h</w:instrText>
          <w:fldChar w:fldCharType="separate"/>
          <w:t xml:space="preserve">82</w:t>
          <w:fldChar w:fldCharType="end"/>
        </w:r>
      </w:hyperlink>
      <w:r/>
    </w:p>
    <w:p w14:paraId="64B8EF3F">
      <w:pPr>
        <w:pStyle w:val="1847"/>
        <w:pBdr/>
        <w:tabs>
          <w:tab w:val="right" w:leader="dot" w:pos="9062"/>
        </w:tabs>
        <w:spacing/>
        <w:ind/>
        <w:rPr/>
      </w:pPr>
      <w:hyperlink w:tooltip="#_Toc2" w:anchor="_Toc2" w:history="1">
        <w:r>
          <w:rPr>
            <w:rStyle w:val="1828"/>
          </w:rPr>
        </w:r>
        <w:r>
          <w:rPr>
            <w:rStyle w:val="1828"/>
          </w:rPr>
          <w:t xml:space="preserve">QUADRO </w:t>
        </w:r>
        <w:r>
          <w:rPr>
            <w:rStyle w:val="1828"/>
          </w:rPr>
          <w:t xml:space="preserve">2</w:t>
        </w:r>
        <w:r>
          <w:rPr>
            <w:rStyle w:val="1828"/>
          </w:rPr>
          <w:t xml:space="preserve"> – Equipamentos para a realização dos testes</w:t>
        </w:r>
        <w:r>
          <w:rPr>
            <w:rStyle w:val="1828"/>
          </w:rPr>
        </w:r>
        <w:r>
          <w:tab/>
        </w:r>
        <w:r>
          <w:fldChar w:fldCharType="begin"/>
          <w:instrText xml:space="preserve">PAGEREF _Toc2 \h</w:instrText>
          <w:fldChar w:fldCharType="separate"/>
          <w:t xml:space="preserve">83</w:t>
          <w:fldChar w:fldCharType="end"/>
        </w:r>
      </w:hyperlink>
      <w:r/>
    </w:p>
    <w:p w14:paraId="3781A9BC">
      <w:pPr>
        <w:pStyle w:val="1847"/>
        <w:pBdr/>
        <w:tabs>
          <w:tab w:val="right" w:leader="dot" w:pos="9062"/>
        </w:tabs>
        <w:spacing/>
        <w:ind/>
        <w:rPr/>
      </w:pPr>
      <w:hyperlink w:tooltip="#_Toc3" w:anchor="_Toc3" w:history="1">
        <w:r>
          <w:rPr>
            <w:rStyle w:val="1828"/>
          </w:rPr>
        </w:r>
        <w:r>
          <w:rPr>
            <w:rStyle w:val="1828"/>
          </w:rPr>
          <w:t xml:space="preserve">QUADRO </w:t>
        </w:r>
        <w:r>
          <w:rPr>
            <w:rStyle w:val="1828"/>
          </w:rPr>
          <w:t xml:space="preserve">3</w:t>
        </w:r>
        <w:r>
          <w:rPr>
            <w:rStyle w:val="1828"/>
          </w:rPr>
          <w:t xml:space="preserve"> – Softwares para a realização dos testes</w:t>
        </w:r>
        <w:r>
          <w:rPr>
            <w:rStyle w:val="1828"/>
          </w:rPr>
        </w:r>
        <w:r>
          <w:tab/>
        </w:r>
        <w:r>
          <w:fldChar w:fldCharType="begin"/>
          <w:instrText xml:space="preserve">PAGEREF _Toc3 \h</w:instrText>
          <w:fldChar w:fldCharType="separate"/>
          <w:t xml:space="preserve">84</w:t>
          <w:fldChar w:fldCharType="end"/>
        </w:r>
      </w:hyperlink>
      <w:r/>
    </w:p>
    <w:p w14:paraId="78D39C57">
      <w:pPr>
        <w:pStyle w:val="1847"/>
        <w:pBdr/>
        <w:tabs>
          <w:tab w:val="right" w:leader="dot" w:pos="9062"/>
        </w:tabs>
        <w:spacing/>
        <w:ind/>
        <w:rPr/>
      </w:pPr>
      <w:r/>
      <w:r>
        <w:fldChar w:fldCharType="end"/>
      </w:r>
      <w:r/>
      <w:r/>
    </w:p>
    <w:p w14:paraId="2E71C7EB" w14:textId="77777777">
      <w:pPr>
        <w:pStyle w:val="1830"/>
        <w:pBdr/>
        <w:spacing/>
        <w:ind/>
        <w:rPr/>
      </w:pPr>
      <w:r/>
      <w:r/>
    </w:p>
    <w:p w14:paraId="5E0F4308" w14:textId="77777777">
      <w:pPr>
        <w:pStyle w:val="1830"/>
        <w:pBdr/>
        <w:spacing/>
        <w:ind/>
        <w:rPr/>
      </w:pPr>
      <w:r>
        <w:br w:type="page" w:clear="all"/>
      </w:r>
      <w:r>
        <w:t xml:space="preserve">LISTA DE ABREVIATURAS E SIGLAS</w:t>
      </w:r>
      <w:r/>
    </w:p>
    <w:tbl>
      <w:tblPr>
        <w:tblStyle w:val="18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w:t>
            </w:r>
            <w:r>
              <w:rPr>
                <w:i/>
              </w:rPr>
              <w:t xml:space="preserve">, </w:t>
            </w:r>
            <w:r>
              <w:rPr>
                <w:i/>
              </w:rPr>
              <w:t xml:space="preserve">Consistency</w:t>
            </w:r>
            <w:r>
              <w:rPr>
                <w:i/>
              </w:rPr>
              <w:t xml:space="preserve">, </w:t>
            </w:r>
            <w:r>
              <w:rPr>
                <w:i/>
              </w:rPr>
              <w:t xml:space="preserve">Isolation</w:t>
            </w:r>
            <w:r>
              <w:rPr>
                <w:i/>
              </w:rPr>
              <w:t xml:space="preserve">, </w:t>
            </w:r>
            <w:r>
              <w:rPr>
                <w:i/>
              </w:rPr>
              <w:t xml:space="preserve">Durability</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w:t>
            </w:r>
            <w:r>
              <w:rPr>
                <w:rFonts w:eastAsia="Arial"/>
                <w:i/>
                <w:color w:val="1f1f1f"/>
              </w:rPr>
              <w:t xml:space="preserve"> </w:t>
            </w:r>
            <w:r>
              <w:rPr>
                <w:rFonts w:eastAsia="Arial"/>
                <w:i/>
                <w:color w:val="1f1f1f"/>
              </w:rPr>
              <w:t xml:space="preserve">Programming</w:t>
            </w:r>
            <w:r>
              <w:rPr>
                <w:rFonts w:eastAsia="Arial"/>
                <w:i/>
                <w:color w:val="1f1f1f"/>
              </w:rPr>
              <w:t xml:space="preserve"> Interface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CSS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Cascading Style Sheets</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DAO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Access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DDL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Definition Language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Diagrama Entidade-Relacionamento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DTO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Transfer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EAP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Estrutura Analítica do Projeto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eMAG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de Acessibilidade em Governo Eletrônico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HMAC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Hash-based Message Authentication Code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i/>
                <w:color w:val="1f1f1f"/>
              </w:rPr>
              <w:t xml:space="preserve"> </w:t>
            </w:r>
            <w:r>
              <w:rPr>
                <w:rFonts w:eastAsia="Arial"/>
                <w:i/>
                <w:color w:val="1f1f1f"/>
              </w:rPr>
              <w:t xml:space="preserve">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IDE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Integrated Development Environment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JDBC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Java Database Connectivity</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w:t>
            </w:r>
            <w:r>
              <w:rPr>
                <w:rFonts w:eastAsia="Arial"/>
                <w:i/>
                <w:color w:val="1f1f1f"/>
              </w:rPr>
              <w:t xml:space="preserve">Runtime</w:t>
            </w:r>
            <w:r>
              <w:rPr>
                <w:rFonts w:eastAsia="Arial"/>
                <w:i/>
                <w:color w:val="1f1f1f"/>
              </w:rPr>
              <w:t xml:space="preserve"> </w:t>
            </w:r>
            <w:r>
              <w:rPr>
                <w:rFonts w:eastAsia="Arial"/>
                <w:i/>
                <w:color w:val="1f1f1f"/>
              </w:rPr>
              <w:t xml:space="preserve">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w:t>
            </w:r>
            <w:r>
              <w:rPr>
                <w:rFonts w:eastAsia="Arial"/>
                <w:i/>
                <w:color w:val="1f1f1f"/>
              </w:rPr>
              <w:t xml:space="preserve"> </w:t>
            </w:r>
            <w:r>
              <w:rPr>
                <w:rFonts w:eastAsia="Arial"/>
                <w:i/>
                <w:color w:val="1f1f1f"/>
              </w:rPr>
              <w:t xml:space="preserve">Object</w:t>
            </w:r>
            <w:r>
              <w:rPr>
                <w:rFonts w:eastAsia="Arial"/>
                <w:i/>
                <w:color w:val="1f1f1f"/>
              </w:rPr>
              <w:t xml:space="preserve"> </w:t>
            </w:r>
            <w:r>
              <w:rPr>
                <w:rFonts w:eastAsia="Arial"/>
                <w:i/>
                <w:color w:val="1f1f1f"/>
              </w:rPr>
              <w:t xml:space="preserve">Notation</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w:t>
            </w:r>
            <w:r>
              <w:rPr>
                <w:rFonts w:eastAsia="Arial"/>
                <w:i/>
                <w:iCs/>
                <w:color w:val="1f1f1f"/>
              </w:rPr>
              <w:t xml:space="preserve">Language</w:t>
            </w:r>
            <w:r>
              <w:rPr>
                <w:rFonts w:eastAsia="Arial"/>
                <w:i/>
                <w:iCs/>
                <w:color w:val="1f1f1f"/>
              </w:rPr>
              <w:t xml:space="preserve"> Model</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r>
              <w:rPr>
                <w:rFonts w:eastAsia="Arial"/>
                <w:color w:val="1f1f1f"/>
              </w:rPr>
            </w:r>
            <w:r>
              <w:rPr>
                <w:rFonts w:eastAsia="Arial"/>
                <w:color w:val="1f1f1f"/>
              </w:rPr>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w:t>
            </w:r>
            <w:r>
              <w:rPr>
                <w:rFonts w:eastAsia="Arial"/>
                <w:i/>
                <w:iCs/>
                <w:color w:val="1f1f1f"/>
              </w:rPr>
              <w:t xml:space="preserve"> </w:t>
            </w:r>
            <w:r>
              <w:rPr>
                <w:rFonts w:eastAsia="Arial"/>
                <w:i/>
                <w:iCs/>
                <w:color w:val="1f1f1f"/>
              </w:rPr>
              <w:t xml:space="preserve">Support</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MER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Entidade-Relacionamento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w:t>
            </w:r>
            <w:r>
              <w:rPr>
                <w:rFonts w:eastAsia="Arial"/>
                <w:i/>
                <w:color w:val="1f1f1f"/>
              </w:rPr>
              <w:t xml:space="preserve"> </w:t>
            </w:r>
            <w:r>
              <w:rPr>
                <w:rFonts w:eastAsia="Arial"/>
                <w:i/>
                <w:color w:val="1f1f1f"/>
              </w:rPr>
              <w:t xml:space="preserve">Authentication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ODS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Objetivos de Desenvolvimento Sustentável</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w:t>
            </w:r>
            <w:r>
              <w:rPr>
                <w:rFonts w:eastAsia="Arial"/>
                <w:i/>
                <w:color w:val="1f1f1f"/>
              </w:rPr>
              <w:t xml:space="preser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w:t>
            </w:r>
            <w:r>
              <w:rPr>
                <w:rFonts w:eastAsia="Arial"/>
                <w:i/>
                <w:color w:val="1f1f1f"/>
              </w:rPr>
              <w:t xml:space="preserve">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w:t>
            </w:r>
            <w:r>
              <w:rPr>
                <w:rFonts w:eastAsia="Arial"/>
                <w:i/>
                <w:color w:val="1f1f1f"/>
              </w:rPr>
              <w:t xml:space="preserve"> </w:t>
            </w:r>
            <w:r>
              <w:rPr>
                <w:rFonts w:eastAsia="Arial"/>
                <w:i/>
                <w:color w:val="1f1f1f"/>
              </w:rPr>
              <w:t xml:space="preserve">State</w:t>
            </w:r>
            <w:r>
              <w:rPr>
                <w:rFonts w:eastAsia="Arial"/>
                <w:i/>
                <w:color w:val="1f1f1f"/>
              </w:rPr>
              <w:t xml:space="preserve"> </w:t>
            </w:r>
            <w:r>
              <w:rPr>
                <w:rFonts w:eastAsia="Arial"/>
                <w:i/>
                <w:color w:val="1f1f1f"/>
              </w:rPr>
              <w:t xml:space="preserve">Transfer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RFC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Request for Comments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SHA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Secure Hash Algorithm</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SMTP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Simple Mail Transfer Protocol</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SQL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Structured Query Language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w:t>
            </w:r>
            <w:r>
              <w:rPr>
                <w:rFonts w:eastAsia="Arial"/>
                <w:i/>
                <w:color w:val="1f1f1f"/>
              </w:rPr>
              <w:t xml:space="preserve"> Sockets </w:t>
            </w:r>
            <w:r>
              <w:rPr>
                <w:rFonts w:eastAsia="Arial"/>
                <w:i/>
                <w:color w:val="1f1f1f"/>
              </w:rPr>
              <w:t xml:space="preserve">Layer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SVG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Scalable Vector Graphics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w:t>
            </w:r>
            <w:r>
              <w:rPr>
                <w:rFonts w:eastAsia="Arial"/>
                <w:i/>
                <w:color w:val="1f1f1f"/>
              </w:rPr>
              <w:t xml:space="preserve"> </w:t>
            </w:r>
            <w:r>
              <w:rPr>
                <w:rFonts w:eastAsia="Arial"/>
                <w:i/>
                <w:color w:val="1f1f1f"/>
              </w:rPr>
              <w:t xml:space="preserve">Layer</w:t>
            </w:r>
            <w:r>
              <w:rPr>
                <w:rFonts w:eastAsia="Arial"/>
                <w:i/>
                <w:color w:val="1f1f1f"/>
              </w:rPr>
              <w:t xml:space="preserve"> Security</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TOTP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Time-based One-Time Password</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UI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User Interface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w:t>
            </w:r>
            <w:r>
              <w:rPr>
                <w:rFonts w:eastAsia="Arial"/>
                <w:i/>
                <w:color w:val="1f1f1f"/>
              </w:rPr>
              <w:t xml:space="preserve"> </w:t>
            </w:r>
            <w:r>
              <w:rPr>
                <w:rFonts w:eastAsia="Arial"/>
                <w:i/>
                <w:color w:val="1f1f1f"/>
              </w:rPr>
              <w:t xml:space="preserve">Modeling</w:t>
            </w:r>
            <w:r>
              <w:rPr>
                <w:rFonts w:eastAsia="Arial"/>
                <w:i/>
                <w:color w:val="1f1f1f"/>
              </w:rPr>
              <w:t xml:space="preserve"> </w:t>
            </w:r>
            <w:r>
              <w:rPr>
                <w:rFonts w:eastAsia="Arial"/>
                <w:i/>
                <w:color w:val="1f1f1f"/>
              </w:rPr>
              <w:t xml:space="preserve">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w:t>
            </w:r>
            <w:r>
              <w:rPr>
                <w:rFonts w:eastAsia="Arial"/>
                <w:i/>
                <w:color w:val="1f1f1f"/>
              </w:rPr>
              <w:t xml:space="preserve"> Experience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WCAG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Web Content Accessibility Guidelines</w:t>
            </w:r>
            <w:r>
              <w:rPr>
                <w:rFonts w:eastAsia="Arial"/>
                <w:i/>
                <w:color w:val="1f1f1f"/>
              </w:rPr>
            </w:r>
            <w:r>
              <w:rPr>
                <w:rFonts w:eastAsia="Arial"/>
                <w:i/>
                <w:color w:val="1f1f1f"/>
              </w:rP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t>
            </w:r>
            <w:r>
              <w:rPr>
                <w:rFonts w:eastAsia="Arial"/>
                <w:i/>
                <w:color w:val="1f1f1f"/>
              </w:rPr>
              <w:t xml:space="preserve">Wide</w:t>
            </w:r>
            <w:r>
              <w:rPr>
                <w:rFonts w:eastAsia="Arial"/>
                <w:i/>
                <w:color w:val="1f1f1f"/>
              </w:rPr>
              <w:t xml:space="preserve"> Web</w:t>
            </w:r>
            <w:r>
              <w:rPr>
                <w:rFonts w:eastAsia="Arial"/>
                <w:i/>
                <w:color w:val="1f1f1f"/>
              </w:rPr>
            </w:r>
            <w:r>
              <w:rPr>
                <w:rFonts w:eastAsia="Arial"/>
                <w:i/>
                <w:color w:val="1f1f1f"/>
              </w:rPr>
            </w:r>
          </w:p>
        </w:tc>
      </w:tr>
    </w:tbl>
    <w:p w14:paraId="0438A7BA" w14:textId="77777777">
      <w:pPr>
        <w:pStyle w:val="1830"/>
        <w:pBdr/>
        <w:spacing/>
        <w:ind/>
        <w:jc w:val="both"/>
        <w:rPr/>
      </w:pPr>
      <w:r/>
      <w:r/>
    </w:p>
    <w:p w14:paraId="0C872AA5" w14:textId="77777777">
      <w:pPr>
        <w:pStyle w:val="1830"/>
        <w:pBdr/>
        <w:spacing/>
        <w:ind/>
        <w:jc w:val="both"/>
        <w:rPr/>
      </w:pPr>
      <w:r>
        <w:br w:type="page" w:clear="all"/>
      </w:r>
      <w:r/>
    </w:p>
    <w:p w14:paraId="387BA587" w14:textId="77777777">
      <w:pPr>
        <w:pStyle w:val="1830"/>
        <w:pBdr/>
        <w:spacing/>
        <w:ind/>
        <w:rPr/>
      </w:pPr>
      <w:r>
        <w:t xml:space="preserve">SUMÁRIO</w:t>
      </w:r>
      <w:r/>
    </w:p>
    <w:p w14:paraId="0F0E1480">
      <w:pPr>
        <w:pStyle w:val="1825"/>
        <w:pBdr/>
        <w:tabs>
          <w:tab w:val="right" w:leader="dot" w:pos="9062"/>
        </w:tabs>
        <w:spacing/>
        <w:ind/>
        <w:rPr/>
      </w:pPr>
      <w:r>
        <w:rPr>
          <w:bCs/>
        </w:rPr>
        <w:fldChar w:fldCharType="begin"/>
      </w:r>
      <w:r>
        <w:rPr>
          <w:bCs/>
        </w:rPr>
        <w:instrText xml:space="preserve"> TOC \o "1-5" \h \z \u </w:instrText>
      </w:r>
      <w:r>
        <w:rPr>
          <w:bCs/>
        </w:rPr>
        <w:fldChar w:fldCharType="separate"/>
      </w:r>
      <w:r/>
      <w:hyperlink w:tooltip="#_Toc1" w:anchor="_Toc1" w:history="1">
        <w:r>
          <w:rPr>
            <w:rStyle w:val="1828"/>
          </w:rPr>
        </w:r>
        <w:r>
          <w:rPr>
            <w:rStyle w:val="1828"/>
          </w:rPr>
          <w:t xml:space="preserve">1 INTRODUÇÃO</w:t>
        </w:r>
        <w:r>
          <w:rPr>
            <w:rStyle w:val="1828"/>
          </w:rPr>
        </w:r>
        <w:r>
          <w:tab/>
        </w:r>
        <w:r>
          <w:fldChar w:fldCharType="begin"/>
          <w:instrText xml:space="preserve">PAGEREF _Toc1 \h</w:instrText>
          <w:fldChar w:fldCharType="separate"/>
          <w:t xml:space="preserve">18</w:t>
          <w:fldChar w:fldCharType="end"/>
        </w:r>
      </w:hyperlink>
      <w:r/>
    </w:p>
    <w:p w14:paraId="24AAC2A6">
      <w:pPr>
        <w:pStyle w:val="1825"/>
        <w:pBdr/>
        <w:tabs>
          <w:tab w:val="right" w:leader="dot" w:pos="9062"/>
        </w:tabs>
        <w:spacing/>
        <w:ind/>
        <w:rPr/>
      </w:pPr>
      <w:hyperlink w:tooltip="#_Toc2" w:anchor="_Toc2" w:history="1">
        <w:r>
          <w:rPr>
            <w:rStyle w:val="1828"/>
          </w:rPr>
        </w:r>
        <w:r>
          <w:rPr>
            <w:rStyle w:val="1828"/>
          </w:rPr>
          <w:t xml:space="preserve">2 REVISÃO BIBLIOGRÁFICA</w:t>
        </w:r>
        <w:r>
          <w:rPr>
            <w:rStyle w:val="1828"/>
          </w:rPr>
        </w:r>
        <w:r>
          <w:tab/>
        </w:r>
        <w:r>
          <w:fldChar w:fldCharType="begin"/>
          <w:instrText xml:space="preserve">PAGEREF _Toc2 \h</w:instrText>
          <w:fldChar w:fldCharType="separate"/>
          <w:t xml:space="preserve">20</w:t>
          <w:fldChar w:fldCharType="end"/>
        </w:r>
      </w:hyperlink>
      <w:r/>
    </w:p>
    <w:p w14:paraId="7CE0DBAE">
      <w:pPr>
        <w:pStyle w:val="1826"/>
        <w:pBdr/>
        <w:tabs>
          <w:tab w:val="right" w:leader="dot" w:pos="9062"/>
        </w:tabs>
        <w:spacing/>
        <w:ind/>
        <w:rPr/>
      </w:pPr>
      <w:hyperlink w:tooltip="#_Toc3" w:anchor="_Toc3" w:history="1">
        <w:r>
          <w:rPr>
            <w:rStyle w:val="1828"/>
          </w:rPr>
        </w:r>
        <w:r>
          <w:rPr>
            <w:rStyle w:val="1828"/>
          </w:rPr>
          <w:t xml:space="preserve">2.1 CIDADES INTELIGENTES E RESILIENTES </w:t>
        </w:r>
        <w:r>
          <w:rPr>
            <w:rStyle w:val="1828"/>
          </w:rPr>
        </w:r>
        <w:r>
          <w:tab/>
        </w:r>
        <w:r>
          <w:fldChar w:fldCharType="begin"/>
          <w:instrText xml:space="preserve">PAGEREF _Toc3 \h</w:instrText>
          <w:fldChar w:fldCharType="separate"/>
          <w:t xml:space="preserve">20</w:t>
          <w:fldChar w:fldCharType="end"/>
        </w:r>
      </w:hyperlink>
      <w:r/>
    </w:p>
    <w:p w14:paraId="448B0339">
      <w:pPr>
        <w:pStyle w:val="1827"/>
        <w:pBdr/>
        <w:tabs>
          <w:tab w:val="right" w:leader="dot" w:pos="9062"/>
        </w:tabs>
        <w:spacing/>
        <w:ind/>
        <w:rPr/>
      </w:pPr>
      <w:hyperlink w:tooltip="#_Toc4" w:anchor="_Toc4" w:history="1">
        <w:r>
          <w:rPr>
            <w:rStyle w:val="1828"/>
          </w:rPr>
        </w:r>
        <w:r>
          <w:rPr>
            <w:rStyle w:val="1828"/>
          </w:rPr>
          <w:t xml:space="preserve">2.1.1 Fundamentos de Cidade Resiliente</w:t>
        </w:r>
        <w:r>
          <w:rPr>
            <w:rStyle w:val="1828"/>
          </w:rPr>
        </w:r>
        <w:r>
          <w:tab/>
        </w:r>
        <w:r>
          <w:fldChar w:fldCharType="begin"/>
          <w:instrText xml:space="preserve">PAGEREF _Toc4 \h</w:instrText>
          <w:fldChar w:fldCharType="separate"/>
          <w:t xml:space="preserve">21</w:t>
          <w:fldChar w:fldCharType="end"/>
        </w:r>
      </w:hyperlink>
      <w:r/>
    </w:p>
    <w:p w14:paraId="1765AE5E">
      <w:pPr>
        <w:pStyle w:val="1827"/>
        <w:pBdr/>
        <w:tabs>
          <w:tab w:val="right" w:leader="dot" w:pos="9062"/>
        </w:tabs>
        <w:spacing/>
        <w:ind/>
        <w:rPr/>
      </w:pPr>
      <w:hyperlink w:tooltip="#_Toc5" w:anchor="_Toc5" w:history="1">
        <w:r>
          <w:rPr>
            <w:rStyle w:val="1828"/>
          </w:rPr>
        </w:r>
        <w:r>
          <w:rPr>
            <w:rStyle w:val="1828"/>
          </w:rPr>
          <w:t xml:space="preserve">2.1.2 Zeladoria Pública e Gestão de Serviços</w:t>
        </w:r>
        <w:r>
          <w:rPr>
            <w:rStyle w:val="1828"/>
          </w:rPr>
        </w:r>
        <w:r>
          <w:tab/>
        </w:r>
        <w:r>
          <w:fldChar w:fldCharType="begin"/>
          <w:instrText xml:space="preserve">PAGEREF _Toc5 \h</w:instrText>
          <w:fldChar w:fldCharType="separate"/>
          <w:t xml:space="preserve">21</w:t>
          <w:fldChar w:fldCharType="end"/>
        </w:r>
      </w:hyperlink>
      <w:r/>
    </w:p>
    <w:p w14:paraId="2B2688F1">
      <w:pPr>
        <w:pStyle w:val="1827"/>
        <w:pBdr/>
        <w:tabs>
          <w:tab w:val="right" w:leader="dot" w:pos="9062"/>
        </w:tabs>
        <w:spacing/>
        <w:ind/>
        <w:rPr/>
      </w:pPr>
      <w:hyperlink w:tooltip="#_Toc6" w:anchor="_Toc6" w:history="1">
        <w:r>
          <w:rPr>
            <w:rStyle w:val="1828"/>
          </w:rPr>
        </w:r>
        <w:r>
          <w:rPr>
            <w:rStyle w:val="1828"/>
          </w:rPr>
          <w:t xml:space="preserve">2.1.3 Participação Cidadã por meio de Sistemas de Informação Automatizados</w:t>
        </w:r>
        <w:r>
          <w:rPr>
            <w:rStyle w:val="1828"/>
          </w:rPr>
        </w:r>
        <w:r>
          <w:tab/>
        </w:r>
        <w:r>
          <w:fldChar w:fldCharType="begin"/>
          <w:instrText xml:space="preserve">PAGEREF _Toc6 \h</w:instrText>
          <w:fldChar w:fldCharType="separate"/>
          <w:t xml:space="preserve">21</w:t>
          <w:fldChar w:fldCharType="end"/>
        </w:r>
      </w:hyperlink>
      <w:r/>
    </w:p>
    <w:p w14:paraId="2AA0A62D">
      <w:pPr>
        <w:pStyle w:val="1826"/>
        <w:pBdr/>
        <w:tabs>
          <w:tab w:val="right" w:leader="dot" w:pos="9062"/>
        </w:tabs>
        <w:spacing/>
        <w:ind/>
        <w:rPr/>
      </w:pPr>
      <w:hyperlink w:tooltip="#_Toc7" w:anchor="_Toc7" w:history="1">
        <w:r>
          <w:rPr>
            <w:rStyle w:val="1828"/>
          </w:rPr>
        </w:r>
        <w:r>
          <w:rPr>
            <w:rStyle w:val="1828"/>
            <w:caps w:val="0"/>
          </w:rPr>
          <w:t xml:space="preserve">2.2 TRABALHOS RELACIONADOS</w:t>
        </w:r>
        <w:r>
          <w:rPr>
            <w:rStyle w:val="1828"/>
          </w:rPr>
        </w:r>
        <w:r>
          <w:tab/>
        </w:r>
        <w:r>
          <w:fldChar w:fldCharType="begin"/>
          <w:instrText xml:space="preserve">PAGEREF _Toc7 \h</w:instrText>
          <w:fldChar w:fldCharType="separate"/>
          <w:t xml:space="preserve">22</w:t>
          <w:fldChar w:fldCharType="end"/>
        </w:r>
      </w:hyperlink>
      <w:r/>
    </w:p>
    <w:p w14:paraId="32692567">
      <w:pPr>
        <w:pStyle w:val="1825"/>
        <w:pBdr/>
        <w:tabs>
          <w:tab w:val="right" w:leader="dot" w:pos="9062"/>
        </w:tabs>
        <w:spacing/>
        <w:ind/>
        <w:rPr/>
      </w:pPr>
      <w:hyperlink w:tooltip="#_Toc8" w:anchor="_Toc8" w:history="1">
        <w:r>
          <w:rPr>
            <w:rStyle w:val="1828"/>
          </w:rPr>
        </w:r>
        <w:r>
          <w:rPr>
            <w:rStyle w:val="1828"/>
          </w:rPr>
          <w:t xml:space="preserve">3 OBJETIVO DO PROJETO</w:t>
        </w:r>
        <w:r>
          <w:rPr>
            <w:rStyle w:val="1828"/>
          </w:rPr>
        </w:r>
        <w:r>
          <w:tab/>
        </w:r>
        <w:r>
          <w:fldChar w:fldCharType="begin"/>
          <w:instrText xml:space="preserve">PAGEREF _Toc8 \h</w:instrText>
          <w:fldChar w:fldCharType="separate"/>
          <w:t xml:space="preserve">26</w:t>
          <w:fldChar w:fldCharType="end"/>
        </w:r>
      </w:hyperlink>
      <w:r/>
    </w:p>
    <w:p w14:paraId="6A9E3EE4">
      <w:pPr>
        <w:pStyle w:val="1826"/>
        <w:pBdr/>
        <w:tabs>
          <w:tab w:val="right" w:leader="dot" w:pos="9062"/>
        </w:tabs>
        <w:spacing/>
        <w:ind/>
        <w:rPr/>
      </w:pPr>
      <w:hyperlink w:tooltip="#_Toc9" w:anchor="_Toc9" w:history="1">
        <w:r>
          <w:rPr>
            <w:rStyle w:val="1828"/>
          </w:rPr>
        </w:r>
        <w:r>
          <w:rPr>
            <w:rStyle w:val="1828"/>
          </w:rPr>
          <w:t xml:space="preserve">3.1 FORMULAÇÃO DO PROBLEMA</w:t>
        </w:r>
        <w:r>
          <w:rPr>
            <w:rStyle w:val="1828"/>
          </w:rPr>
        </w:r>
        <w:r>
          <w:tab/>
        </w:r>
        <w:r>
          <w:fldChar w:fldCharType="begin"/>
          <w:instrText xml:space="preserve">PAGEREF _Toc9 \h</w:instrText>
          <w:fldChar w:fldCharType="separate"/>
          <w:t xml:space="preserve">26</w:t>
          <w:fldChar w:fldCharType="end"/>
        </w:r>
      </w:hyperlink>
      <w:r/>
    </w:p>
    <w:p w14:paraId="5044F211">
      <w:pPr>
        <w:pStyle w:val="1826"/>
        <w:pBdr/>
        <w:tabs>
          <w:tab w:val="right" w:leader="dot" w:pos="9062"/>
        </w:tabs>
        <w:spacing/>
        <w:ind/>
        <w:rPr/>
      </w:pPr>
      <w:hyperlink w:tooltip="#_Toc10" w:anchor="_Toc10" w:history="1">
        <w:r>
          <w:rPr>
            <w:rStyle w:val="1828"/>
          </w:rPr>
        </w:r>
        <w:r>
          <w:rPr>
            <w:rStyle w:val="1828"/>
          </w:rPr>
          <w:t xml:space="preserve">3.2 OBJETIVOS </w:t>
        </w:r>
        <w:r>
          <w:rPr>
            <w:rStyle w:val="1828"/>
          </w:rPr>
        </w:r>
        <w:r>
          <w:tab/>
        </w:r>
        <w:r>
          <w:fldChar w:fldCharType="begin"/>
          <w:instrText xml:space="preserve">PAGEREF _Toc10 \h</w:instrText>
          <w:fldChar w:fldCharType="separate"/>
          <w:t xml:space="preserve">27</w:t>
          <w:fldChar w:fldCharType="end"/>
        </w:r>
      </w:hyperlink>
      <w:r/>
    </w:p>
    <w:p w14:paraId="5544D0DF">
      <w:pPr>
        <w:pStyle w:val="1826"/>
        <w:pBdr/>
        <w:tabs>
          <w:tab w:val="right" w:leader="dot" w:pos="9062"/>
        </w:tabs>
        <w:spacing/>
        <w:ind/>
        <w:rPr/>
      </w:pPr>
      <w:hyperlink w:tooltip="#_Toc11" w:anchor="_Toc11" w:history="1">
        <w:r>
          <w:rPr>
            <w:rStyle w:val="1828"/>
          </w:rPr>
        </w:r>
        <w:r>
          <w:rPr>
            <w:rStyle w:val="1828"/>
          </w:rPr>
          <w:t xml:space="preserve">3.3 JUSTIFICATIVA </w:t>
        </w:r>
        <w:r>
          <w:rPr>
            <w:rStyle w:val="1828"/>
          </w:rPr>
        </w:r>
        <w:r>
          <w:tab/>
        </w:r>
        <w:r>
          <w:fldChar w:fldCharType="begin"/>
          <w:instrText xml:space="preserve">PAGEREF _Toc11 \h</w:instrText>
          <w:fldChar w:fldCharType="separate"/>
          <w:t xml:space="preserve">27</w:t>
          <w:fldChar w:fldCharType="end"/>
        </w:r>
      </w:hyperlink>
      <w:r/>
    </w:p>
    <w:p w14:paraId="167D2026">
      <w:pPr>
        <w:pStyle w:val="1826"/>
        <w:pBdr/>
        <w:tabs>
          <w:tab w:val="right" w:leader="dot" w:pos="9062"/>
        </w:tabs>
        <w:spacing/>
        <w:ind/>
        <w:rPr/>
      </w:pPr>
      <w:hyperlink w:tooltip="#_Toc12" w:anchor="_Toc12" w:history="1">
        <w:r>
          <w:rPr>
            <w:rStyle w:val="1828"/>
          </w:rPr>
        </w:r>
        <w:r>
          <w:rPr>
            <w:rStyle w:val="1828"/>
          </w:rPr>
          <w:t xml:space="preserve">3.4 NÍVEIS DE DECISÃO E GRUPOS FUNCIONAIS ATENDIDOS</w:t>
        </w:r>
        <w:r>
          <w:rPr>
            <w:rStyle w:val="1828"/>
          </w:rPr>
        </w:r>
        <w:r>
          <w:tab/>
        </w:r>
        <w:r>
          <w:fldChar w:fldCharType="begin"/>
          <w:instrText xml:space="preserve">PAGEREF _Toc12 \h</w:instrText>
          <w:fldChar w:fldCharType="separate"/>
          <w:t xml:space="preserve">27</w:t>
          <w:fldChar w:fldCharType="end"/>
        </w:r>
      </w:hyperlink>
      <w:r/>
    </w:p>
    <w:p w14:paraId="74172C6E">
      <w:pPr>
        <w:pStyle w:val="1826"/>
        <w:pBdr/>
        <w:tabs>
          <w:tab w:val="right" w:leader="dot" w:pos="9062"/>
        </w:tabs>
        <w:spacing/>
        <w:ind/>
        <w:rPr/>
      </w:pPr>
      <w:hyperlink w:tooltip="#_Toc13" w:anchor="_Toc13" w:history="1">
        <w:r>
          <w:rPr>
            <w:rStyle w:val="1828"/>
          </w:rPr>
        </w:r>
        <w:r>
          <w:rPr>
            <w:rStyle w:val="1828"/>
          </w:rPr>
          <w:t xml:space="preserve">3.5 ADERÊNCIA AOS OBJETIVOS DO DESENVOLVIMENTO SUSTENTÁVEL (ODS)</w:t>
        </w:r>
        <w:r>
          <w:rPr>
            <w:rStyle w:val="1828"/>
          </w:rPr>
        </w:r>
        <w:r>
          <w:tab/>
        </w:r>
        <w:r>
          <w:fldChar w:fldCharType="begin"/>
          <w:instrText xml:space="preserve">PAGEREF _Toc13 \h</w:instrText>
          <w:fldChar w:fldCharType="separate"/>
          <w:t xml:space="preserve">28</w:t>
          <w:fldChar w:fldCharType="end"/>
        </w:r>
      </w:hyperlink>
      <w:r/>
    </w:p>
    <w:p w14:paraId="3ED5F5B9">
      <w:pPr>
        <w:pStyle w:val="1826"/>
        <w:pBdr/>
        <w:tabs>
          <w:tab w:val="right" w:leader="dot" w:pos="9062"/>
        </w:tabs>
        <w:spacing/>
        <w:ind/>
        <w:rPr/>
      </w:pPr>
      <w:hyperlink w:tooltip="#_Toc14" w:anchor="_Toc14" w:history="1">
        <w:r>
          <w:rPr>
            <w:rStyle w:val="1828"/>
          </w:rPr>
        </w:r>
        <w:r>
          <w:rPr>
            <w:rStyle w:val="1828"/>
          </w:rPr>
          <w:t xml:space="preserve">3.6 MODELO DE NEGÓCIO PROPOSTO</w:t>
        </w:r>
        <w:r>
          <w:rPr>
            <w:rStyle w:val="1828"/>
          </w:rPr>
        </w:r>
        <w:r>
          <w:tab/>
        </w:r>
        <w:r>
          <w:fldChar w:fldCharType="begin"/>
          <w:instrText xml:space="preserve">PAGEREF _Toc14 \h</w:instrText>
          <w:fldChar w:fldCharType="separate"/>
          <w:t xml:space="preserve">30</w:t>
          <w:fldChar w:fldCharType="end"/>
        </w:r>
      </w:hyperlink>
      <w:r/>
    </w:p>
    <w:p w14:paraId="0F0F198B">
      <w:pPr>
        <w:pStyle w:val="1825"/>
        <w:pBdr/>
        <w:tabs>
          <w:tab w:val="right" w:leader="dot" w:pos="9062"/>
        </w:tabs>
        <w:spacing/>
        <w:ind/>
        <w:rPr/>
      </w:pPr>
      <w:hyperlink w:tooltip="#_Toc15" w:anchor="_Toc15" w:history="1">
        <w:r>
          <w:rPr>
            <w:rStyle w:val="1828"/>
          </w:rPr>
        </w:r>
        <w:r>
          <w:rPr>
            <w:rStyle w:val="1828"/>
          </w:rPr>
          <w:t xml:space="preserve">4 MÉTODOS GERENCIAIS</w:t>
        </w:r>
        <w:r>
          <w:rPr>
            <w:rStyle w:val="1828"/>
          </w:rPr>
        </w:r>
        <w:r>
          <w:tab/>
        </w:r>
        <w:r>
          <w:fldChar w:fldCharType="begin"/>
          <w:instrText xml:space="preserve">PAGEREF _Toc15 \h</w:instrText>
          <w:fldChar w:fldCharType="separate"/>
          <w:t xml:space="preserve">33</w:t>
          <w:fldChar w:fldCharType="end"/>
        </w:r>
      </w:hyperlink>
      <w:r/>
    </w:p>
    <w:p w14:paraId="292B4D31">
      <w:pPr>
        <w:pStyle w:val="1826"/>
        <w:pBdr/>
        <w:tabs>
          <w:tab w:val="right" w:leader="dot" w:pos="9062"/>
        </w:tabs>
        <w:spacing/>
        <w:ind/>
        <w:rPr/>
      </w:pPr>
      <w:hyperlink w:tooltip="#_Toc16" w:anchor="_Toc16" w:history="1">
        <w:r>
          <w:rPr>
            <w:rStyle w:val="1828"/>
          </w:rPr>
        </w:r>
        <w:r>
          <w:rPr>
            <w:rStyle w:val="1828"/>
          </w:rPr>
          <w:t xml:space="preserve">4.1 GERENCIAMENTO DO PROJETO</w:t>
        </w:r>
        <w:r>
          <w:rPr>
            <w:rStyle w:val="1828"/>
          </w:rPr>
        </w:r>
        <w:r>
          <w:tab/>
        </w:r>
        <w:r>
          <w:fldChar w:fldCharType="begin"/>
          <w:instrText xml:space="preserve">PAGEREF _Toc16 \h</w:instrText>
          <w:fldChar w:fldCharType="separate"/>
          <w:t xml:space="preserve">33</w:t>
          <w:fldChar w:fldCharType="end"/>
        </w:r>
      </w:hyperlink>
      <w:r/>
    </w:p>
    <w:p w14:paraId="1DF19277">
      <w:pPr>
        <w:pStyle w:val="1826"/>
        <w:pBdr/>
        <w:tabs>
          <w:tab w:val="right" w:leader="dot" w:pos="9062"/>
        </w:tabs>
        <w:spacing/>
        <w:ind/>
        <w:rPr/>
      </w:pPr>
      <w:hyperlink w:tooltip="#_Toc17" w:anchor="_Toc17" w:history="1">
        <w:r>
          <w:rPr>
            <w:rStyle w:val="1828"/>
          </w:rPr>
        </w:r>
        <w:r>
          <w:rPr>
            <w:rStyle w:val="1828"/>
          </w:rPr>
          <w:t xml:space="preserve">4.2 MODELO DE CICLO DE VIDA </w:t>
        </w:r>
        <w:r>
          <w:rPr>
            <w:rStyle w:val="1828"/>
          </w:rPr>
        </w:r>
        <w:r>
          <w:tab/>
        </w:r>
        <w:r>
          <w:fldChar w:fldCharType="begin"/>
          <w:instrText xml:space="preserve">PAGEREF _Toc17 \h</w:instrText>
          <w:fldChar w:fldCharType="separate"/>
          <w:t xml:space="preserve">35</w:t>
          <w:fldChar w:fldCharType="end"/>
        </w:r>
      </w:hyperlink>
      <w:r/>
    </w:p>
    <w:p w14:paraId="134E184F">
      <w:pPr>
        <w:pStyle w:val="1826"/>
        <w:pBdr/>
        <w:tabs>
          <w:tab w:val="right" w:leader="dot" w:pos="9062"/>
        </w:tabs>
        <w:spacing/>
        <w:ind/>
        <w:rPr/>
      </w:pPr>
      <w:hyperlink w:tooltip="#_Toc18" w:anchor="_Toc18" w:history="1">
        <w:r>
          <w:rPr>
            <w:rStyle w:val="1828"/>
          </w:rPr>
        </w:r>
        <w:r>
          <w:rPr>
            <w:rStyle w:val="1828"/>
          </w:rPr>
          <w:t xml:space="preserve">4.3 RECURSOS NECESSÁRIOS</w:t>
        </w:r>
        <w:r>
          <w:rPr>
            <w:rStyle w:val="1828"/>
          </w:rPr>
        </w:r>
        <w:r>
          <w:tab/>
        </w:r>
        <w:r>
          <w:fldChar w:fldCharType="begin"/>
          <w:instrText xml:space="preserve">PAGEREF _Toc18 \h</w:instrText>
          <w:fldChar w:fldCharType="separate"/>
          <w:t xml:space="preserve">35</w:t>
          <w:fldChar w:fldCharType="end"/>
        </w:r>
      </w:hyperlink>
      <w:r/>
    </w:p>
    <w:p w14:paraId="1610DE31">
      <w:pPr>
        <w:pStyle w:val="1827"/>
        <w:pBdr/>
        <w:tabs>
          <w:tab w:val="right" w:leader="dot" w:pos="9062"/>
        </w:tabs>
        <w:spacing/>
        <w:ind/>
        <w:rPr/>
      </w:pPr>
      <w:hyperlink w:tooltip="#_Toc19" w:anchor="_Toc19" w:history="1">
        <w:r>
          <w:rPr>
            <w:rStyle w:val="1828"/>
          </w:rPr>
        </w:r>
        <w:r>
          <w:rPr>
            <w:rStyle w:val="1828"/>
          </w:rPr>
          <w:t xml:space="preserve">4.3.1 Recursos Humanos</w:t>
        </w:r>
        <w:r>
          <w:rPr>
            <w:rStyle w:val="1828"/>
          </w:rPr>
        </w:r>
        <w:r>
          <w:tab/>
        </w:r>
        <w:r>
          <w:fldChar w:fldCharType="begin"/>
          <w:instrText xml:space="preserve">PAGEREF _Toc19 \h</w:instrText>
          <w:fldChar w:fldCharType="separate"/>
          <w:t xml:space="preserve">35</w:t>
          <w:fldChar w:fldCharType="end"/>
        </w:r>
      </w:hyperlink>
      <w:r/>
    </w:p>
    <w:p w14:paraId="02E2EC0F">
      <w:pPr>
        <w:pStyle w:val="1827"/>
        <w:pBdr/>
        <w:tabs>
          <w:tab w:val="right" w:leader="dot" w:pos="9062"/>
        </w:tabs>
        <w:spacing/>
        <w:ind/>
        <w:rPr/>
      </w:pPr>
      <w:hyperlink w:tooltip="#_Toc20" w:anchor="_Toc20" w:history="1">
        <w:r>
          <w:rPr>
            <w:rStyle w:val="1828"/>
          </w:rPr>
        </w:r>
        <w:r>
          <w:rPr>
            <w:rStyle w:val="1828"/>
          </w:rPr>
          <w:t xml:space="preserve">4.3.2 Recursos de Hardware</w:t>
        </w:r>
        <w:r>
          <w:rPr>
            <w:rStyle w:val="1828"/>
          </w:rPr>
        </w:r>
        <w:r>
          <w:tab/>
        </w:r>
        <w:r>
          <w:fldChar w:fldCharType="begin"/>
          <w:instrText xml:space="preserve">PAGEREF _Toc20 \h</w:instrText>
          <w:fldChar w:fldCharType="separate"/>
          <w:t xml:space="preserve">36</w:t>
          <w:fldChar w:fldCharType="end"/>
        </w:r>
      </w:hyperlink>
      <w:r/>
    </w:p>
    <w:p w14:paraId="431B07AF">
      <w:pPr>
        <w:pStyle w:val="1827"/>
        <w:pBdr/>
        <w:tabs>
          <w:tab w:val="right" w:leader="dot" w:pos="9062"/>
        </w:tabs>
        <w:spacing/>
        <w:ind/>
        <w:rPr/>
      </w:pPr>
      <w:hyperlink w:tooltip="#_Toc21" w:anchor="_Toc21" w:history="1">
        <w:r>
          <w:rPr>
            <w:rStyle w:val="1828"/>
          </w:rPr>
        </w:r>
        <w:r>
          <w:rPr>
            <w:rStyle w:val="1828"/>
          </w:rPr>
          <w:t xml:space="preserve">4.3.3 Recursos de Software</w:t>
        </w:r>
        <w:r>
          <w:rPr>
            <w:rStyle w:val="1828"/>
          </w:rPr>
        </w:r>
        <w:r>
          <w:tab/>
        </w:r>
        <w:r>
          <w:fldChar w:fldCharType="begin"/>
          <w:instrText xml:space="preserve">PAGEREF _Toc21 \h</w:instrText>
          <w:fldChar w:fldCharType="separate"/>
          <w:t xml:space="preserve">36</w:t>
          <w:fldChar w:fldCharType="end"/>
        </w:r>
      </w:hyperlink>
      <w:r/>
    </w:p>
    <w:p w14:paraId="05B7A788">
      <w:pPr>
        <w:pStyle w:val="1827"/>
        <w:pBdr/>
        <w:tabs>
          <w:tab w:val="right" w:leader="dot" w:pos="9062"/>
        </w:tabs>
        <w:spacing/>
        <w:ind/>
        <w:rPr/>
      </w:pPr>
      <w:hyperlink w:tooltip="#_Toc22" w:anchor="_Toc22" w:history="1">
        <w:r>
          <w:rPr>
            <w:rStyle w:val="1828"/>
          </w:rPr>
        </w:r>
        <w:r>
          <w:rPr>
            <w:rStyle w:val="1828"/>
          </w:rPr>
          <w:t xml:space="preserve">4.3.4 Outros Recursos</w:t>
        </w:r>
        <w:r>
          <w:rPr>
            <w:rStyle w:val="1828"/>
          </w:rPr>
        </w:r>
        <w:r>
          <w:tab/>
        </w:r>
        <w:r>
          <w:fldChar w:fldCharType="begin"/>
          <w:instrText xml:space="preserve">PAGEREF _Toc22 \h</w:instrText>
          <w:fldChar w:fldCharType="separate"/>
          <w:t xml:space="preserve">38</w:t>
          <w:fldChar w:fldCharType="end"/>
        </w:r>
      </w:hyperlink>
      <w:r/>
    </w:p>
    <w:p w14:paraId="0C6A7095">
      <w:pPr>
        <w:pStyle w:val="1826"/>
        <w:pBdr/>
        <w:tabs>
          <w:tab w:val="right" w:leader="dot" w:pos="9062"/>
        </w:tabs>
        <w:spacing/>
        <w:ind/>
        <w:rPr/>
      </w:pPr>
      <w:hyperlink w:tooltip="#_Toc23" w:anchor="_Toc23" w:history="1">
        <w:r>
          <w:rPr>
            <w:rStyle w:val="1828"/>
          </w:rPr>
        </w:r>
        <w:r>
          <w:rPr>
            <w:rStyle w:val="1828"/>
          </w:rPr>
          <w:t xml:space="preserve">4.4 RELATÓRIO DE DESEMPENHO </w:t>
        </w:r>
        <w:r>
          <w:rPr>
            <w:rStyle w:val="1828"/>
          </w:rPr>
        </w:r>
        <w:r>
          <w:tab/>
        </w:r>
        <w:r>
          <w:fldChar w:fldCharType="begin"/>
          <w:instrText xml:space="preserve">PAGEREF _Toc23 \h</w:instrText>
          <w:fldChar w:fldCharType="separate"/>
          <w:t xml:space="preserve">38</w:t>
          <w:fldChar w:fldCharType="end"/>
        </w:r>
      </w:hyperlink>
      <w:r/>
    </w:p>
    <w:p w14:paraId="70523EF3">
      <w:pPr>
        <w:pStyle w:val="1826"/>
        <w:pBdr/>
        <w:tabs>
          <w:tab w:val="right" w:leader="dot" w:pos="9062"/>
        </w:tabs>
        <w:spacing/>
        <w:ind/>
        <w:rPr/>
      </w:pPr>
      <w:hyperlink w:tooltip="#_Toc24" w:anchor="_Toc24" w:history="1">
        <w:r>
          <w:rPr>
            <w:rStyle w:val="1828"/>
          </w:rPr>
        </w:r>
        <w:r>
          <w:rPr>
            <w:rStyle w:val="1828"/>
          </w:rPr>
          <w:t xml:space="preserve">4.5 GERENCIAMENTO DE CONFIGURAÇÃO</w:t>
        </w:r>
        <w:r>
          <w:rPr>
            <w:rStyle w:val="1828"/>
          </w:rPr>
        </w:r>
        <w:r>
          <w:tab/>
        </w:r>
        <w:r>
          <w:fldChar w:fldCharType="begin"/>
          <w:instrText xml:space="preserve">PAGEREF _Toc24 \h</w:instrText>
          <w:fldChar w:fldCharType="separate"/>
          <w:t xml:space="preserve">40</w:t>
          <w:fldChar w:fldCharType="end"/>
        </w:r>
      </w:hyperlink>
      <w:r/>
    </w:p>
    <w:p w14:paraId="009DF8F9">
      <w:pPr>
        <w:pStyle w:val="1827"/>
        <w:pBdr/>
        <w:tabs>
          <w:tab w:val="left" w:leader="none" w:pos="571"/>
          <w:tab w:val="right" w:leader="dot" w:pos="9062"/>
        </w:tabs>
        <w:spacing/>
        <w:ind/>
        <w:rPr/>
      </w:pPr>
      <w:hyperlink w:tooltip="#_Toc25" w:anchor="_Toc25" w:history="1">
        <w:r>
          <w:rPr>
            <w:rStyle w:val="1828"/>
          </w:rPr>
        </w:r>
        <w:r>
          <w:rPr>
            <w:rStyle w:val="1828"/>
          </w:rPr>
          <w:t xml:space="preserve">4.5.1 Papéis e Responsabilidades</w:t>
        </w:r>
        <w:r>
          <w:rPr>
            <w:rStyle w:val="1828"/>
          </w:rPr>
          <w:tab/>
        </w:r>
        <w:r>
          <w:rPr>
            <w:rStyle w:val="1828"/>
          </w:rPr>
        </w:r>
        <w:r>
          <w:tab/>
        </w:r>
        <w:r>
          <w:fldChar w:fldCharType="begin"/>
          <w:instrText xml:space="preserve">PAGEREF _Toc25 \h</w:instrText>
          <w:fldChar w:fldCharType="separate"/>
          <w:t xml:space="preserve">40</w:t>
          <w:fldChar w:fldCharType="end"/>
        </w:r>
      </w:hyperlink>
      <w:r/>
    </w:p>
    <w:p w14:paraId="360B378D">
      <w:pPr>
        <w:pStyle w:val="1827"/>
        <w:pBdr/>
        <w:tabs>
          <w:tab w:val="right" w:leader="dot" w:pos="9062"/>
        </w:tabs>
        <w:spacing/>
        <w:ind/>
        <w:rPr/>
      </w:pPr>
      <w:hyperlink w:tooltip="#_Toc26" w:anchor="_Toc26" w:history="1">
        <w:r>
          <w:rPr>
            <w:rStyle w:val="1828"/>
          </w:rPr>
        </w:r>
        <w:r>
          <w:rPr>
            <w:rStyle w:val="1828"/>
          </w:rPr>
          <w:t xml:space="preserve">4.5.2 Identificação e Versionamento de Artefatos</w:t>
        </w:r>
        <w:r>
          <w:rPr>
            <w:rStyle w:val="1828"/>
          </w:rPr>
        </w:r>
        <w:r>
          <w:tab/>
        </w:r>
        <w:r>
          <w:fldChar w:fldCharType="begin"/>
          <w:instrText xml:space="preserve">PAGEREF _Toc26 \h</w:instrText>
          <w:fldChar w:fldCharType="separate"/>
          <w:t xml:space="preserve">40</w:t>
          <w:fldChar w:fldCharType="end"/>
        </w:r>
      </w:hyperlink>
      <w:r/>
    </w:p>
    <w:p w14:paraId="3DEBB716">
      <w:pPr>
        <w:pStyle w:val="1827"/>
        <w:pBdr/>
        <w:tabs>
          <w:tab w:val="right" w:leader="dot" w:pos="9062"/>
        </w:tabs>
        <w:spacing/>
        <w:ind/>
        <w:rPr/>
      </w:pPr>
      <w:hyperlink w:tooltip="#_Toc27" w:anchor="_Toc27" w:history="1">
        <w:r>
          <w:rPr>
            <w:rStyle w:val="1828"/>
          </w:rPr>
        </w:r>
        <w:r>
          <w:rPr>
            <w:rStyle w:val="1828"/>
          </w:rPr>
          <w:t xml:space="preserve">4.5.3 Organização do Repositório e Ferramentas</w:t>
        </w:r>
        <w:r>
          <w:rPr>
            <w:rStyle w:val="1828"/>
          </w:rPr>
        </w:r>
        <w:r>
          <w:tab/>
        </w:r>
        <w:r>
          <w:fldChar w:fldCharType="begin"/>
          <w:instrText xml:space="preserve">PAGEREF _Toc27 \h</w:instrText>
          <w:fldChar w:fldCharType="separate"/>
          <w:t xml:space="preserve">41</w:t>
          <w:fldChar w:fldCharType="end"/>
        </w:r>
      </w:hyperlink>
      <w:r/>
    </w:p>
    <w:p w14:paraId="33A34870">
      <w:pPr>
        <w:pStyle w:val="1825"/>
        <w:pBdr/>
        <w:tabs>
          <w:tab w:val="right" w:leader="dot" w:pos="9062"/>
        </w:tabs>
        <w:spacing/>
        <w:ind/>
        <w:rPr/>
      </w:pPr>
      <w:hyperlink w:tooltip="#_Toc28" w:anchor="_Toc28" w:history="1">
        <w:r>
          <w:rPr>
            <w:rStyle w:val="1828"/>
          </w:rPr>
        </w:r>
        <w:r>
          <w:rPr>
            <w:rStyle w:val="1828"/>
          </w:rPr>
          <w:t xml:space="preserve">5 ESPECIFICAÇÃO E ANÁLISE DOS REQUISITOS</w:t>
        </w:r>
        <w:r>
          <w:rPr>
            <w:rStyle w:val="1828"/>
          </w:rPr>
        </w:r>
        <w:r>
          <w:tab/>
        </w:r>
        <w:r>
          <w:fldChar w:fldCharType="begin"/>
          <w:instrText xml:space="preserve">PAGEREF _Toc28 \h</w:instrText>
          <w:fldChar w:fldCharType="separate"/>
          <w:t xml:space="preserve">43</w:t>
          <w:fldChar w:fldCharType="end"/>
        </w:r>
      </w:hyperlink>
      <w:r/>
    </w:p>
    <w:p w14:paraId="6F1F6CC2">
      <w:pPr>
        <w:pStyle w:val="1826"/>
        <w:pBdr/>
        <w:tabs>
          <w:tab w:val="right" w:leader="dot" w:pos="9062"/>
        </w:tabs>
        <w:spacing/>
        <w:ind/>
        <w:rPr/>
      </w:pPr>
      <w:hyperlink w:tooltip="#_Toc29" w:anchor="_Toc29" w:history="1">
        <w:r>
          <w:rPr>
            <w:rStyle w:val="1828"/>
          </w:rPr>
        </w:r>
        <w:r>
          <w:rPr>
            <w:rStyle w:val="1828"/>
          </w:rPr>
          <w:t xml:space="preserve">5.1 REQUISITOS DO SISTEMA DE SOFTWARE</w:t>
        </w:r>
        <w:r>
          <w:rPr>
            <w:rStyle w:val="1828"/>
          </w:rPr>
        </w:r>
        <w:r>
          <w:tab/>
        </w:r>
        <w:r>
          <w:fldChar w:fldCharType="begin"/>
          <w:instrText xml:space="preserve">PAGEREF _Toc29 \h</w:instrText>
          <w:fldChar w:fldCharType="separate"/>
          <w:t xml:space="preserve">43</w:t>
          <w:fldChar w:fldCharType="end"/>
        </w:r>
      </w:hyperlink>
      <w:r/>
    </w:p>
    <w:p w14:paraId="5E76CB05">
      <w:pPr>
        <w:pStyle w:val="1827"/>
        <w:pBdr/>
        <w:tabs>
          <w:tab w:val="right" w:leader="dot" w:pos="9062"/>
        </w:tabs>
        <w:spacing/>
        <w:ind/>
        <w:rPr/>
      </w:pPr>
      <w:hyperlink w:tooltip="#_Toc30" w:anchor="_Toc30" w:history="1">
        <w:r>
          <w:rPr>
            <w:rStyle w:val="1828"/>
          </w:rPr>
        </w:r>
        <w:r>
          <w:rPr>
            <w:rStyle w:val="1828"/>
          </w:rPr>
          <w:t xml:space="preserve">5.1.1 Requisitos Funcionais</w:t>
        </w:r>
        <w:r>
          <w:rPr>
            <w:rStyle w:val="1828"/>
          </w:rPr>
        </w:r>
        <w:r>
          <w:tab/>
        </w:r>
        <w:r>
          <w:fldChar w:fldCharType="begin"/>
          <w:instrText xml:space="preserve">PAGEREF _Toc30 \h</w:instrText>
          <w:fldChar w:fldCharType="separate"/>
          <w:t xml:space="preserve">43</w:t>
          <w:fldChar w:fldCharType="end"/>
        </w:r>
      </w:hyperlink>
      <w:r/>
    </w:p>
    <w:p w14:paraId="17156A4C">
      <w:pPr>
        <w:pStyle w:val="1827"/>
        <w:pBdr/>
        <w:tabs>
          <w:tab w:val="right" w:leader="dot" w:pos="9062"/>
        </w:tabs>
        <w:spacing/>
        <w:ind/>
        <w:rPr/>
      </w:pPr>
      <w:hyperlink w:tooltip="#_Toc31" w:anchor="_Toc31" w:history="1">
        <w:r>
          <w:rPr>
            <w:rStyle w:val="1828"/>
          </w:rPr>
        </w:r>
        <w:r>
          <w:rPr>
            <w:rStyle w:val="1828"/>
          </w:rPr>
          <w:t xml:space="preserve">5.1.2 Requisitos </w:t>
        </w:r>
        <w:r>
          <w:rPr>
            <w:rStyle w:val="1828"/>
          </w:rPr>
          <w:t xml:space="preserve">não Funcionais</w:t>
        </w:r>
        <w:r>
          <w:rPr>
            <w:rStyle w:val="1828"/>
          </w:rPr>
        </w:r>
        <w:r>
          <w:tab/>
        </w:r>
        <w:r>
          <w:fldChar w:fldCharType="begin"/>
          <w:instrText xml:space="preserve">PAGEREF _Toc31 \h</w:instrText>
          <w:fldChar w:fldCharType="separate"/>
          <w:t xml:space="preserve">49</w:t>
          <w:fldChar w:fldCharType="end"/>
        </w:r>
      </w:hyperlink>
      <w:r/>
    </w:p>
    <w:p w14:paraId="57050B3C">
      <w:pPr>
        <w:pStyle w:val="1827"/>
        <w:pBdr/>
        <w:tabs>
          <w:tab w:val="right" w:leader="dot" w:pos="9062"/>
        </w:tabs>
        <w:spacing/>
        <w:ind/>
        <w:rPr/>
      </w:pPr>
      <w:hyperlink w:tooltip="#_Toc32" w:anchor="_Toc32" w:history="1">
        <w:r>
          <w:rPr>
            <w:rStyle w:val="1828"/>
          </w:rPr>
        </w:r>
        <w:r>
          <w:rPr>
            <w:rStyle w:val="1828"/>
          </w:rPr>
          <w:t xml:space="preserve">5.1.3 Principais Regras de Negócio</w:t>
        </w:r>
        <w:r>
          <w:rPr>
            <w:rStyle w:val="1828"/>
          </w:rPr>
        </w:r>
        <w:r>
          <w:tab/>
        </w:r>
        <w:r>
          <w:fldChar w:fldCharType="begin"/>
          <w:instrText xml:space="preserve">PAGEREF _Toc32 \h</w:instrText>
          <w:fldChar w:fldCharType="separate"/>
          <w:t xml:space="preserve">53</w:t>
          <w:fldChar w:fldCharType="end"/>
        </w:r>
      </w:hyperlink>
      <w:r/>
    </w:p>
    <w:p w14:paraId="1F1DE0BE">
      <w:pPr>
        <w:pStyle w:val="1826"/>
        <w:pBdr/>
        <w:tabs>
          <w:tab w:val="right" w:leader="dot" w:pos="9062"/>
        </w:tabs>
        <w:spacing/>
        <w:ind/>
        <w:rPr/>
      </w:pPr>
      <w:hyperlink w:tooltip="#_Toc33" w:anchor="_Toc33" w:history="1">
        <w:r>
          <w:rPr>
            <w:rStyle w:val="1828"/>
          </w:rPr>
        </w:r>
        <w:r>
          <w:rPr>
            <w:rStyle w:val="1828"/>
          </w:rPr>
          <w:t xml:space="preserve">5.2 ANÁLISE DOS REQUISITOS</w:t>
        </w:r>
        <w:r>
          <w:rPr>
            <w:rStyle w:val="1828"/>
          </w:rPr>
        </w:r>
        <w:r>
          <w:tab/>
        </w:r>
        <w:r>
          <w:fldChar w:fldCharType="begin"/>
          <w:instrText xml:space="preserve">PAGEREF _Toc33 \h</w:instrText>
          <w:fldChar w:fldCharType="separate"/>
          <w:t xml:space="preserve">55</w:t>
          <w:fldChar w:fldCharType="end"/>
        </w:r>
      </w:hyperlink>
      <w:r/>
    </w:p>
    <w:p w14:paraId="24B876D9">
      <w:pPr>
        <w:pStyle w:val="1827"/>
        <w:pBdr/>
        <w:tabs>
          <w:tab w:val="right" w:leader="dot" w:pos="9062"/>
        </w:tabs>
        <w:spacing/>
        <w:ind/>
        <w:rPr/>
      </w:pPr>
      <w:hyperlink w:tooltip="#_Toc34" w:anchor="_Toc34" w:history="1">
        <w:r>
          <w:rPr>
            <w:rStyle w:val="1828"/>
          </w:rPr>
        </w:r>
        <w:r>
          <w:rPr>
            <w:rStyle w:val="1828"/>
          </w:rPr>
          <w:t xml:space="preserve">5.2.1 Visão Funcional</w:t>
        </w:r>
        <w:r>
          <w:rPr>
            <w:rStyle w:val="1828"/>
          </w:rPr>
        </w:r>
        <w:r>
          <w:tab/>
        </w:r>
        <w:r>
          <w:fldChar w:fldCharType="begin"/>
          <w:instrText xml:space="preserve">PAGEREF _Toc34 \h</w:instrText>
          <w:fldChar w:fldCharType="separate"/>
          <w:t xml:space="preserve">55</w:t>
          <w:fldChar w:fldCharType="end"/>
        </w:r>
      </w:hyperlink>
      <w:r/>
    </w:p>
    <w:p w14:paraId="5FA9FAC8">
      <w:pPr>
        <w:pStyle w:val="1827"/>
        <w:pBdr/>
        <w:tabs>
          <w:tab w:val="right" w:leader="dot" w:pos="9062"/>
        </w:tabs>
        <w:spacing/>
        <w:ind/>
        <w:rPr/>
      </w:pPr>
      <w:hyperlink w:tooltip="#_Toc35" w:anchor="_Toc35" w:history="1">
        <w:r>
          <w:rPr>
            <w:rStyle w:val="1828"/>
          </w:rPr>
        </w:r>
        <w:r>
          <w:rPr>
            <w:rStyle w:val="1828"/>
          </w:rPr>
          <w:t xml:space="preserve">5.2.2 Modelo Conceitual dos Dados</w:t>
        </w:r>
        <w:r>
          <w:rPr>
            <w:rStyle w:val="1828"/>
          </w:rPr>
        </w:r>
        <w:r>
          <w:tab/>
        </w:r>
        <w:r>
          <w:fldChar w:fldCharType="begin"/>
          <w:instrText xml:space="preserve">PAGEREF _Toc35 \h</w:instrText>
          <w:fldChar w:fldCharType="separate"/>
          <w:t xml:space="preserve">55</w:t>
          <w:fldChar w:fldCharType="end"/>
        </w:r>
      </w:hyperlink>
      <w:r/>
    </w:p>
    <w:p w14:paraId="22F08C19">
      <w:pPr>
        <w:pStyle w:val="1827"/>
        <w:pBdr/>
        <w:tabs>
          <w:tab w:val="right" w:leader="dot" w:pos="9062"/>
        </w:tabs>
        <w:spacing/>
        <w:ind/>
        <w:rPr/>
      </w:pPr>
      <w:hyperlink w:tooltip="#_Toc36" w:anchor="_Toc36" w:history="1">
        <w:r>
          <w:rPr>
            <w:rStyle w:val="1828"/>
          </w:rPr>
        </w:r>
        <w:r>
          <w:rPr>
            <w:rStyle w:val="1828"/>
          </w:rPr>
          <w:t xml:space="preserve">5.2.3 Modelo Inicial da Interface de Usuário</w:t>
        </w:r>
        <w:r>
          <w:rPr>
            <w:rStyle w:val="1828"/>
          </w:rPr>
        </w:r>
        <w:r>
          <w:tab/>
        </w:r>
        <w:r>
          <w:fldChar w:fldCharType="begin"/>
          <w:instrText xml:space="preserve">PAGEREF _Toc36 \h</w:instrText>
          <w:fldChar w:fldCharType="separate"/>
          <w:t xml:space="preserve">56</w:t>
          <w:fldChar w:fldCharType="end"/>
        </w:r>
      </w:hyperlink>
      <w:r/>
    </w:p>
    <w:p w14:paraId="798E4DE3">
      <w:pPr>
        <w:pStyle w:val="1825"/>
        <w:pBdr/>
        <w:tabs>
          <w:tab w:val="right" w:leader="dot" w:pos="9062"/>
        </w:tabs>
        <w:spacing/>
        <w:ind/>
        <w:rPr/>
      </w:pPr>
      <w:hyperlink w:tooltip="#_Toc37" w:anchor="_Toc37" w:history="1">
        <w:r>
          <w:rPr>
            <w:rStyle w:val="1828"/>
          </w:rPr>
        </w:r>
        <w:r>
          <w:rPr>
            <w:rStyle w:val="1828"/>
          </w:rPr>
          <w:t xml:space="preserve">6 ARQUITETURA E PROJETO DO SISTEMA DE SOFTWARE</w:t>
        </w:r>
        <w:r>
          <w:rPr>
            <w:rStyle w:val="1828"/>
          </w:rPr>
        </w:r>
        <w:r>
          <w:tab/>
        </w:r>
        <w:r>
          <w:fldChar w:fldCharType="begin"/>
          <w:instrText xml:space="preserve">PAGEREF _Toc37 \h</w:instrText>
          <w:fldChar w:fldCharType="separate"/>
          <w:t xml:space="preserve">57</w:t>
          <w:fldChar w:fldCharType="end"/>
        </w:r>
      </w:hyperlink>
      <w:r/>
    </w:p>
    <w:p w14:paraId="4C88DF2F">
      <w:pPr>
        <w:pStyle w:val="1826"/>
        <w:pBdr/>
        <w:tabs>
          <w:tab w:val="right" w:leader="dot" w:pos="9062"/>
        </w:tabs>
        <w:spacing/>
        <w:ind/>
        <w:rPr/>
      </w:pPr>
      <w:hyperlink w:tooltip="#_Toc38" w:anchor="_Toc38" w:history="1">
        <w:r>
          <w:rPr>
            <w:rStyle w:val="1828"/>
          </w:rPr>
        </w:r>
        <w:r>
          <w:rPr>
            <w:rStyle w:val="1828"/>
          </w:rPr>
          <w:t xml:space="preserve">6.1 VISÃO ESTRUTURAL</w:t>
        </w:r>
        <w:r>
          <w:rPr>
            <w:rStyle w:val="1828"/>
          </w:rPr>
        </w:r>
        <w:r>
          <w:tab/>
        </w:r>
        <w:r>
          <w:fldChar w:fldCharType="begin"/>
          <w:instrText xml:space="preserve">PAGEREF _Toc38 \h</w:instrText>
          <w:fldChar w:fldCharType="separate"/>
          <w:t xml:space="preserve">57</w:t>
          <w:fldChar w:fldCharType="end"/>
        </w:r>
      </w:hyperlink>
      <w:r/>
    </w:p>
    <w:p w14:paraId="629A97AF">
      <w:pPr>
        <w:pStyle w:val="1827"/>
        <w:pBdr/>
        <w:tabs>
          <w:tab w:val="right" w:leader="dot" w:pos="9062"/>
        </w:tabs>
        <w:spacing/>
        <w:ind/>
        <w:rPr/>
      </w:pPr>
      <w:hyperlink w:tooltip="#_Toc39" w:anchor="_Toc39" w:history="1">
        <w:r>
          <w:rPr>
            <w:rStyle w:val="1828"/>
          </w:rPr>
        </w:r>
        <w:r>
          <w:rPr>
            <w:rStyle w:val="1828"/>
          </w:rPr>
          <w:t xml:space="preserve">6.1.1 Diagrama de Pacotes</w:t>
        </w:r>
        <w:r>
          <w:rPr>
            <w:rStyle w:val="1828"/>
          </w:rPr>
        </w:r>
        <w:r>
          <w:tab/>
        </w:r>
        <w:r>
          <w:fldChar w:fldCharType="begin"/>
          <w:instrText xml:space="preserve">PAGEREF _Toc39 \h</w:instrText>
          <w:fldChar w:fldCharType="separate"/>
          <w:t xml:space="preserve">57</w:t>
          <w:fldChar w:fldCharType="end"/>
        </w:r>
      </w:hyperlink>
      <w:r/>
    </w:p>
    <w:p w14:paraId="60260D9C">
      <w:pPr>
        <w:pStyle w:val="1827"/>
        <w:pBdr/>
        <w:tabs>
          <w:tab w:val="right" w:leader="dot" w:pos="9062"/>
        </w:tabs>
        <w:spacing/>
        <w:ind/>
        <w:rPr/>
      </w:pPr>
      <w:hyperlink w:tooltip="#_Toc40" w:anchor="_Toc40" w:history="1">
        <w:r>
          <w:rPr>
            <w:rStyle w:val="1828"/>
          </w:rPr>
        </w:r>
        <w:r>
          <w:rPr>
            <w:rStyle w:val="1828"/>
          </w:rPr>
          <w:t xml:space="preserve">6.1.2 Diagramas de Classes</w:t>
        </w:r>
        <w:r>
          <w:rPr>
            <w:rStyle w:val="1828"/>
          </w:rPr>
        </w:r>
        <w:r>
          <w:tab/>
        </w:r>
        <w:r>
          <w:fldChar w:fldCharType="begin"/>
          <w:instrText xml:space="preserve">PAGEREF _Toc40 \h</w:instrText>
          <w:fldChar w:fldCharType="separate"/>
          <w:t xml:space="preserve">58</w:t>
          <w:fldChar w:fldCharType="end"/>
        </w:r>
      </w:hyperlink>
      <w:r/>
    </w:p>
    <w:p w14:paraId="28030A55">
      <w:pPr>
        <w:pStyle w:val="1826"/>
        <w:pBdr/>
        <w:tabs>
          <w:tab w:val="right" w:leader="dot" w:pos="9062"/>
        </w:tabs>
        <w:spacing/>
        <w:ind/>
        <w:rPr/>
      </w:pPr>
      <w:hyperlink w:tooltip="#_Toc41" w:anchor="_Toc41" w:history="1">
        <w:r>
          <w:rPr>
            <w:rStyle w:val="1828"/>
          </w:rPr>
        </w:r>
        <w:r>
          <w:rPr>
            <w:rStyle w:val="1828"/>
          </w:rPr>
          <w:t xml:space="preserve">6.2 VISÃO COMPORTAMENTAL</w:t>
        </w:r>
        <w:r>
          <w:rPr>
            <w:rStyle w:val="1828"/>
          </w:rPr>
        </w:r>
        <w:r>
          <w:tab/>
        </w:r>
        <w:r>
          <w:fldChar w:fldCharType="begin"/>
          <w:instrText xml:space="preserve">PAGEREF _Toc41 \h</w:instrText>
          <w:fldChar w:fldCharType="separate"/>
          <w:t xml:space="preserve">58</w:t>
          <w:fldChar w:fldCharType="end"/>
        </w:r>
      </w:hyperlink>
      <w:r/>
    </w:p>
    <w:p w14:paraId="27D97DDF">
      <w:pPr>
        <w:pStyle w:val="1827"/>
        <w:pBdr/>
        <w:tabs>
          <w:tab w:val="right" w:leader="dot" w:pos="9062"/>
        </w:tabs>
        <w:spacing/>
        <w:ind/>
        <w:rPr/>
      </w:pPr>
      <w:hyperlink w:tooltip="#_Toc42" w:anchor="_Toc42" w:history="1">
        <w:r>
          <w:rPr>
            <w:rStyle w:val="1828"/>
          </w:rPr>
        </w:r>
        <w:r>
          <w:rPr>
            <w:rStyle w:val="1828"/>
          </w:rPr>
          <w:t xml:space="preserve">6.2.1 Projeto das Interações entre Objetos</w:t>
        </w:r>
        <w:r>
          <w:rPr>
            <w:rStyle w:val="1828"/>
          </w:rPr>
        </w:r>
        <w:r>
          <w:tab/>
        </w:r>
        <w:r>
          <w:fldChar w:fldCharType="begin"/>
          <w:instrText xml:space="preserve">PAGEREF _Toc42 \h</w:instrText>
          <w:fldChar w:fldCharType="separate"/>
          <w:t xml:space="preserve">58</w:t>
          <w:fldChar w:fldCharType="end"/>
        </w:r>
      </w:hyperlink>
      <w:r/>
    </w:p>
    <w:p w14:paraId="2F250B41">
      <w:pPr>
        <w:pStyle w:val="1826"/>
        <w:pBdr/>
        <w:tabs>
          <w:tab w:val="right" w:leader="dot" w:pos="9062"/>
        </w:tabs>
        <w:spacing/>
        <w:ind/>
        <w:rPr/>
      </w:pPr>
      <w:hyperlink w:tooltip="#_Toc43" w:anchor="_Toc43" w:history="1">
        <w:r>
          <w:rPr>
            <w:rStyle w:val="1828"/>
          </w:rPr>
        </w:r>
        <w:r>
          <w:rPr>
            <w:rStyle w:val="1828"/>
          </w:rPr>
          <w:t xml:space="preserve">6.3 VISÃO DOS DADOS</w:t>
        </w:r>
        <w:r>
          <w:rPr>
            <w:rStyle w:val="1828"/>
          </w:rPr>
        </w:r>
        <w:r>
          <w:tab/>
        </w:r>
        <w:r>
          <w:fldChar w:fldCharType="begin"/>
          <w:instrText xml:space="preserve">PAGEREF _Toc43 \h</w:instrText>
          <w:fldChar w:fldCharType="separate"/>
          <w:t xml:space="preserve">59</w:t>
          <w:fldChar w:fldCharType="end"/>
        </w:r>
      </w:hyperlink>
      <w:r/>
    </w:p>
    <w:p w14:paraId="37338C7F">
      <w:pPr>
        <w:pStyle w:val="1827"/>
        <w:pBdr/>
        <w:tabs>
          <w:tab w:val="right" w:leader="dot" w:pos="9062"/>
        </w:tabs>
        <w:spacing/>
        <w:ind/>
        <w:rPr/>
      </w:pPr>
      <w:hyperlink w:tooltip="#_Toc44" w:anchor="_Toc44" w:history="1">
        <w:r>
          <w:rPr>
            <w:rStyle w:val="1828"/>
          </w:rPr>
        </w:r>
        <w:r>
          <w:rPr>
            <w:rStyle w:val="1828"/>
          </w:rPr>
          <w:t xml:space="preserve">6.3.1 Modelo Lógico</w:t>
        </w:r>
        <w:r>
          <w:rPr>
            <w:rStyle w:val="1828"/>
          </w:rPr>
        </w:r>
        <w:r>
          <w:tab/>
        </w:r>
        <w:r>
          <w:fldChar w:fldCharType="begin"/>
          <w:instrText xml:space="preserve">PAGEREF _Toc44 \h</w:instrText>
          <w:fldChar w:fldCharType="separate"/>
          <w:t xml:space="preserve">59</w:t>
          <w:fldChar w:fldCharType="end"/>
        </w:r>
      </w:hyperlink>
      <w:r/>
    </w:p>
    <w:p w14:paraId="037AB136">
      <w:pPr>
        <w:pStyle w:val="1827"/>
        <w:pBdr/>
        <w:tabs>
          <w:tab w:val="right" w:leader="dot" w:pos="9062"/>
        </w:tabs>
        <w:spacing/>
        <w:ind/>
        <w:rPr/>
      </w:pPr>
      <w:hyperlink w:tooltip="#_Toc45" w:anchor="_Toc45" w:history="1">
        <w:r>
          <w:rPr>
            <w:rStyle w:val="1828"/>
          </w:rPr>
        </w:r>
        <w:r>
          <w:rPr>
            <w:rStyle w:val="1828"/>
          </w:rPr>
          <w:t xml:space="preserve">6.3.2 Dicionário de Dados do Modelo Lógico</w:t>
        </w:r>
        <w:r>
          <w:rPr>
            <w:rStyle w:val="1828"/>
          </w:rPr>
        </w:r>
        <w:r>
          <w:tab/>
        </w:r>
        <w:r>
          <w:fldChar w:fldCharType="begin"/>
          <w:instrText xml:space="preserve">PAGEREF _Toc45 \h</w:instrText>
          <w:fldChar w:fldCharType="separate"/>
          <w:t xml:space="preserve">59</w:t>
          <w:fldChar w:fldCharType="end"/>
        </w:r>
      </w:hyperlink>
      <w:r/>
    </w:p>
    <w:p w14:paraId="69CD66BB">
      <w:pPr>
        <w:pStyle w:val="1826"/>
        <w:pBdr/>
        <w:tabs>
          <w:tab w:val="right" w:leader="dot" w:pos="9062"/>
        </w:tabs>
        <w:spacing/>
        <w:ind/>
        <w:rPr/>
      </w:pPr>
      <w:hyperlink w:tooltip="#_Toc46" w:anchor="_Toc46" w:history="1">
        <w:r>
          <w:rPr>
            <w:rStyle w:val="1828"/>
          </w:rPr>
        </w:r>
        <w:r>
          <w:rPr>
            <w:rStyle w:val="1828"/>
          </w:rPr>
          <w:t xml:space="preserve">6.4 PROJETO DA INTERAÇÃO HUMANO-COMPUTADOR</w:t>
        </w:r>
        <w:r>
          <w:rPr>
            <w:rStyle w:val="1828"/>
          </w:rPr>
        </w:r>
        <w:r>
          <w:tab/>
        </w:r>
        <w:r>
          <w:fldChar w:fldCharType="begin"/>
          <w:instrText xml:space="preserve">PAGEREF _Toc46 \h</w:instrText>
          <w:fldChar w:fldCharType="separate"/>
          <w:t xml:space="preserve">60</w:t>
          <w:fldChar w:fldCharType="end"/>
        </w:r>
      </w:hyperlink>
      <w:r/>
    </w:p>
    <w:p w14:paraId="016C4ED7">
      <w:pPr>
        <w:pStyle w:val="1827"/>
        <w:pBdr/>
        <w:tabs>
          <w:tab w:val="right" w:leader="dot" w:pos="9062"/>
        </w:tabs>
        <w:spacing/>
        <w:ind/>
        <w:rPr/>
      </w:pPr>
      <w:hyperlink w:tooltip="#_Toc47" w:anchor="_Toc47" w:history="1">
        <w:r>
          <w:rPr>
            <w:rStyle w:val="1828"/>
          </w:rPr>
        </w:r>
        <w:r>
          <w:rPr>
            <w:rStyle w:val="1828"/>
          </w:rPr>
          <w:t xml:space="preserve">6.4.1 Perfil de Usuário</w:t>
        </w:r>
        <w:r>
          <w:rPr>
            <w:rStyle w:val="1828"/>
          </w:rPr>
        </w:r>
        <w:r>
          <w:tab/>
        </w:r>
        <w:r>
          <w:fldChar w:fldCharType="begin"/>
          <w:instrText xml:space="preserve">PAGEREF _Toc47 \h</w:instrText>
          <w:fldChar w:fldCharType="separate"/>
          <w:t xml:space="preserve">60</w:t>
          <w:fldChar w:fldCharType="end"/>
        </w:r>
      </w:hyperlink>
      <w:r/>
    </w:p>
    <w:p w14:paraId="74563739">
      <w:pPr>
        <w:pStyle w:val="1827"/>
        <w:pBdr/>
        <w:tabs>
          <w:tab w:val="right" w:leader="dot" w:pos="9062"/>
        </w:tabs>
        <w:spacing/>
        <w:ind/>
        <w:rPr/>
      </w:pPr>
      <w:hyperlink w:tooltip="#_Toc48" w:anchor="_Toc48" w:history="1">
        <w:r>
          <w:rPr>
            <w:rStyle w:val="1828"/>
          </w:rPr>
        </w:r>
        <w:r>
          <w:rPr>
            <w:rStyle w:val="1828"/>
          </w:rPr>
          <w:t xml:space="preserve">6.4.2 Projeto da Interface de Usuário</w:t>
        </w:r>
        <w:r>
          <w:rPr>
            <w:rStyle w:val="1828"/>
          </w:rPr>
        </w:r>
        <w:r>
          <w:tab/>
        </w:r>
        <w:r>
          <w:fldChar w:fldCharType="begin"/>
          <w:instrText xml:space="preserve">PAGEREF _Toc48 \h</w:instrText>
          <w:fldChar w:fldCharType="separate"/>
          <w:t xml:space="preserve">63</w:t>
          <w:fldChar w:fldCharType="end"/>
        </w:r>
      </w:hyperlink>
      <w:r/>
    </w:p>
    <w:p w14:paraId="6304192C">
      <w:pPr>
        <w:pStyle w:val="1827"/>
        <w:pBdr/>
        <w:tabs>
          <w:tab w:val="right" w:leader="dot" w:pos="9062"/>
        </w:tabs>
        <w:spacing/>
        <w:ind/>
        <w:rPr/>
      </w:pPr>
      <w:hyperlink w:tooltip="#_Toc49" w:anchor="_Toc49" w:history="1">
        <w:r>
          <w:rPr>
            <w:rStyle w:val="1828"/>
          </w:rPr>
        </w:r>
        <w:r>
          <w:rPr>
            <w:rStyle w:val="1828"/>
          </w:rPr>
          <w:t xml:space="preserve">6.4.3 Heurísticas de Usabilidade</w:t>
        </w:r>
        <w:r>
          <w:rPr>
            <w:rStyle w:val="1828"/>
          </w:rPr>
        </w:r>
        <w:r>
          <w:tab/>
        </w:r>
        <w:r>
          <w:fldChar w:fldCharType="begin"/>
          <w:instrText xml:space="preserve">PAGEREF _Toc49 \h</w:instrText>
          <w:fldChar w:fldCharType="separate"/>
          <w:t xml:space="preserve">64</w:t>
          <w:fldChar w:fldCharType="end"/>
        </w:r>
      </w:hyperlink>
      <w:r/>
    </w:p>
    <w:p w14:paraId="684B76FE">
      <w:pPr>
        <w:pStyle w:val="1827"/>
        <w:pBdr/>
        <w:tabs>
          <w:tab w:val="right" w:leader="dot" w:pos="9062"/>
        </w:tabs>
        <w:spacing/>
        <w:ind/>
        <w:rPr/>
      </w:pPr>
      <w:hyperlink w:tooltip="#_Toc50" w:anchor="_Toc50" w:history="1">
        <w:r>
          <w:rPr>
            <w:rStyle w:val="1828"/>
          </w:rPr>
        </w:r>
        <w:r>
          <w:rPr>
            <w:rStyle w:val="1828"/>
          </w:rPr>
          <w:t xml:space="preserve">6.4.4 Projeto da Acessibilidade</w:t>
        </w:r>
        <w:r>
          <w:rPr>
            <w:rStyle w:val="1828"/>
          </w:rPr>
        </w:r>
        <w:r>
          <w:tab/>
        </w:r>
        <w:r>
          <w:fldChar w:fldCharType="begin"/>
          <w:instrText xml:space="preserve">PAGEREF _Toc50 \h</w:instrText>
          <w:fldChar w:fldCharType="separate"/>
          <w:t xml:space="preserve">66</w:t>
          <w:fldChar w:fldCharType="end"/>
        </w:r>
      </w:hyperlink>
      <w:r/>
    </w:p>
    <w:p w14:paraId="22549E52">
      <w:pPr>
        <w:pStyle w:val="1826"/>
        <w:pBdr/>
        <w:tabs>
          <w:tab w:val="right" w:leader="dot" w:pos="9062"/>
        </w:tabs>
        <w:spacing/>
        <w:ind/>
        <w:rPr/>
      </w:pPr>
      <w:hyperlink w:tooltip="#_Toc51" w:anchor="_Toc51" w:history="1">
        <w:r>
          <w:rPr>
            <w:rStyle w:val="1828"/>
          </w:rPr>
        </w:r>
        <w:r>
          <w:rPr>
            <w:rStyle w:val="1828"/>
          </w:rPr>
          <w:t xml:space="preserve">6.5 PROJETO DO SISTEMA DISTRIBUÍDO</w:t>
        </w:r>
        <w:r>
          <w:rPr>
            <w:rStyle w:val="1828"/>
          </w:rPr>
        </w:r>
        <w:r>
          <w:tab/>
        </w:r>
        <w:r>
          <w:fldChar w:fldCharType="begin"/>
          <w:instrText xml:space="preserve">PAGEREF _Toc51 \h</w:instrText>
          <w:fldChar w:fldCharType="separate"/>
          <w:t xml:space="preserve">68</w:t>
          <w:fldChar w:fldCharType="end"/>
        </w:r>
      </w:hyperlink>
      <w:r/>
    </w:p>
    <w:p w14:paraId="2396D3D3">
      <w:pPr>
        <w:pStyle w:val="1825"/>
        <w:pBdr/>
        <w:tabs>
          <w:tab w:val="right" w:leader="dot" w:pos="9062"/>
        </w:tabs>
        <w:spacing/>
        <w:ind/>
        <w:rPr/>
      </w:pPr>
      <w:hyperlink w:tooltip="#_Toc52" w:anchor="_Toc52" w:history="1">
        <w:r>
          <w:rPr>
            <w:rStyle w:val="1828"/>
          </w:rPr>
        </w:r>
        <w:r>
          <w:rPr>
            <w:rStyle w:val="1828"/>
          </w:rPr>
          <w:t xml:space="preserve">7 IMPLEMENTAÇÃO DO SISTEMA DE SOFTWARE</w:t>
        </w:r>
        <w:r>
          <w:rPr>
            <w:rStyle w:val="1828"/>
          </w:rPr>
        </w:r>
        <w:r>
          <w:tab/>
        </w:r>
        <w:r>
          <w:fldChar w:fldCharType="begin"/>
          <w:instrText xml:space="preserve">PAGEREF _Toc52 \h</w:instrText>
          <w:fldChar w:fldCharType="separate"/>
          <w:t xml:space="preserve">71</w:t>
          <w:fldChar w:fldCharType="end"/>
        </w:r>
      </w:hyperlink>
      <w:r/>
    </w:p>
    <w:p w14:paraId="2687E74E">
      <w:pPr>
        <w:pStyle w:val="1826"/>
        <w:pBdr/>
        <w:tabs>
          <w:tab w:val="right" w:leader="dot" w:pos="9062"/>
        </w:tabs>
        <w:spacing/>
        <w:ind/>
        <w:rPr/>
      </w:pPr>
      <w:hyperlink w:tooltip="#_Toc53" w:anchor="_Toc53" w:history="1">
        <w:r>
          <w:rPr>
            <w:rStyle w:val="1828"/>
          </w:rPr>
        </w:r>
        <w:r>
          <w:rPr>
            <w:rStyle w:val="1828"/>
          </w:rPr>
          <w:t xml:space="preserve">7.1 COMPONENTES DO SISTEMA DE SOFTWARE</w:t>
        </w:r>
        <w:r>
          <w:rPr>
            <w:rStyle w:val="1828"/>
          </w:rPr>
        </w:r>
        <w:r>
          <w:tab/>
        </w:r>
        <w:r>
          <w:fldChar w:fldCharType="begin"/>
          <w:instrText xml:space="preserve">PAGEREF _Toc53 \h</w:instrText>
          <w:fldChar w:fldCharType="separate"/>
          <w:t xml:space="preserve">71</w:t>
          <w:fldChar w:fldCharType="end"/>
        </w:r>
      </w:hyperlink>
      <w:r/>
    </w:p>
    <w:p w14:paraId="50CD71AB">
      <w:pPr>
        <w:pStyle w:val="1826"/>
        <w:pBdr/>
        <w:tabs>
          <w:tab w:val="right" w:leader="dot" w:pos="9062"/>
        </w:tabs>
        <w:spacing/>
        <w:ind/>
        <w:rPr/>
      </w:pPr>
      <w:hyperlink w:tooltip="#_Toc54" w:anchor="_Toc54" w:history="1">
        <w:r>
          <w:rPr>
            <w:rStyle w:val="1828"/>
          </w:rPr>
        </w:r>
        <w:r>
          <w:rPr>
            <w:rStyle w:val="1828"/>
          </w:rPr>
          <w:t xml:space="preserve">7.2 TECNOLOGIAS DE IMPLEMENTAÇÃO</w:t>
        </w:r>
        <w:r>
          <w:rPr>
            <w:rStyle w:val="1828"/>
          </w:rPr>
        </w:r>
        <w:r>
          <w:tab/>
        </w:r>
        <w:r>
          <w:fldChar w:fldCharType="begin"/>
          <w:instrText xml:space="preserve">PAGEREF _Toc54 \h</w:instrText>
          <w:fldChar w:fldCharType="separate"/>
          <w:t xml:space="preserve">72</w:t>
          <w:fldChar w:fldCharType="end"/>
        </w:r>
      </w:hyperlink>
      <w:r/>
    </w:p>
    <w:p w14:paraId="50BC9B4D">
      <w:pPr>
        <w:pStyle w:val="1827"/>
        <w:pBdr/>
        <w:tabs>
          <w:tab w:val="right" w:leader="dot" w:pos="9062"/>
        </w:tabs>
        <w:spacing/>
        <w:ind/>
        <w:rPr/>
      </w:pPr>
      <w:hyperlink w:tooltip="#_Toc55" w:anchor="_Toc55" w:history="1">
        <w:r>
          <w:rPr>
            <w:rStyle w:val="1828"/>
          </w:rPr>
        </w:r>
        <w:r>
          <w:rPr>
            <w:rStyle w:val="1828"/>
          </w:rPr>
          <w:t xml:space="preserve">7.2.1 Linguagens de Programação e Frameworks Adotados</w:t>
        </w:r>
        <w:r>
          <w:rPr>
            <w:rStyle w:val="1828"/>
          </w:rPr>
        </w:r>
        <w:r>
          <w:tab/>
        </w:r>
        <w:r>
          <w:fldChar w:fldCharType="begin"/>
          <w:instrText xml:space="preserve">PAGEREF _Toc55 \h</w:instrText>
          <w:fldChar w:fldCharType="separate"/>
          <w:t xml:space="preserve">72</w:t>
          <w:fldChar w:fldCharType="end"/>
        </w:r>
      </w:hyperlink>
      <w:r/>
    </w:p>
    <w:p w14:paraId="076CFA0E">
      <w:pPr>
        <w:pStyle w:val="1827"/>
        <w:pBdr/>
        <w:tabs>
          <w:tab w:val="right" w:leader="dot" w:pos="9062"/>
        </w:tabs>
        <w:spacing/>
        <w:ind/>
        <w:rPr/>
      </w:pPr>
      <w:hyperlink w:tooltip="#_Toc56" w:anchor="_Toc56" w:history="1">
        <w:r>
          <w:rPr>
            <w:rStyle w:val="1828"/>
          </w:rPr>
        </w:r>
        <w:r>
          <w:rPr>
            <w:rStyle w:val="1828"/>
          </w:rPr>
          <w:t xml:space="preserve">7.2.2 Design Patterns Aplicados</w:t>
        </w:r>
        <w:r>
          <w:rPr>
            <w:rStyle w:val="1828"/>
          </w:rPr>
        </w:r>
        <w:r>
          <w:tab/>
        </w:r>
        <w:r>
          <w:fldChar w:fldCharType="begin"/>
          <w:instrText xml:space="preserve">PAGEREF _Toc56 \h</w:instrText>
          <w:fldChar w:fldCharType="separate"/>
          <w:t xml:space="preserve">73</w:t>
          <w:fldChar w:fldCharType="end"/>
        </w:r>
      </w:hyperlink>
      <w:r/>
    </w:p>
    <w:p w14:paraId="49A4193C">
      <w:pPr>
        <w:pStyle w:val="1827"/>
        <w:pBdr/>
        <w:tabs>
          <w:tab w:val="right" w:leader="dot" w:pos="9062"/>
        </w:tabs>
        <w:spacing/>
        <w:ind/>
        <w:rPr/>
      </w:pPr>
      <w:hyperlink w:tooltip="#_Toc57" w:anchor="_Toc57" w:history="1">
        <w:r>
          <w:rPr>
            <w:rStyle w:val="1828"/>
          </w:rPr>
        </w:r>
        <w:r>
          <w:rPr>
            <w:rStyle w:val="1828"/>
          </w:rPr>
          <w:t xml:space="preserve">7.2.3 Convenções e Guias para Codificação</w:t>
        </w:r>
        <w:r>
          <w:rPr>
            <w:rStyle w:val="1828"/>
          </w:rPr>
        </w:r>
        <w:r>
          <w:tab/>
        </w:r>
        <w:r>
          <w:fldChar w:fldCharType="begin"/>
          <w:instrText xml:space="preserve">PAGEREF _Toc57 \h</w:instrText>
          <w:fldChar w:fldCharType="separate"/>
          <w:t xml:space="preserve">76</w:t>
          <w:fldChar w:fldCharType="end"/>
        </w:r>
      </w:hyperlink>
      <w:r/>
    </w:p>
    <w:p w14:paraId="5976DD2F">
      <w:pPr>
        <w:pStyle w:val="1827"/>
        <w:pBdr/>
        <w:tabs>
          <w:tab w:val="right" w:leader="dot" w:pos="9062"/>
        </w:tabs>
        <w:spacing/>
        <w:ind/>
        <w:rPr/>
      </w:pPr>
      <w:hyperlink w:tooltip="#_Toc58" w:anchor="_Toc58" w:history="1">
        <w:r>
          <w:rPr>
            <w:rStyle w:val="1828"/>
          </w:rPr>
        </w:r>
        <w:r>
          <w:rPr>
            <w:rStyle w:val="1828"/>
          </w:rPr>
          <w:t xml:space="preserve">7.2.4 Estrutura Física do Banco de Dados</w:t>
        </w:r>
        <w:r>
          <w:rPr>
            <w:rStyle w:val="1828"/>
          </w:rPr>
        </w:r>
        <w:r>
          <w:tab/>
        </w:r>
        <w:r>
          <w:fldChar w:fldCharType="begin"/>
          <w:instrText xml:space="preserve">PAGEREF _Toc58 \h</w:instrText>
          <w:fldChar w:fldCharType="separate"/>
          <w:t xml:space="preserve">77</w:t>
          <w:fldChar w:fldCharType="end"/>
        </w:r>
      </w:hyperlink>
      <w:r/>
    </w:p>
    <w:p w14:paraId="0B328637">
      <w:pPr>
        <w:pStyle w:val="1826"/>
        <w:pBdr/>
        <w:tabs>
          <w:tab w:val="right" w:leader="dot" w:pos="9062"/>
        </w:tabs>
        <w:spacing/>
        <w:ind/>
        <w:rPr/>
      </w:pPr>
      <w:hyperlink w:tooltip="#_Toc59" w:anchor="_Toc59" w:history="1">
        <w:r>
          <w:rPr>
            <w:rStyle w:val="1828"/>
          </w:rPr>
        </w:r>
        <w:r>
          <w:rPr>
            <w:rStyle w:val="1828"/>
          </w:rPr>
          <w:t xml:space="preserve">7.3 ANÁLISE DE COMPLEXIDADE ALGORÍTMICA</w:t>
        </w:r>
        <w:r>
          <w:rPr>
            <w:rStyle w:val="1828"/>
          </w:rPr>
        </w:r>
        <w:r>
          <w:tab/>
        </w:r>
        <w:r>
          <w:fldChar w:fldCharType="begin"/>
          <w:instrText xml:space="preserve">PAGEREF _Toc59 \h</w:instrText>
          <w:fldChar w:fldCharType="separate"/>
          <w:t xml:space="preserve">78</w:t>
          <w:fldChar w:fldCharType="end"/>
        </w:r>
      </w:hyperlink>
      <w:r/>
    </w:p>
    <w:p w14:paraId="3848B7D4">
      <w:pPr>
        <w:pStyle w:val="1825"/>
        <w:pBdr/>
        <w:tabs>
          <w:tab w:val="right" w:leader="dot" w:pos="9062"/>
        </w:tabs>
        <w:spacing/>
        <w:ind/>
        <w:rPr/>
      </w:pPr>
      <w:hyperlink w:tooltip="#_Toc60" w:anchor="_Toc60" w:history="1">
        <w:r>
          <w:rPr>
            <w:rStyle w:val="1828"/>
          </w:rPr>
        </w:r>
        <w:r>
          <w:rPr>
            <w:rStyle w:val="1828"/>
          </w:rPr>
          <w:t xml:space="preserve">8 PLANO DE TESTES</w:t>
        </w:r>
        <w:r>
          <w:rPr>
            <w:rStyle w:val="1828"/>
          </w:rPr>
        </w:r>
        <w:r>
          <w:tab/>
        </w:r>
        <w:r>
          <w:fldChar w:fldCharType="begin"/>
          <w:instrText xml:space="preserve">PAGEREF _Toc60 \h</w:instrText>
          <w:fldChar w:fldCharType="separate"/>
          <w:t xml:space="preserve">80</w:t>
          <w:fldChar w:fldCharType="end"/>
        </w:r>
      </w:hyperlink>
      <w:r/>
    </w:p>
    <w:p w14:paraId="3238E502">
      <w:pPr>
        <w:pStyle w:val="1826"/>
        <w:pBdr/>
        <w:tabs>
          <w:tab w:val="right" w:leader="dot" w:pos="9062"/>
        </w:tabs>
        <w:spacing/>
        <w:ind/>
        <w:rPr/>
      </w:pPr>
      <w:hyperlink w:tooltip="#_Toc61" w:anchor="_Toc61" w:history="1">
        <w:r>
          <w:rPr>
            <w:rStyle w:val="1828"/>
          </w:rPr>
        </w:r>
        <w:r>
          <w:rPr>
            <w:rStyle w:val="1828"/>
          </w:rPr>
          <w:t xml:space="preserve">8.1 FINALIDADE</w:t>
        </w:r>
        <w:r>
          <w:rPr>
            <w:rStyle w:val="1828"/>
          </w:rPr>
        </w:r>
        <w:r>
          <w:tab/>
        </w:r>
        <w:r>
          <w:fldChar w:fldCharType="begin"/>
          <w:instrText xml:space="preserve">PAGEREF _Toc61 \h</w:instrText>
          <w:fldChar w:fldCharType="separate"/>
          <w:t xml:space="preserve">81</w:t>
          <w:fldChar w:fldCharType="end"/>
        </w:r>
      </w:hyperlink>
      <w:r/>
    </w:p>
    <w:p w14:paraId="237AFB52">
      <w:pPr>
        <w:pStyle w:val="1826"/>
        <w:pBdr/>
        <w:tabs>
          <w:tab w:val="right" w:leader="dot" w:pos="9062"/>
        </w:tabs>
        <w:spacing/>
        <w:ind/>
        <w:rPr/>
      </w:pPr>
      <w:hyperlink w:tooltip="#_Toc62" w:anchor="_Toc62" w:history="1">
        <w:r>
          <w:rPr>
            <w:rStyle w:val="1828"/>
          </w:rPr>
        </w:r>
        <w:r>
          <w:rPr>
            <w:rStyle w:val="1828"/>
          </w:rPr>
          <w:t xml:space="preserve">8.2 ESCOPO</w:t>
        </w:r>
        <w:r>
          <w:rPr>
            <w:rStyle w:val="1828"/>
          </w:rPr>
        </w:r>
        <w:r>
          <w:tab/>
        </w:r>
        <w:r>
          <w:fldChar w:fldCharType="begin"/>
          <w:instrText xml:space="preserve">PAGEREF _Toc62 \h</w:instrText>
          <w:fldChar w:fldCharType="separate"/>
          <w:t xml:space="preserve">82</w:t>
          <w:fldChar w:fldCharType="end"/>
        </w:r>
      </w:hyperlink>
      <w:r/>
    </w:p>
    <w:p w14:paraId="15489E08">
      <w:pPr>
        <w:pStyle w:val="1827"/>
        <w:pBdr/>
        <w:tabs>
          <w:tab w:val="right" w:leader="dot" w:pos="9062"/>
        </w:tabs>
        <w:spacing/>
        <w:ind/>
        <w:rPr/>
      </w:pPr>
      <w:hyperlink w:tooltip="#_Toc63" w:anchor="_Toc63" w:history="1">
        <w:r>
          <w:rPr>
            <w:rStyle w:val="1828"/>
          </w:rPr>
        </w:r>
        <w:r>
          <w:rPr>
            <w:rStyle w:val="1828"/>
          </w:rPr>
          <w:t xml:space="preserve">8.2.1 Referências aos Documentos Relevantes</w:t>
        </w:r>
        <w:r>
          <w:rPr>
            <w:rStyle w:val="1828"/>
          </w:rPr>
        </w:r>
        <w:r>
          <w:tab/>
        </w:r>
        <w:r>
          <w:fldChar w:fldCharType="begin"/>
          <w:instrText xml:space="preserve">PAGEREF _Toc63 \h</w:instrText>
          <w:fldChar w:fldCharType="separate"/>
          <w:t xml:space="preserve">82</w:t>
          <w:fldChar w:fldCharType="end"/>
        </w:r>
      </w:hyperlink>
      <w:r/>
    </w:p>
    <w:p w14:paraId="1890105D">
      <w:pPr>
        <w:pStyle w:val="1827"/>
        <w:pBdr/>
        <w:tabs>
          <w:tab w:val="right" w:leader="dot" w:pos="9062"/>
        </w:tabs>
        <w:spacing/>
        <w:ind/>
        <w:rPr/>
      </w:pPr>
      <w:hyperlink w:tooltip="#_Toc64" w:anchor="_Toc64" w:history="1">
        <w:r>
          <w:rPr>
            <w:rStyle w:val="1828"/>
          </w:rPr>
        </w:r>
        <w:r>
          <w:rPr>
            <w:rStyle w:val="1828"/>
          </w:rPr>
          <w:t xml:space="preserve">8.2.2 Ambiente para a Realização dos Testes</w:t>
        </w:r>
        <w:r>
          <w:rPr>
            <w:rStyle w:val="1828"/>
          </w:rPr>
        </w:r>
        <w:r>
          <w:tab/>
        </w:r>
        <w:r>
          <w:fldChar w:fldCharType="begin"/>
          <w:instrText xml:space="preserve">PAGEREF _Toc64 \h</w:instrText>
          <w:fldChar w:fldCharType="separate"/>
          <w:t xml:space="preserve">83</w:t>
          <w:fldChar w:fldCharType="end"/>
        </w:r>
      </w:hyperlink>
      <w:r/>
    </w:p>
    <w:p w14:paraId="408A439A">
      <w:pPr>
        <w:pStyle w:val="1826"/>
        <w:pBdr/>
        <w:tabs>
          <w:tab w:val="right" w:leader="dot" w:pos="9062"/>
        </w:tabs>
        <w:spacing/>
        <w:ind/>
        <w:rPr/>
      </w:pPr>
      <w:hyperlink w:tooltip="#_Toc65" w:anchor="_Toc65" w:history="1">
        <w:r>
          <w:rPr>
            <w:rStyle w:val="1828"/>
          </w:rPr>
        </w:r>
        <w:r>
          <w:rPr>
            <w:rStyle w:val="1828"/>
          </w:rPr>
          <w:t xml:space="preserve">8.3 ESPECIFICAÇÃO DOS CASOS DE TESTES</w:t>
        </w:r>
        <w:r>
          <w:rPr>
            <w:rStyle w:val="1828"/>
          </w:rPr>
        </w:r>
        <w:r>
          <w:tab/>
        </w:r>
        <w:r>
          <w:fldChar w:fldCharType="begin"/>
          <w:instrText xml:space="preserve">PAGEREF _Toc65 \h</w:instrText>
          <w:fldChar w:fldCharType="separate"/>
          <w:t xml:space="preserve">84</w:t>
          <w:fldChar w:fldCharType="end"/>
        </w:r>
      </w:hyperlink>
      <w:r/>
    </w:p>
    <w:p w14:paraId="5C162408">
      <w:pPr>
        <w:pStyle w:val="1826"/>
        <w:pBdr/>
        <w:tabs>
          <w:tab w:val="right" w:leader="dot" w:pos="9062"/>
        </w:tabs>
        <w:spacing/>
        <w:ind/>
        <w:rPr/>
      </w:pPr>
      <w:hyperlink w:tooltip="#_Toc66" w:anchor="_Toc66" w:history="1">
        <w:r>
          <w:rPr>
            <w:rStyle w:val="1828"/>
          </w:rPr>
        </w:r>
        <w:r>
          <w:rPr>
            <w:rStyle w:val="1828"/>
          </w:rPr>
          <w:t xml:space="preserve">8.4 RESULTADOS DOS TESTES</w:t>
        </w:r>
        <w:r>
          <w:rPr>
            <w:rStyle w:val="1828"/>
          </w:rPr>
        </w:r>
        <w:r>
          <w:tab/>
        </w:r>
        <w:r>
          <w:fldChar w:fldCharType="begin"/>
          <w:instrText xml:space="preserve">PAGEREF _Toc66 \h</w:instrText>
          <w:fldChar w:fldCharType="separate"/>
          <w:t xml:space="preserve">85</w:t>
          <w:fldChar w:fldCharType="end"/>
        </w:r>
      </w:hyperlink>
      <w:r/>
    </w:p>
    <w:p w14:paraId="33EA0F5E">
      <w:pPr>
        <w:pStyle w:val="1825"/>
        <w:pBdr/>
        <w:tabs>
          <w:tab w:val="right" w:leader="dot" w:pos="9062"/>
        </w:tabs>
        <w:spacing/>
        <w:ind/>
        <w:rPr/>
      </w:pPr>
      <w:hyperlink w:tooltip="#_Toc67" w:anchor="_Toc67" w:history="1">
        <w:r>
          <w:rPr>
            <w:rStyle w:val="1828"/>
          </w:rPr>
        </w:r>
        <w:r>
          <w:rPr>
            <w:rStyle w:val="1828"/>
          </w:rPr>
          <w:t xml:space="preserve">9 PLANO PARA IMPLANTAÇÃO</w:t>
        </w:r>
        <w:r>
          <w:rPr>
            <w:rStyle w:val="1828"/>
          </w:rPr>
        </w:r>
        <w:r>
          <w:tab/>
        </w:r>
        <w:r>
          <w:fldChar w:fldCharType="begin"/>
          <w:instrText xml:space="preserve">PAGEREF _Toc67 \h</w:instrText>
          <w:fldChar w:fldCharType="separate"/>
          <w:t xml:space="preserve">87</w:t>
          <w:fldChar w:fldCharType="end"/>
        </w:r>
      </w:hyperlink>
      <w:r/>
    </w:p>
    <w:p w14:paraId="7FD78120">
      <w:pPr>
        <w:pStyle w:val="1826"/>
        <w:pBdr/>
        <w:tabs>
          <w:tab w:val="right" w:leader="dot" w:pos="9062"/>
        </w:tabs>
        <w:spacing/>
        <w:ind/>
        <w:rPr/>
      </w:pPr>
      <w:hyperlink w:tooltip="#_Toc68" w:anchor="_Toc68" w:history="1">
        <w:r>
          <w:rPr>
            <w:rStyle w:val="1828"/>
          </w:rPr>
        </w:r>
        <w:r>
          <w:rPr>
            <w:rStyle w:val="1828"/>
          </w:rPr>
          <w:t xml:space="preserve">9.1 METODOLOGIA</w:t>
        </w:r>
        <w:r>
          <w:rPr>
            <w:rStyle w:val="1828"/>
          </w:rPr>
        </w:r>
        <w:r>
          <w:tab/>
        </w:r>
        <w:r>
          <w:fldChar w:fldCharType="begin"/>
          <w:instrText xml:space="preserve">PAGEREF _Toc68 \h</w:instrText>
          <w:fldChar w:fldCharType="separate"/>
          <w:t xml:space="preserve">87</w:t>
          <w:fldChar w:fldCharType="end"/>
        </w:r>
      </w:hyperlink>
      <w:r/>
    </w:p>
    <w:p w14:paraId="0E3B7C84">
      <w:pPr>
        <w:pStyle w:val="1827"/>
        <w:pBdr/>
        <w:tabs>
          <w:tab w:val="right" w:leader="dot" w:pos="9062"/>
        </w:tabs>
        <w:spacing/>
        <w:ind/>
        <w:rPr/>
      </w:pPr>
      <w:hyperlink w:tooltip="#_Toc69" w:anchor="_Toc69" w:history="1">
        <w:r>
          <w:rPr>
            <w:rStyle w:val="1828"/>
          </w:rPr>
        </w:r>
        <w:r>
          <w:rPr>
            <w:rStyle w:val="1828"/>
          </w:rPr>
          <w:t xml:space="preserve">9.1.1 Descrição da Metodologia</w:t>
        </w:r>
        <w:r>
          <w:rPr>
            <w:rStyle w:val="1828"/>
          </w:rPr>
        </w:r>
        <w:r>
          <w:tab/>
        </w:r>
        <w:r>
          <w:fldChar w:fldCharType="begin"/>
          <w:instrText xml:space="preserve">PAGEREF _Toc69 \h</w:instrText>
          <w:fldChar w:fldCharType="separate"/>
          <w:t xml:space="preserve">87</w:t>
          <w:fldChar w:fldCharType="end"/>
        </w:r>
      </w:hyperlink>
      <w:r/>
    </w:p>
    <w:p w14:paraId="1C59FFDB">
      <w:pPr>
        <w:pStyle w:val="1827"/>
        <w:pBdr/>
        <w:tabs>
          <w:tab w:val="right" w:leader="dot" w:pos="9062"/>
        </w:tabs>
        <w:spacing/>
        <w:ind/>
        <w:rPr/>
      </w:pPr>
      <w:hyperlink w:tooltip="#_Toc70" w:anchor="_Toc70" w:history="1">
        <w:r>
          <w:rPr>
            <w:rStyle w:val="1828"/>
          </w:rPr>
        </w:r>
        <w:r>
          <w:rPr>
            <w:rStyle w:val="1828"/>
          </w:rPr>
          <w:t xml:space="preserve">9.1.2 Matriz de Responsabilidade</w:t>
        </w:r>
        <w:r>
          <w:rPr>
            <w:rStyle w:val="1828"/>
          </w:rPr>
        </w:r>
        <w:r>
          <w:tab/>
        </w:r>
        <w:r>
          <w:fldChar w:fldCharType="begin"/>
          <w:instrText xml:space="preserve">PAGEREF _Toc70 \h</w:instrText>
          <w:fldChar w:fldCharType="separate"/>
          <w:t xml:space="preserve">87</w:t>
          <w:fldChar w:fldCharType="end"/>
        </w:r>
      </w:hyperlink>
      <w:r/>
    </w:p>
    <w:p w14:paraId="51690186">
      <w:pPr>
        <w:pStyle w:val="1826"/>
        <w:pBdr/>
        <w:tabs>
          <w:tab w:val="right" w:leader="dot" w:pos="9062"/>
        </w:tabs>
        <w:spacing/>
        <w:ind/>
        <w:rPr/>
      </w:pPr>
      <w:hyperlink w:tooltip="#_Toc71" w:anchor="_Toc71" w:history="1">
        <w:r>
          <w:rPr>
            <w:rStyle w:val="1828"/>
          </w:rPr>
        </w:r>
        <w:r>
          <w:rPr>
            <w:rStyle w:val="1828"/>
          </w:rPr>
          <w:t xml:space="preserve">9.2 TREINAMENTO PREVISTO</w:t>
        </w:r>
        <w:r>
          <w:rPr>
            <w:rStyle w:val="1828"/>
          </w:rPr>
        </w:r>
        <w:r>
          <w:tab/>
        </w:r>
        <w:r>
          <w:fldChar w:fldCharType="begin"/>
          <w:instrText xml:space="preserve">PAGEREF _Toc71 \h</w:instrText>
          <w:fldChar w:fldCharType="separate"/>
          <w:t xml:space="preserve">87</w:t>
          <w:fldChar w:fldCharType="end"/>
        </w:r>
      </w:hyperlink>
      <w:r/>
    </w:p>
    <w:p w14:paraId="3662FDF6">
      <w:pPr>
        <w:pStyle w:val="1826"/>
        <w:pBdr/>
        <w:tabs>
          <w:tab w:val="right" w:leader="dot" w:pos="9062"/>
        </w:tabs>
        <w:spacing/>
        <w:ind/>
        <w:rPr/>
      </w:pPr>
      <w:hyperlink w:tooltip="#_Toc72" w:anchor="_Toc72" w:history="1">
        <w:r>
          <w:rPr>
            <w:rStyle w:val="1828"/>
          </w:rPr>
        </w:r>
        <w:r>
          <w:rPr>
            <w:rStyle w:val="1828"/>
          </w:rPr>
          <w:t xml:space="preserve">9.3 CRONOGRAMA DE IMPLANTAÇÃO</w:t>
        </w:r>
        <w:r>
          <w:rPr>
            <w:rStyle w:val="1828"/>
          </w:rPr>
        </w:r>
        <w:r>
          <w:tab/>
        </w:r>
        <w:r>
          <w:fldChar w:fldCharType="begin"/>
          <w:instrText xml:space="preserve">PAGEREF _Toc72 \h</w:instrText>
          <w:fldChar w:fldCharType="separate"/>
          <w:t xml:space="preserve">87</w:t>
          <w:fldChar w:fldCharType="end"/>
        </w:r>
      </w:hyperlink>
      <w:r/>
    </w:p>
    <w:p w14:paraId="2DF04895">
      <w:pPr>
        <w:pStyle w:val="1826"/>
        <w:pBdr/>
        <w:tabs>
          <w:tab w:val="right" w:leader="dot" w:pos="9062"/>
        </w:tabs>
        <w:spacing/>
        <w:ind/>
        <w:rPr/>
      </w:pPr>
      <w:hyperlink w:tooltip="#_Toc73" w:anchor="_Toc73" w:history="1">
        <w:r>
          <w:rPr>
            <w:rStyle w:val="1828"/>
          </w:rPr>
        </w:r>
        <w:r>
          <w:rPr>
            <w:rStyle w:val="1828"/>
          </w:rPr>
          <w:t xml:space="preserve">9.4 RECURSOS DE APOIO À IMPLANTAÇÃO</w:t>
        </w:r>
        <w:r>
          <w:rPr>
            <w:rStyle w:val="1828"/>
          </w:rPr>
        </w:r>
        <w:r>
          <w:tab/>
        </w:r>
        <w:r>
          <w:fldChar w:fldCharType="begin"/>
          <w:instrText xml:space="preserve">PAGEREF _Toc73 \h</w:instrText>
          <w:fldChar w:fldCharType="separate"/>
          <w:t xml:space="preserve">87</w:t>
          <w:fldChar w:fldCharType="end"/>
        </w:r>
      </w:hyperlink>
      <w:r/>
    </w:p>
    <w:p w14:paraId="497CF3A5">
      <w:pPr>
        <w:pStyle w:val="1826"/>
        <w:pBdr/>
        <w:tabs>
          <w:tab w:val="right" w:leader="dot" w:pos="9062"/>
        </w:tabs>
        <w:spacing/>
        <w:ind/>
        <w:rPr/>
      </w:pPr>
      <w:hyperlink w:tooltip="#_Toc74" w:anchor="_Toc74" w:history="1">
        <w:r>
          <w:rPr>
            <w:rStyle w:val="1828"/>
          </w:rPr>
        </w:r>
        <w:r>
          <w:rPr>
            <w:rStyle w:val="1828"/>
          </w:rPr>
          <w:t xml:space="preserve">9.5 VISÃO DA IMPLANTAÇÃO</w:t>
        </w:r>
        <w:r>
          <w:rPr>
            <w:rStyle w:val="1828"/>
          </w:rPr>
        </w:r>
        <w:r>
          <w:tab/>
        </w:r>
        <w:r>
          <w:fldChar w:fldCharType="begin"/>
          <w:instrText xml:space="preserve">PAGEREF _Toc74 \h</w:instrText>
          <w:fldChar w:fldCharType="separate"/>
          <w:t xml:space="preserve">87</w:t>
          <w:fldChar w:fldCharType="end"/>
        </w:r>
      </w:hyperlink>
      <w:r/>
    </w:p>
    <w:p w14:paraId="4E03CA55">
      <w:pPr>
        <w:pStyle w:val="1825"/>
        <w:pBdr/>
        <w:tabs>
          <w:tab w:val="right" w:leader="dot" w:pos="9062"/>
        </w:tabs>
        <w:spacing/>
        <w:ind/>
        <w:rPr/>
      </w:pPr>
      <w:hyperlink w:tooltip="#_Toc75" w:anchor="_Toc75" w:history="1">
        <w:r>
          <w:rPr>
            <w:rStyle w:val="1828"/>
          </w:rPr>
        </w:r>
        <w:r>
          <w:rPr>
            <w:rStyle w:val="1828"/>
          </w:rPr>
          <w:t xml:space="preserve">10 CONCLUSÃO</w:t>
        </w:r>
        <w:r>
          <w:rPr>
            <w:rStyle w:val="1828"/>
          </w:rPr>
        </w:r>
        <w:r>
          <w:tab/>
        </w:r>
        <w:r>
          <w:fldChar w:fldCharType="begin"/>
          <w:instrText xml:space="preserve">PAGEREF _Toc75 \h</w:instrText>
          <w:fldChar w:fldCharType="separate"/>
          <w:t xml:space="preserve">87</w:t>
          <w:fldChar w:fldCharType="end"/>
        </w:r>
      </w:hyperlink>
      <w:r/>
    </w:p>
    <w:p w14:paraId="09685C1C">
      <w:pPr>
        <w:pStyle w:val="1825"/>
        <w:pBdr/>
        <w:tabs>
          <w:tab w:val="right" w:leader="dot" w:pos="9062"/>
        </w:tabs>
        <w:spacing/>
        <w:ind/>
        <w:rPr/>
      </w:pPr>
      <w:hyperlink w:tooltip="#_Toc76" w:anchor="_Toc76" w:history="1">
        <w:r>
          <w:rPr>
            <w:rStyle w:val="1828"/>
          </w:rPr>
        </w:r>
        <w:r>
          <w:rPr>
            <w:rStyle w:val="1828"/>
          </w:rPr>
          <w:t xml:space="preserve">REFERÊNCIAS</w:t>
        </w:r>
        <w:r>
          <w:rPr>
            <w:rStyle w:val="1828"/>
          </w:rPr>
        </w:r>
        <w:r>
          <w:tab/>
        </w:r>
        <w:r>
          <w:fldChar w:fldCharType="begin"/>
          <w:instrText xml:space="preserve">PAGEREF _Toc76 \h</w:instrText>
          <w:fldChar w:fldCharType="separate"/>
          <w:t xml:space="preserve">91</w:t>
          <w:fldChar w:fldCharType="end"/>
        </w:r>
      </w:hyperlink>
      <w:r/>
    </w:p>
    <w:p w14:paraId="1318ACA8">
      <w:pPr>
        <w:pStyle w:val="1825"/>
        <w:pBdr/>
        <w:tabs>
          <w:tab w:val="right" w:leader="dot" w:pos="9062"/>
        </w:tabs>
        <w:spacing/>
        <w:ind/>
        <w:rPr/>
      </w:pPr>
      <w:hyperlink w:tooltip="#_Toc77" w:anchor="_Toc77" w:history="1">
        <w:r>
          <w:rPr>
            <w:rStyle w:val="1828"/>
          </w:rPr>
        </w:r>
        <w:r>
          <w:rPr>
            <w:rStyle w:val="1828"/>
          </w:rPr>
          <w:t xml:space="preserve">OBRAS CONSULTADAS </w:t>
        </w:r>
        <w:r>
          <w:rPr>
            <w:rStyle w:val="1828"/>
          </w:rPr>
        </w:r>
        <w:r>
          <w:tab/>
        </w:r>
        <w:r>
          <w:fldChar w:fldCharType="begin"/>
          <w:instrText xml:space="preserve">PAGEREF _Toc77 \h</w:instrText>
          <w:fldChar w:fldCharType="separate"/>
          <w:t xml:space="preserve">94</w:t>
          <w:fldChar w:fldCharType="end"/>
        </w:r>
      </w:hyperlink>
      <w:r/>
    </w:p>
    <w:p w14:paraId="11953D17">
      <w:pPr>
        <w:pStyle w:val="1825"/>
        <w:pBdr/>
        <w:tabs>
          <w:tab w:val="right" w:leader="dot" w:pos="9062"/>
        </w:tabs>
        <w:spacing/>
        <w:ind/>
        <w:rPr/>
      </w:pPr>
      <w:hyperlink w:tooltip="#_Toc78" w:anchor="_Toc78" w:history="1">
        <w:r>
          <w:rPr>
            <w:rStyle w:val="1828"/>
          </w:rPr>
        </w:r>
        <w:r>
          <w:rPr>
            <w:rStyle w:val="1828"/>
          </w:rPr>
          <w:t xml:space="preserve">APÊNDICE A – GESTÃO DO PROJETO</w:t>
        </w:r>
        <w:r>
          <w:rPr>
            <w:rStyle w:val="1828"/>
          </w:rPr>
        </w:r>
        <w:r>
          <w:tab/>
        </w:r>
        <w:r>
          <w:fldChar w:fldCharType="begin"/>
          <w:instrText xml:space="preserve">PAGEREF _Toc78 \h</w:instrText>
          <w:fldChar w:fldCharType="separate"/>
          <w:t xml:space="preserve">95</w:t>
          <w:fldChar w:fldCharType="end"/>
        </w:r>
      </w:hyperlink>
      <w:r/>
    </w:p>
    <w:p w14:paraId="69D5D9D6">
      <w:pPr>
        <w:pStyle w:val="1825"/>
        <w:pBdr/>
        <w:tabs>
          <w:tab w:val="right" w:leader="dot" w:pos="9062"/>
        </w:tabs>
        <w:spacing/>
        <w:ind/>
        <w:rPr/>
      </w:pPr>
      <w:hyperlink w:tooltip="#_Toc79" w:anchor="_Toc79" w:history="1">
        <w:r>
          <w:rPr>
            <w:rStyle w:val="1828"/>
          </w:rPr>
        </w:r>
        <w:r>
          <w:rPr>
            <w:rStyle w:val="1828"/>
          </w:rPr>
          <w:t xml:space="preserve">APÊNDICE B – RELATÓRIO DE DESEMPENHO</w:t>
        </w:r>
        <w:r>
          <w:rPr>
            <w:rStyle w:val="1828"/>
          </w:rPr>
        </w:r>
        <w:r>
          <w:tab/>
        </w:r>
        <w:r>
          <w:fldChar w:fldCharType="begin"/>
          <w:instrText xml:space="preserve">PAGEREF _Toc79 \h</w:instrText>
          <w:fldChar w:fldCharType="separate"/>
          <w:t xml:space="preserve">96</w:t>
          <w:fldChar w:fldCharType="end"/>
        </w:r>
      </w:hyperlink>
      <w:r/>
    </w:p>
    <w:p w14:paraId="3E9E5C8D">
      <w:pPr>
        <w:pStyle w:val="1825"/>
        <w:pBdr/>
        <w:tabs>
          <w:tab w:val="right" w:leader="dot" w:pos="9062"/>
        </w:tabs>
        <w:spacing/>
        <w:ind/>
        <w:rPr/>
      </w:pPr>
      <w:hyperlink w:tooltip="#_Toc80" w:anchor="_Toc80" w:history="1">
        <w:r>
          <w:rPr>
            <w:rStyle w:val="1828"/>
          </w:rPr>
        </w:r>
        <w:r>
          <w:rPr>
            <w:rStyle w:val="1828"/>
          </w:rPr>
          <w:t xml:space="preserve">APÊNDICE C – VISÃO FUNCIONAL</w:t>
        </w:r>
        <w:r>
          <w:rPr>
            <w:rStyle w:val="1828"/>
          </w:rPr>
        </w:r>
        <w:r>
          <w:tab/>
        </w:r>
        <w:r>
          <w:fldChar w:fldCharType="begin"/>
          <w:instrText xml:space="preserve">PAGEREF _Toc80 \h</w:instrText>
          <w:fldChar w:fldCharType="separate"/>
          <w:t xml:space="preserve">97</w:t>
          <w:fldChar w:fldCharType="end"/>
        </w:r>
      </w:hyperlink>
      <w:r/>
    </w:p>
    <w:p w14:paraId="6267D46A">
      <w:pPr>
        <w:pStyle w:val="1825"/>
        <w:pBdr/>
        <w:tabs>
          <w:tab w:val="right" w:leader="dot" w:pos="9062"/>
        </w:tabs>
        <w:spacing/>
        <w:ind/>
        <w:rPr/>
      </w:pPr>
      <w:hyperlink w:tooltip="#_Toc81" w:anchor="_Toc81" w:history="1">
        <w:r>
          <w:rPr>
            <w:rStyle w:val="1828"/>
          </w:rPr>
        </w:r>
        <w:r>
          <w:rPr>
            <w:rStyle w:val="1828"/>
          </w:rPr>
          <w:t xml:space="preserve">APÊNDICE D – VISÃO DOS DADOS</w:t>
        </w:r>
        <w:r>
          <w:rPr>
            <w:rStyle w:val="1828"/>
          </w:rPr>
        </w:r>
        <w:r>
          <w:tab/>
        </w:r>
        <w:r>
          <w:fldChar w:fldCharType="begin"/>
          <w:instrText xml:space="preserve">PAGEREF _Toc81 \h</w:instrText>
          <w:fldChar w:fldCharType="separate"/>
          <w:t xml:space="preserve">97</w:t>
          <w:fldChar w:fldCharType="end"/>
        </w:r>
      </w:hyperlink>
      <w:r/>
    </w:p>
    <w:p w14:paraId="5C8D8A00">
      <w:pPr>
        <w:pStyle w:val="1825"/>
        <w:pBdr/>
        <w:tabs>
          <w:tab w:val="right" w:leader="dot" w:pos="9062"/>
        </w:tabs>
        <w:spacing/>
        <w:ind/>
        <w:rPr/>
      </w:pPr>
      <w:hyperlink w:tooltip="#_Toc82" w:anchor="_Toc82" w:history="1">
        <w:r>
          <w:rPr>
            <w:rStyle w:val="1828"/>
          </w:rPr>
        </w:r>
        <w:r>
          <w:rPr>
            <w:rStyle w:val="1828"/>
          </w:rPr>
          <w:t xml:space="preserve">APÊNDICE E – MODELO INICIAL DA INTERFACE DE USUÁRIO</w:t>
        </w:r>
        <w:r>
          <w:rPr>
            <w:rStyle w:val="1828"/>
          </w:rPr>
        </w:r>
        <w:r>
          <w:tab/>
        </w:r>
        <w:r>
          <w:fldChar w:fldCharType="begin"/>
          <w:instrText xml:space="preserve">PAGEREF _Toc82 \h</w:instrText>
          <w:fldChar w:fldCharType="separate"/>
          <w:t xml:space="preserve">98</w:t>
          <w:fldChar w:fldCharType="end"/>
        </w:r>
      </w:hyperlink>
      <w:r/>
    </w:p>
    <w:p w14:paraId="00E72C7C">
      <w:pPr>
        <w:pStyle w:val="1825"/>
        <w:pBdr/>
        <w:tabs>
          <w:tab w:val="right" w:leader="dot" w:pos="9062"/>
        </w:tabs>
        <w:spacing/>
        <w:ind/>
        <w:rPr/>
      </w:pPr>
      <w:hyperlink w:tooltip="#_Toc83" w:anchor="_Toc83" w:history="1">
        <w:r>
          <w:rPr>
            <w:rStyle w:val="1828"/>
          </w:rPr>
        </w:r>
        <w:r>
          <w:rPr>
            <w:rStyle w:val="1828"/>
          </w:rPr>
          <w:t xml:space="preserve">APÊNDICE F – VISÕES ESTRUTURAL E COMPORTAMENTAL</w:t>
        </w:r>
        <w:r>
          <w:rPr>
            <w:rStyle w:val="1828"/>
          </w:rPr>
        </w:r>
        <w:r>
          <w:tab/>
        </w:r>
        <w:r>
          <w:fldChar w:fldCharType="begin"/>
          <w:instrText xml:space="preserve">PAGEREF _Toc83 \h</w:instrText>
          <w:fldChar w:fldCharType="separate"/>
          <w:t xml:space="preserve">99</w:t>
          <w:fldChar w:fldCharType="end"/>
        </w:r>
      </w:hyperlink>
      <w:r/>
    </w:p>
    <w:p w14:paraId="71667E5A">
      <w:pPr>
        <w:pStyle w:val="1825"/>
        <w:pBdr/>
        <w:tabs>
          <w:tab w:val="right" w:leader="dot" w:pos="9062"/>
        </w:tabs>
        <w:spacing/>
        <w:ind/>
        <w:rPr/>
      </w:pPr>
      <w:hyperlink w:tooltip="#_Toc84" w:anchor="_Toc84" w:history="1">
        <w:r>
          <w:rPr>
            <w:rStyle w:val="1828"/>
          </w:rPr>
        </w:r>
        <w:r>
          <w:rPr>
            <w:rStyle w:val="1828"/>
          </w:rPr>
          <w:t xml:space="preserve">APÊNDICE G – ENTREVISTAS COM USUÁRIOS</w:t>
        </w:r>
        <w:r>
          <w:rPr>
            <w:rStyle w:val="1828"/>
          </w:rPr>
        </w:r>
        <w:r>
          <w:tab/>
        </w:r>
        <w:r>
          <w:fldChar w:fldCharType="begin"/>
          <w:instrText xml:space="preserve">PAGEREF _Toc84 \h</w:instrText>
          <w:fldChar w:fldCharType="separate"/>
          <w:t xml:space="preserve">100</w:t>
          <w:fldChar w:fldCharType="end"/>
        </w:r>
      </w:hyperlink>
      <w:r/>
    </w:p>
    <w:p w14:paraId="032008E5">
      <w:pPr>
        <w:pStyle w:val="1825"/>
        <w:pBdr/>
        <w:tabs>
          <w:tab w:val="right" w:leader="dot" w:pos="9062"/>
        </w:tabs>
        <w:spacing/>
        <w:ind/>
        <w:rPr/>
      </w:pPr>
      <w:hyperlink w:tooltip="#_Toc85" w:anchor="_Toc85" w:history="1">
        <w:r>
          <w:rPr>
            <w:rStyle w:val="1828"/>
          </w:rPr>
        </w:r>
        <w:r>
          <w:rPr>
            <w:rStyle w:val="1828"/>
          </w:rPr>
          <w:t xml:space="preserve">APÊNDICE H – MODELO DE NEGÓCIO</w:t>
        </w:r>
        <w:r>
          <w:rPr>
            <w:rStyle w:val="1828"/>
          </w:rPr>
        </w:r>
        <w:r>
          <w:tab/>
        </w:r>
        <w:r>
          <w:fldChar w:fldCharType="begin"/>
          <w:instrText xml:space="preserve">PAGEREF _Toc85 \h</w:instrText>
          <w:fldChar w:fldCharType="separate"/>
          <w:t xml:space="preserve">100</w:t>
          <w:fldChar w:fldCharType="end"/>
        </w:r>
      </w:hyperlink>
      <w:r/>
    </w:p>
    <w:p w14:paraId="22CB75A1">
      <w:pPr>
        <w:pStyle w:val="1825"/>
        <w:pBdr/>
        <w:tabs>
          <w:tab w:val="right" w:leader="dot" w:pos="9062"/>
        </w:tabs>
        <w:spacing/>
        <w:ind/>
        <w:rPr/>
      </w:pPr>
      <w:hyperlink w:tooltip="#_Toc86" w:anchor="_Toc86" w:history="1">
        <w:r>
          <w:rPr>
            <w:rStyle w:val="1828"/>
          </w:rPr>
        </w:r>
        <w:r>
          <w:rPr>
            <w:rStyle w:val="1828"/>
          </w:rPr>
          <w:t xml:space="preserve">APÊNDICE I – PROJETO DO SISTEMA DISTRIBUÍDO</w:t>
        </w:r>
        <w:r>
          <w:rPr>
            <w:rStyle w:val="1828"/>
          </w:rPr>
        </w:r>
        <w:r>
          <w:tab/>
        </w:r>
        <w:r>
          <w:fldChar w:fldCharType="begin"/>
          <w:instrText xml:space="preserve">PAGEREF _Toc86 \h</w:instrText>
          <w:fldChar w:fldCharType="separate"/>
          <w:t xml:space="preserve">100</w:t>
          <w:fldChar w:fldCharType="end"/>
        </w:r>
      </w:hyperlink>
      <w:r/>
    </w:p>
    <w:p w14:paraId="0DC13D58">
      <w:pPr>
        <w:pStyle w:val="1825"/>
        <w:pBdr/>
        <w:tabs>
          <w:tab w:val="right" w:leader="dot" w:pos="9062"/>
        </w:tabs>
        <w:spacing/>
        <w:ind/>
        <w:rPr/>
      </w:pPr>
      <w:hyperlink w:tooltip="#_Toc87" w:anchor="_Toc87" w:history="1">
        <w:r>
          <w:rPr>
            <w:rStyle w:val="1828"/>
          </w:rPr>
        </w:r>
        <w:r>
          <w:rPr>
            <w:rStyle w:val="1828"/>
          </w:rPr>
          <w:t xml:space="preserve">APÊNDICE J – CASOS DE TESTES</w:t>
        </w:r>
        <w:r>
          <w:rPr>
            <w:rStyle w:val="1828"/>
          </w:rPr>
        </w:r>
        <w:r>
          <w:tab/>
        </w:r>
        <w:r>
          <w:fldChar w:fldCharType="begin"/>
          <w:instrText xml:space="preserve">PAGEREF _Toc87 \h</w:instrText>
          <w:fldChar w:fldCharType="separate"/>
          <w:t xml:space="preserve">100</w:t>
          <w:fldChar w:fldCharType="end"/>
        </w:r>
      </w:hyperlink>
      <w:r/>
    </w:p>
    <w:p w14:paraId="597205EC">
      <w:pPr>
        <w:pStyle w:val="1825"/>
        <w:pBdr/>
        <w:tabs>
          <w:tab w:val="right" w:leader="dot" w:pos="9062"/>
        </w:tabs>
        <w:spacing/>
        <w:ind/>
        <w:rPr/>
      </w:pPr>
      <w:hyperlink w:tooltip="#_Toc88" w:anchor="_Toc88" w:history="1">
        <w:r>
          <w:rPr>
            <w:rStyle w:val="1828"/>
          </w:rPr>
        </w:r>
        <w:r>
          <w:rPr>
            <w:rStyle w:val="1828"/>
          </w:rPr>
          <w:t xml:space="preserve">APÊNDICE K – RECURSOS DE APOIO À IMPLANTAÇÃO</w:t>
        </w:r>
        <w:r>
          <w:rPr>
            <w:rStyle w:val="1828"/>
          </w:rPr>
        </w:r>
        <w:r>
          <w:tab/>
        </w:r>
        <w:r>
          <w:fldChar w:fldCharType="begin"/>
          <w:instrText xml:space="preserve">PAGEREF _Toc88 \h</w:instrText>
          <w:fldChar w:fldCharType="separate"/>
          <w:t xml:space="preserve">100</w:t>
          <w:fldChar w:fldCharType="end"/>
        </w:r>
      </w:hyperlink>
      <w:r/>
    </w:p>
    <w:p w14:paraId="308F6EC8">
      <w:pPr>
        <w:pStyle w:val="1830"/>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r/>
    </w:p>
    <w:p w14:paraId="14ED7A11" w14:textId="77777777">
      <w:pPr>
        <w:pStyle w:val="1635"/>
        <w:pBdr/>
        <w:spacing/>
        <w:ind/>
        <w:rPr/>
      </w:pPr>
      <w:r/>
      <w:bookmarkStart w:id="1" w:name="_Toc1"/>
      <w:r>
        <w:t xml:space="preserve">1 INTRODUÇÃO</w:t>
      </w:r>
      <w:r/>
      <w:bookmarkEnd w:id="1"/>
      <w:r/>
      <w:r/>
    </w:p>
    <w:p w14:paraId="7570A4AE" w14:textId="77777777">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14:paraId="7D6AA47D" w14:textId="77777777">
      <w:pPr>
        <w:pBdr/>
        <w:spacing/>
        <w:ind/>
        <w:rPr/>
      </w:pPr>
      <w:r>
        <w:t xml:space="preserve">Diante dessa conjuntura, este documento apresenta as etapas de desenvolvi</w:t>
      </w:r>
      <w:r>
        <w:t xml:space="preserve">mento de um projeto de sistema de informação para relato de ocorrência de problema na infraestrutura, saneamento ou conservação de espaços públicos pelo cidadão à administração pública, com o intuito de agilizar as condutas necessárias para sua resolução. </w:t>
      </w:r>
      <w:r/>
    </w:p>
    <w:p w14:paraId="7F354438" w14:textId="77777777">
      <w:pPr>
        <w:pBdr/>
        <w:spacing/>
        <w:ind/>
        <w:rPr/>
      </w:pPr>
      <w:r>
        <w:t xml:space="preserve">O sistema nomeado “Fala, Cidade!” permitirá que os usuários reportem ocorrências (evento, incidente, falha) ligadas à infraestrutura e zeladoria urbana — como buracos</w:t>
      </w:r>
      <w:r>
        <w:t xml:space="preserve"> em vias públicas, iluminação precária e focos de lixo irregular — viabilizando a classificação do grau de severidade para priorizar o atendimento pela administração pública municipal. A integração do sistema com ferramentas de geolocalização assegurará a </w:t>
      </w:r>
      <w:r>
        <w:t xml:space="preserve">precisão espacial dessa ocorrência, conferindo maior assertividade às intervenções das autoridades competentes. Ademais, visando resguardar a privacidade do cidadão, a sistema oferecerá o recurso de anonimato, garantindo o sigilo e a privacidade dos dados.</w:t>
      </w:r>
      <w:r/>
    </w:p>
    <w:p w14:paraId="39871F71" w14:textId="77777777">
      <w:pPr>
        <w:pBdr/>
        <w:spacing/>
        <w:ind/>
        <w:rPr/>
      </w:pPr>
      <w:r>
        <w:t xml:space="preserve">Cabe ressalt</w:t>
      </w:r>
      <w:r>
        <w:t xml:space="preserve">ar, que no ano de 2025, este sistema foi idealizado e iniciado como projeto de integração disciplinar dos 5º. e 6º. Períodos de Sistemas de Informação. Neste ano de 2026, trata-se de uma evolução significativa e proposta como projeto de conclusão de curso.</w:t>
      </w:r>
      <w:r/>
    </w:p>
    <w:p w14:paraId="0FCDF8B6" w14:textId="77777777">
      <w:pPr>
        <w:pBdr/>
        <w:spacing/>
        <w:ind/>
        <w:rPr/>
      </w:pPr>
      <w:r>
        <w:t xml:space="preserve">A metodologia consiste </w:t>
      </w:r>
      <w:r>
        <w:t xml:space="preserve">de</w:t>
      </w:r>
      <w:r>
        <w:t xml:space="preserv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w:t>
      </w:r>
      <w:r>
        <w:rPr>
          <w:i/>
        </w:rPr>
        <w:t xml:space="preserve"> </w:t>
      </w:r>
      <w:r>
        <w:rPr>
          <w:i/>
        </w:rPr>
        <w:t xml:space="preserve">Modeling</w:t>
      </w:r>
      <w:r>
        <w:rPr>
          <w:i/>
        </w:rPr>
        <w:t xml:space="preserve"> </w:t>
      </w:r>
      <w:r>
        <w:rPr>
          <w:i/>
        </w:rPr>
        <w:t xml:space="preserve">Language</w:t>
      </w:r>
      <w:r>
        <w:rPr>
          <w:i/>
        </w:rPr>
        <w:t xml:space="preserve"> </w:t>
      </w:r>
      <w:r>
        <w:t xml:space="preserve">– UML) e arquitetura de software orientada a objetos. Os materiais utilizados consistem </w:t>
      </w:r>
      <w:r>
        <w:t xml:space="preserve">de</w:t>
      </w:r>
      <w:r>
        <w:t xml:space="preserve"> tecnologias de software e hardware e provedores de serviços em Nuvem. </w:t>
      </w:r>
      <w:r/>
    </w:p>
    <w:p w14:paraId="6BCB1C9B" w14:textId="77777777">
      <w:pPr>
        <w:pBdr/>
        <w:spacing/>
        <w:ind/>
        <w:rPr/>
      </w:pPr>
      <w:r>
        <w:t xml:space="preserve">Quanto à estrutura deste documento, além desta introdução, o texto está dividido em outros nove capítulos. O segundo capí</w:t>
      </w:r>
      <w:r>
        <w:t xml:space="preserve">tulo apresenta a revisão bibliográfica que embasa teórica e tecnologicamente este projeto. O terceiro capítulo define os objetivos do projeto, a formulação do problema e sua justificativa. Sequencialmente, o quarto capítulo detalha os métodos gerenciais, i</w:t>
      </w:r>
      <w:r>
        <w:t xml:space="preserve">ncluindo o modelo de ciclo de vida e os recursos necessários. O quinto capítulo foca na especificação e análise de requisitos, abordando as regras de negócio e os modelos conceituais. O sexto capítulo elucida a arquitetura e projeto do sistema de software,</w:t>
      </w:r>
      <w:r>
        <w:t xml:space="preserve"> descrevendo as visões estrutural, comportamental e de dados, além da interação humano-computador. O sétimo capítulo detalha a implementação do sistema de software, com os componentes desenvolvidos, as tecnologias e os padrões de projeto adotados e a análi</w:t>
      </w:r>
      <w:r>
        <w:t xml:space="preserve">se de complexidade algorítmica. O oitavo capítulo apresenta o plano de testes e os resultados obtidos, e o nono, o plano para a implantação do sistema. Por fim, encontra-se a conclusão com os resultados alcançados, as referências utilizadas e os apêndices.</w:t>
      </w:r>
      <w:r/>
    </w:p>
    <w:p w14:paraId="6A1552E1" w14:textId="77777777">
      <w:pPr>
        <w:pBdr/>
        <w:spacing/>
        <w:ind/>
        <w:rPr/>
      </w:pPr>
      <w:r/>
      <w:r/>
    </w:p>
    <w:p w14:paraId="4F196338" w14:textId="77777777">
      <w:pPr>
        <w:pBdr/>
        <w:spacing/>
        <w:ind/>
        <w:rPr/>
      </w:pPr>
      <w:r/>
      <w:r/>
    </w:p>
    <w:p w14:paraId="1C004140" w14:textId="77777777">
      <w:pPr>
        <w:pBdr/>
        <w:spacing w:after="0" w:line="240" w:lineRule="auto"/>
        <w:ind/>
        <w:jc w:val="left"/>
        <w:rPr/>
      </w:pPr>
      <w:r>
        <w:br w:type="page" w:clear="all"/>
      </w:r>
      <w:r/>
    </w:p>
    <w:p w14:paraId="50D3E8ED" w14:textId="77777777">
      <w:pPr>
        <w:pStyle w:val="1635"/>
        <w:pBdr/>
        <w:spacing/>
        <w:ind/>
        <w:rPr/>
      </w:pPr>
      <w:r/>
      <w:bookmarkStart w:id="2" w:name="_Toc2"/>
      <w:r>
        <w:t xml:space="preserve">2 REVISÃO BIBLIOGRÁFICA</w:t>
      </w:r>
      <w:r/>
      <w:bookmarkEnd w:id="2"/>
      <w:r/>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r/>
    </w:p>
    <w:p w14:paraId="626D158D" w14:textId="77777777">
      <w:pPr>
        <w:pStyle w:val="1636"/>
        <w:pBdr/>
        <w:spacing/>
        <w:ind/>
        <w:rPr/>
      </w:pPr>
      <w:r/>
      <w:bookmarkStart w:id="3" w:name="_Toc3"/>
      <w:r>
        <w:t xml:space="preserve">2.1 CIDADES INTELIGENTES E RESILIENTES </w:t>
      </w:r>
      <w:r/>
      <w:bookmarkEnd w:id="3"/>
      <w:r/>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w:t>
      </w:r>
      <w:r>
        <w:rPr>
          <w:i/>
          <w:iCs/>
        </w:rPr>
        <w:t xml:space="preserve"> </w:t>
      </w:r>
      <w:r>
        <w:rPr>
          <w:i/>
          <w:iCs/>
        </w:rPr>
        <w:t xml:space="preserve">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14:paraId="0D061C16" w14:textId="77777777">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w:t>
      </w:r>
      <w:r>
        <w:t xml:space="preserve">idade digital fundamenta-se na integração entre infraestrutura de rede, serviços eletrônicos e governança, permitindo que a prefeitura municipal automatize processos e ofereça canais de interação que reduzam a burocracia e aumentem a transparência pública.</w:t>
      </w:r>
      <w:r/>
    </w:p>
    <w:p w14:paraId="3E703BF4" w14:textId="77777777">
      <w:pPr>
        <w:pBdr>
          <w:top w:val="none" w:color="000000" w:sz="4" w:space="0"/>
          <w:left w:val="none" w:color="000000" w:sz="4" w:space="0"/>
          <w:bottom w:val="none" w:color="000000" w:sz="4" w:space="0"/>
          <w:right w:val="none" w:color="000000" w:sz="4" w:space="0"/>
        </w:pBdr>
        <w:spacing/>
        <w:ind/>
        <w:rPr/>
      </w:pPr>
      <w:r/>
      <w:r/>
    </w:p>
    <w:p w14:paraId="72B8CFD0" w14:textId="77777777">
      <w:pPr>
        <w:pStyle w:val="1637"/>
        <w:pBdr/>
        <w:spacing/>
        <w:ind/>
        <w:rPr/>
      </w:pPr>
      <w:r/>
      <w:bookmarkStart w:id="4" w:name="_Toc4"/>
      <w:r>
        <w:t xml:space="preserve">2.1.1 Fundamentos de Cidade Resiliente</w:t>
      </w:r>
      <w:r/>
      <w:bookmarkEnd w:id="4"/>
      <w:r/>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w:t>
      </w:r>
      <w:r>
        <w:rPr>
          <w:color w:val="000000"/>
        </w:rPr>
        <w:t xml:space="preserve">"Fala,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7"/>
        <w:pBdr/>
        <w:spacing/>
        <w:ind/>
        <w:rPr/>
      </w:pPr>
      <w:r/>
      <w:r/>
    </w:p>
    <w:p w14:paraId="34D83C68" w14:textId="77777777">
      <w:pPr>
        <w:pStyle w:val="1637"/>
        <w:pBdr/>
        <w:spacing/>
        <w:ind/>
        <w:rPr/>
      </w:pPr>
      <w:r/>
      <w:bookmarkStart w:id="5" w:name="_Toc5"/>
      <w:r>
        <w:t xml:space="preserve">2.1.2 Zeladoria Pública e Gestão de Serviços</w:t>
      </w:r>
      <w:r/>
      <w:bookmarkEnd w:id="5"/>
      <w:r/>
      <w:r/>
    </w:p>
    <w:p w14:paraId="66923925" w14:textId="77777777">
      <w:pPr>
        <w:pBdr>
          <w:top w:val="none" w:color="000000" w:sz="4" w:space="0"/>
          <w:left w:val="none" w:color="000000" w:sz="4" w:space="0"/>
          <w:bottom w:val="none" w:color="000000" w:sz="4" w:space="0"/>
          <w:right w:val="none" w:color="000000" w:sz="4" w:space="0"/>
        </w:pBdr>
        <w:spacing/>
        <w:ind/>
        <w:rPr/>
      </w:pPr>
      <w:r>
        <w:t xml:space="preserve">A</w:t>
      </w:r>
      <w:r>
        <w:t xml:space="preserve"> zeladoria pública refere-se ao conjunto de serviços de manutenção básica necessários para garantir a funcionalidade e o bem-estar no espaço urbano. Isso inclui serviços como pavimentação, iluminação pública, limpeza e drenagem pluvial. Segundo Bernardi e </w:t>
      </w:r>
      <w:r>
        <w:t xml:space="preserve">Brudeki</w:t>
      </w:r>
      <w:r>
        <w:t xml:space="preserve"> (2013), a eficiência na zeladoria depende da capacidade do m</w:t>
      </w:r>
      <w:r>
        <w:t xml:space="preserve">unicípio em identificar demandas e responder com agilidade as ocorrências relatadas. O monitoramento constante e a manutenção preventiva são pilares essenciais para evitar o agravamento de problemas estruturais que reduzam a qualidade de vida da população.</w:t>
      </w:r>
      <w:r/>
    </w:p>
    <w:p w14:paraId="12A738B4" w14:textId="77777777">
      <w:pPr>
        <w:pBdr>
          <w:top w:val="none" w:color="000000" w:sz="4" w:space="0"/>
          <w:left w:val="none" w:color="000000" w:sz="4" w:space="0"/>
          <w:bottom w:val="none" w:color="000000" w:sz="4" w:space="0"/>
          <w:right w:val="none" w:color="000000" w:sz="4" w:space="0"/>
        </w:pBdr>
        <w:spacing/>
        <w:ind/>
        <w:rPr/>
      </w:pPr>
      <w:r/>
      <w:r/>
    </w:p>
    <w:p w14:paraId="34371953" w14:textId="77777777">
      <w:pPr>
        <w:pStyle w:val="1637"/>
        <w:pBdr/>
        <w:spacing/>
        <w:ind/>
        <w:rPr/>
      </w:pPr>
      <w:r/>
      <w:bookmarkStart w:id="6" w:name="_Toc6"/>
      <w:r>
        <w:t xml:space="preserve">2.1.3 Participação Cidadã por meio de Sistemas de Informação Automatizados</w:t>
      </w:r>
      <w:r/>
      <w:bookmarkEnd w:id="6"/>
      <w:r/>
      <w:r/>
    </w:p>
    <w:p w14:paraId="40D34704" w14:textId="77777777">
      <w:pPr>
        <w:pBdr/>
        <w:spacing/>
        <w:ind/>
        <w:rPr/>
      </w:pPr>
      <w:r>
        <w:t xml:space="preserve">Outro conceito fundamental para este projeto é o de participação cidadã por meio de sistemas de informação digital. Conforme Oliveira (2020), pla</w:t>
      </w:r>
      <w:r>
        <w:t xml:space="preserve">taformas digitais ampliam as possibilidades de interação entre a população e o governo, permitindo que os cidadãos contribuam ativamente com informações relevantes para a administração pública, como denúncias, sugestões e avaliações dos serviços prestados.</w:t>
      </w:r>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w:t>
      </w:r>
      <w:r>
        <w:t xml:space="preserve">Segundo </w:t>
      </w:r>
      <w:r>
        <w:t xml:space="preserve">Sommerville</w:t>
      </w:r>
      <w:r>
        <w:t xml:space="preserv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14:paraId="46694B4B" w14:textId="77777777">
      <w:pPr>
        <w:pBdr/>
        <w:spacing/>
        <w:ind/>
        <w:rPr/>
      </w:pPr>
      <w:r>
        <w:t xml:space="preserve">De acordo com Fielding (2000), o estilo arquitetural </w:t>
      </w:r>
      <w:r>
        <w:rPr>
          <w:i/>
        </w:rPr>
        <w:t xml:space="preserve">Representational</w:t>
      </w:r>
      <w:r>
        <w:rPr>
          <w:i/>
        </w:rPr>
        <w:t xml:space="preserve"> </w:t>
      </w:r>
      <w:r>
        <w:rPr>
          <w:i/>
        </w:rPr>
        <w:t xml:space="preserve">State</w:t>
      </w:r>
      <w:r>
        <w:rPr>
          <w:i/>
        </w:rPr>
        <w:t xml:space="preserve"> </w:t>
      </w:r>
      <w:r>
        <w:rPr>
          <w:i/>
        </w:rPr>
        <w:t xml:space="preserve">Transfer</w:t>
      </w:r>
      <w:r>
        <w:t xml:space="preserve"> (REST) permite a construção de sistemas de software distribuídos escaláveis, sendo amplamente utilizado em aplicativos para a plataforma </w:t>
      </w:r>
      <w:r>
        <w:rPr>
          <w:i/>
        </w:rPr>
        <w:t xml:space="preserve">World </w:t>
      </w:r>
      <w:r>
        <w:rPr>
          <w:i/>
        </w:rPr>
        <w:t xml:space="preserve">Wide</w:t>
      </w:r>
      <w:r>
        <w:rPr>
          <w:i/>
        </w:rPr>
        <w:t xml:space="preserv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w:t>
      </w:r>
      <w:r>
        <w:rPr>
          <w:i/>
        </w:rPr>
        <w:t xml:space="preserve">end</w:t>
      </w:r>
      <w:r>
        <w:t xml:space="preserve"> e </w:t>
      </w:r>
      <w:r>
        <w:rPr>
          <w:i/>
        </w:rPr>
        <w:t xml:space="preserve">back-end</w:t>
      </w:r>
      <w:r>
        <w:t xml:space="preserve"> do sistema.</w:t>
      </w:r>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14:paraId="7DCFD7FC" w14:textId="77777777">
      <w:pPr>
        <w:pBdr/>
        <w:spacing/>
        <w:ind/>
        <w:rPr/>
      </w:pPr>
      <w:r>
        <w:t xml:space="preserve">A seguir são apresentados trabalhos relacionados ao presente projeto.</w:t>
      </w:r>
      <w:r/>
    </w:p>
    <w:p w14:paraId="299DCC18" w14:textId="77777777">
      <w:pPr>
        <w:pBdr/>
        <w:spacing/>
        <w:ind/>
        <w:rPr/>
      </w:pPr>
      <w:r/>
      <w:r/>
    </w:p>
    <w:p w14:paraId="25AB7DC7" w14:textId="77777777">
      <w:pPr>
        <w:pStyle w:val="1636"/>
        <w:pBdr/>
        <w:spacing/>
        <w:ind/>
        <w:rPr/>
      </w:pPr>
      <w:r/>
      <w:bookmarkStart w:id="7" w:name="_Toc7"/>
      <w:r>
        <w:rPr>
          <w:caps w:val="0"/>
        </w:rPr>
        <w:t xml:space="preserve">2.2 TRABALHOS RELACIONADOS</w:t>
      </w:r>
      <w:r/>
      <w:bookmarkEnd w:id="7"/>
      <w:r/>
      <w:r/>
    </w:p>
    <w:p w14:paraId="3F04F297" w14:textId="77777777">
      <w:pPr>
        <w:pBdr/>
        <w:spacing/>
        <w:ind/>
        <w:rPr/>
      </w:pPr>
      <w:r>
        <w:t xml:space="preserve">Diversas iniciativas já foram desenvolvidas com o objetivo de aproximar a população dos órgãos públicos por meio das TICs. Entre elas, destaca-se a plataforma </w:t>
      </w:r>
      <w:r>
        <w:t xml:space="preserve">Colab</w:t>
      </w:r>
      <w:r>
        <w:t xml:space="preserve">, um aplicativo brasileiro que permite aos cidadãos reportar problemas urbanos, como buracos em vias públicas, iluminação defeituosa e descarte irregular de lixo. Segundo Pires (2019), o </w:t>
      </w:r>
      <w:r>
        <w:t xml:space="preserve">Colab</w:t>
      </w:r>
      <w:r>
        <w:t xml:space="preserve"> contribui para aumentar a transparência na gestão pública e incentivar a participação popular, funcionando como um canal direto entre a população e as prefeituras dos municípios.</w:t>
      </w:r>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w:t>
      </w:r>
      <w:r>
        <w:t xml:space="preserve">Colab</w:t>
      </w:r>
      <w:r>
        <w:t xml:space="preserve">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14:paraId="6AFD8EF9" w14:textId="77777777">
      <w:pPr>
        <w:pBdr/>
        <w:spacing/>
        <w:ind/>
        <w:rPr>
          <w:highlight w:val="yellow"/>
        </w:rPr>
      </w:pPr>
      <w:r>
        <w:t xml:space="preserve">As Figuras 1 e 2 mostram algumas das interfaces de usuário da plataforma </w:t>
      </w:r>
      <w:r>
        <w:t xml:space="preserve">Colab</w:t>
      </w:r>
      <w:r>
        <w:t xml:space="preserve">.</w:t>
      </w:r>
      <w:r>
        <w:rPr>
          <w:highlight w:val="yellow"/>
        </w:rPr>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14:paraId="1497686D" w14:textId="77777777">
      <w:pPr>
        <w:pStyle w:val="1846"/>
        <w:pBdr/>
        <w:spacing/>
        <w:ind/>
        <w:rPr/>
      </w:pPr>
      <w:r/>
      <w:r>
        <w:t xml:space="preserve">FIGURA </w:t>
      </w:r>
      <w:r>
        <w:fldChar w:fldCharType="begin"/>
      </w:r>
      <w:r>
        <w:instrText xml:space="preserve">SEQ FIGURA \* Arabic </w:instrText>
      </w:r>
      <w:r>
        <w:fldChar w:fldCharType="separate"/>
      </w:r>
      <w:r>
        <w:t xml:space="preserve">1</w:t>
      </w:r>
      <w:r/>
      <w:r>
        <w:fldChar w:fldCharType="end"/>
      </w:r>
      <w:r>
        <w:t xml:space="preserve"> – Interface de consulta do aplicativo </w:t>
      </w:r>
      <w:r>
        <w:t xml:space="preserve">Colab</w:t>
      </w:r>
      <w:r/>
      <w:r/>
      <w:r/>
    </w:p>
    <w:p w14:paraId="0F8DE17C" w14:textId="77777777">
      <w:pPr>
        <w:pBdr/>
        <w:spacing/>
        <w:ind/>
        <w:jc w:val="left"/>
        <w:rPr>
          <w:sz w:val="20"/>
          <w:szCs w:val="18"/>
        </w:rPr>
      </w:pPr>
      <w:r>
        <w:rPr>
          <w:sz w:val="20"/>
          <w:szCs w:val="18"/>
        </w:rPr>
        <w:t xml:space="preserve">Fonte: </w:t>
      </w:r>
      <w:r>
        <w:rPr>
          <w:sz w:val="20"/>
          <w:szCs w:val="18"/>
        </w:rPr>
        <w:t xml:space="preserve">Colab</w:t>
      </w:r>
      <w:r>
        <w:rPr>
          <w:sz w:val="20"/>
          <w:szCs w:val="18"/>
        </w:rPr>
        <w:t xml:space="preserve"> (2026).</w:t>
      </w:r>
      <w:r>
        <w:rPr>
          <w:sz w:val="20"/>
          <w:szCs w:val="18"/>
        </w:rPr>
      </w:r>
      <w:r>
        <w:rPr>
          <w:sz w:val="20"/>
          <w:szCs w:val="18"/>
        </w:rPr>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14:paraId="71F251D8" w14:textId="77777777">
      <w:pPr>
        <w:pStyle w:val="1846"/>
        <w:pBdr/>
        <w:spacing/>
        <w:ind/>
        <w:rPr/>
      </w:pPr>
      <w:r/>
      <w:r>
        <w:t xml:space="preserve">FIGURA </w:t>
      </w:r>
      <w:r>
        <w:fldChar w:fldCharType="begin"/>
      </w:r>
      <w:r>
        <w:instrText xml:space="preserve">SEQ FIGURA \* Arabic </w:instrText>
      </w:r>
      <w:r>
        <w:fldChar w:fldCharType="separate"/>
      </w:r>
      <w:r>
        <w:t xml:space="preserve">2</w:t>
      </w:r>
      <w:r/>
      <w:r>
        <w:fldChar w:fldCharType="end"/>
      </w:r>
      <w:r>
        <w:t xml:space="preserve"> - Interface de</w:t>
      </w:r>
      <w:r>
        <w:rPr>
          <w:i/>
        </w:rPr>
        <w:t xml:space="preserve"> feed</w:t>
      </w:r>
      <w:r>
        <w:t xml:space="preserve"> do aplicativo </w:t>
      </w:r>
      <w:r>
        <w:t xml:space="preserve">Colab</w:t>
      </w:r>
      <w:r/>
      <w:r/>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w:t>
      </w:r>
      <w:r>
        <w:rPr>
          <w:sz w:val="20"/>
          <w:szCs w:val="18"/>
        </w:rPr>
        <w:t xml:space="preserve">Colab</w:t>
      </w:r>
      <w:r>
        <w:rPr>
          <w:sz w:val="20"/>
          <w:szCs w:val="18"/>
        </w:rPr>
        <w:t xml:space="preserve"> (2026).</w:t>
      </w:r>
      <w:r>
        <w:rPr>
          <w:sz w:val="20"/>
          <w:szCs w:val="18"/>
        </w:rPr>
      </w:r>
      <w:r>
        <w:rPr>
          <w:sz w:val="20"/>
          <w:szCs w:val="18"/>
        </w:rPr>
      </w:r>
    </w:p>
    <w:p w14:paraId="01B2E219" w14:textId="77777777">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t>
      </w:r>
      <w:r>
        <w:rPr>
          <w:color w:val="000000"/>
        </w:rPr>
        <w:t xml:space="preserve">WebNets</w:t>
      </w:r>
      <w:r>
        <w:rPr>
          <w:color w:val="000000"/>
        </w:rPr>
        <w:t xml:space="preserve"> Soluções, permite ao usuário indicar a sua localização e o tipo de serviço desejado entre as diversas categorias disponíveis. O sistema encaminh</w:t>
      </w:r>
      <w:r>
        <w:rPr>
          <w:color w:val="000000"/>
        </w:rPr>
        <w:t xml:space="preserve">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14:paraId="40167EF8" w14:textId="77777777">
      <w:pPr>
        <w:pStyle w:val="1846"/>
        <w:pBdr/>
        <w:spacing/>
        <w:ind/>
        <w:rPr/>
      </w:pPr>
      <w:r/>
      <w:r>
        <w:t xml:space="preserve">FIGURA </w:t>
      </w:r>
      <w:r>
        <w:fldChar w:fldCharType="begin"/>
      </w:r>
      <w:r>
        <w:instrText xml:space="preserve">SEQ FIGURA \* Arabic </w:instrText>
      </w:r>
      <w:r>
        <w:fldChar w:fldCharType="separate"/>
      </w:r>
      <w:r>
        <w:t xml:space="preserve">3</w:t>
      </w:r>
      <w:r/>
      <w:r>
        <w:fldChar w:fldCharType="end"/>
      </w:r>
      <w:r>
        <w:t xml:space="preserve"> - Seleção da unidade da federação na plataforma e-Ouve </w:t>
      </w:r>
      <w:r/>
      <w:r/>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14:paraId="043547F1" w14:textId="77777777">
      <w:pPr>
        <w:pStyle w:val="1846"/>
        <w:pBdr/>
        <w:spacing/>
        <w:ind/>
        <w:rPr/>
      </w:pPr>
      <w:r/>
      <w:r>
        <w:t xml:space="preserve">FIGURA </w:t>
      </w:r>
      <w:r>
        <w:fldChar w:fldCharType="begin"/>
      </w:r>
      <w:r>
        <w:instrText xml:space="preserve">SEQ FIGURA \* Arabic </w:instrText>
      </w:r>
      <w:r>
        <w:fldChar w:fldCharType="separate"/>
      </w:r>
      <w:r>
        <w:t xml:space="preserve">4</w:t>
      </w:r>
      <w:r/>
      <w:r>
        <w:fldChar w:fldCharType="end"/>
      </w:r>
      <w:r>
        <w:t xml:space="preserve"> - Seleção de serviços na plataforma e-Ouve</w:t>
      </w:r>
      <w:r/>
      <w:r/>
      <w:r/>
    </w:p>
    <w:p w14:paraId="0B159EBA" w14:textId="77777777">
      <w:pPr>
        <w:pBdr/>
        <w:spacing/>
        <w:ind/>
        <w:jc w:val="left"/>
        <w:rPr>
          <w:sz w:val="20"/>
          <w:szCs w:val="18"/>
        </w:rPr>
      </w:pPr>
      <w:r>
        <w:rPr>
          <w:sz w:val="20"/>
          <w:szCs w:val="18"/>
        </w:rPr>
        <w:t xml:space="preserve">Fonte: e-Ouve (2026).</w:t>
      </w:r>
      <w:r>
        <w:rPr>
          <w:sz w:val="20"/>
          <w:szCs w:val="18"/>
        </w:rPr>
      </w:r>
      <w:r>
        <w:rPr>
          <w:sz w:val="20"/>
          <w:szCs w:val="18"/>
        </w:rPr>
      </w:r>
    </w:p>
    <w:p w14:paraId="5777058F" w14:textId="77777777">
      <w:pPr>
        <w:pBdr/>
        <w:spacing/>
        <w:ind/>
        <w:rPr/>
      </w:pPr>
      <w:r>
        <w:t xml:space="preserve">Além disso, estudos sobre governo eletrônico (</w:t>
      </w:r>
      <w:r>
        <w:rPr>
          <w:i/>
        </w:rPr>
        <w:t xml:space="preserve">e-</w:t>
      </w:r>
      <w:r>
        <w:rPr>
          <w:i/>
        </w:rPr>
        <w:t xml:space="preserve">government</w:t>
      </w:r>
      <w:r>
        <w:t xml:space="preserve">) reforçam a importância da digitalização dos serviços públicos. Conforme </w:t>
      </w:r>
      <w:r>
        <w:t xml:space="preserve">Heeks</w:t>
      </w:r>
      <w:r>
        <w:t xml:space="preserve"> (2006), a adoção de tecnologias digitais no setor público pode melhorar significativamente a eficiência administrativa e a qualidade dos serviços oferecidos à população, desde que haja planejamento adequado e foco nas necessidades dos usuários.</w:t>
      </w:r>
      <w:r/>
    </w:p>
    <w:p w14:paraId="0C1D1D70" w14:textId="77777777">
      <w:pPr>
        <w:pBdr/>
        <w:spacing/>
        <w:ind/>
        <w:rPr/>
      </w:pPr>
      <w:r>
        <w:t xml:space="preserve">Ao analisar esses trabalhos com o projeto “Fala, Cidade!”, observa-se que este projeto busca integrar funci</w:t>
      </w:r>
      <w:r>
        <w:t xml:space="preserve">onalidades já existentes em diferentes sistemas, como registro de ocorrências, acompanhamento de status e interação com o usuário, adicionando melhorias como classificação por prioridade, integração com mapas e suporte a ocorrências relatadas anonimamente.</w:t>
      </w:r>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14:paraId="79BDCAB1" w14:textId="77777777">
      <w:pPr>
        <w:pStyle w:val="1635"/>
        <w:pBdr/>
        <w:spacing/>
        <w:ind/>
        <w:rPr/>
      </w:pPr>
      <w:r/>
      <w:bookmarkStart w:id="8" w:name="_Toc8"/>
      <w:r>
        <w:t xml:space="preserve">3 OBJETIVO DO PROJETO</w:t>
      </w:r>
      <w:r/>
      <w:bookmarkEnd w:id="8"/>
      <w:r/>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r/>
    </w:p>
    <w:p w14:paraId="4242FAA4" w14:textId="77777777">
      <w:pPr>
        <w:pBdr/>
        <w:spacing/>
        <w:ind/>
        <w:rPr/>
      </w:pPr>
      <w:r/>
      <w:r/>
    </w:p>
    <w:p w14:paraId="1E9633F5" w14:textId="77777777">
      <w:pPr>
        <w:pStyle w:val="1636"/>
        <w:pBdr/>
        <w:spacing/>
        <w:ind/>
        <w:rPr/>
      </w:pPr>
      <w:r/>
      <w:bookmarkStart w:id="9" w:name="_Toc9"/>
      <w:r>
        <w:t xml:space="preserve">3.1 FORMULAÇÃO DO PROBLEMA</w:t>
      </w:r>
      <w:r/>
      <w:bookmarkEnd w:id="9"/>
      <w:r/>
      <w:r/>
    </w:p>
    <w:p w14:paraId="0353FCCC" w14:textId="77777777">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14:paraId="09526AF2" w14:textId="77777777">
      <w:pPr>
        <w:pBdr/>
        <w:spacing/>
        <w:ind/>
        <w:rPr/>
      </w:pPr>
      <w:r>
        <w:t xml:space="preserve">Neste prisma, um sistema de </w:t>
      </w:r>
      <w:r>
        <w:t xml:space="preserve">informação de relatos de ocorrências e notificações pode ajudar a aproximar o cidadão da administração pública, por meio de um canal que viabiliza o registro, a categorização e a priorização de ocorrências de maneira sistemática e inteligível. Após a submi</w:t>
      </w:r>
      <w:r>
        <w:t xml:space="preserve">ssão do relato pelo cidadão, o sistema poderá processar e encaminhar automaticamente os dados ao departamento competente, facultando à administração pública o monitoramento em tempo real do volume, da geolocalização e da tipologia das demandas registradas.</w:t>
      </w:r>
      <w:r/>
    </w:p>
    <w:p w14:paraId="39DD70A0" w14:textId="77777777">
      <w:pPr>
        <w:pBdr/>
        <w:spacing/>
        <w:ind/>
        <w:rPr/>
      </w:pPr>
      <w:r>
        <w:t xml:space="preserve">Complementarmente, os usuários poderão acompanhar o trâmite de suas </w:t>
      </w:r>
      <w:r>
        <w:t xml:space="preserve">solicitações mediante um protocolo unificado, observando os estágios de atendimento que compreendam o recebimento, a triagem, o processamento e a efetiva resolução. A gestão pública poderá acompanhar um painel administrativo que permitirá a supervisão anal</w:t>
      </w:r>
      <w:r>
        <w:t xml:space="preserve">ítica das ocorrências com filtros por cronologia, categoria, localidade e níveis de criticidade. Essa governança estruturada pode fomentar a transparência pública e subsidiar a geração de relatórios estratégicos para o planejamento urbano baseado em dados.</w:t>
      </w:r>
      <w:r/>
    </w:p>
    <w:p w14:paraId="7F367221" w14:textId="77777777">
      <w:pPr>
        <w:pStyle w:val="1636"/>
        <w:pBdr/>
        <w:spacing/>
        <w:ind/>
        <w:rPr/>
      </w:pPr>
      <w:r/>
      <w:bookmarkStart w:id="10" w:name="_Toc10"/>
      <w:r>
        <w:t xml:space="preserve">3.2 OBJETIVOS </w:t>
      </w:r>
      <w:r/>
      <w:bookmarkEnd w:id="10"/>
      <w:r/>
      <w:r/>
    </w:p>
    <w:p w14:paraId="66C54B2E" w14:textId="77777777">
      <w:pPr>
        <w:pBdr/>
        <w:spacing/>
        <w:ind/>
        <w:rPr/>
      </w:pPr>
      <w:r>
        <w:t xml:space="preserve">O objetivo principal deste projeto de final de curso é o desenvolvimento</w:t>
      </w:r>
      <w:r>
        <w:t xml:space="preserve"> de um sistema de informação para relato de ocorrência de problemas de infraestrutura, saneamento, conservação de espaços públicos ou de zeladoria pública pelo cidadão à administração pública, com o intuito de agilizar as condutas necessárias de resolução.</w:t>
      </w:r>
      <w:r/>
    </w:p>
    <w:p w14:paraId="39E212D5" w14:textId="77777777">
      <w:pPr>
        <w:pBdr/>
        <w:spacing/>
        <w:ind/>
        <w:rPr/>
      </w:pPr>
      <w:r>
        <w:t xml:space="preserve">São objetivos específicos:</w:t>
      </w:r>
      <w:r/>
    </w:p>
    <w:p w14:paraId="30F9372B" w14:textId="77777777">
      <w:pPr>
        <w:pStyle w:val="1845"/>
        <w:numPr>
          <w:ilvl w:val="0"/>
          <w:numId w:val="31"/>
        </w:numPr>
        <w:pBdr/>
        <w:spacing/>
        <w:ind/>
        <w:rPr/>
      </w:pPr>
      <w:r>
        <w:t xml:space="preserve">realizar a revisão bibliográfica para fundamentação do trabalho;</w:t>
      </w:r>
      <w:r/>
    </w:p>
    <w:p w14:paraId="63C63287" w14:textId="77777777">
      <w:pPr>
        <w:pStyle w:val="1845"/>
        <w:numPr>
          <w:ilvl w:val="0"/>
          <w:numId w:val="31"/>
        </w:numPr>
        <w:pBdr/>
        <w:spacing/>
        <w:ind/>
        <w:rPr/>
      </w:pPr>
      <w:r>
        <w:t xml:space="preserve">desenvolver módulos do sistema que permitam a categorização de prioridades e o registro de ocorrências pelo cidadão;</w:t>
      </w:r>
      <w:r/>
    </w:p>
    <w:p w14:paraId="458D50F1" w14:textId="77777777">
      <w:pPr>
        <w:pStyle w:val="1845"/>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r/>
    </w:p>
    <w:p w14:paraId="5966F69B" w14:textId="77777777">
      <w:pPr>
        <w:pStyle w:val="1845"/>
        <w:numPr>
          <w:ilvl w:val="0"/>
          <w:numId w:val="31"/>
        </w:numPr>
        <w:pBdr/>
        <w:spacing/>
        <w:ind/>
        <w:rPr/>
      </w:pPr>
      <w:r>
        <w:t xml:space="preserve">assegurar a prerrogativa do anonimato quando a natureza da ocorrência assim o exigir;</w:t>
      </w:r>
      <w:r/>
    </w:p>
    <w:p w14:paraId="5E0F75F8" w14:textId="77777777">
      <w:pPr>
        <w:pStyle w:val="1845"/>
        <w:numPr>
          <w:ilvl w:val="0"/>
          <w:numId w:val="31"/>
        </w:numPr>
        <w:pBdr/>
        <w:spacing/>
        <w:ind/>
        <w:rPr/>
      </w:pPr>
      <w:r>
        <w:t xml:space="preserve">estabelecer mecanismos de avaliação contínua do sistema a fim de melhor atender às necessidades dos usuários.</w:t>
      </w:r>
      <w:r/>
    </w:p>
    <w:p w14:paraId="122D86E2" w14:textId="77777777">
      <w:pPr>
        <w:pStyle w:val="1845"/>
        <w:pBdr/>
        <w:spacing/>
        <w:ind/>
        <w:rPr/>
      </w:pPr>
      <w:r/>
      <w:r/>
    </w:p>
    <w:p w14:paraId="779C5321" w14:textId="77777777">
      <w:pPr>
        <w:pStyle w:val="1636"/>
        <w:pBdr/>
        <w:spacing/>
        <w:ind/>
        <w:rPr/>
      </w:pPr>
      <w:r/>
      <w:bookmarkStart w:id="11" w:name="_Toc11"/>
      <w:r>
        <w:t xml:space="preserve">3.3 JUSTIFICATIVA </w:t>
      </w:r>
      <w:r/>
      <w:bookmarkEnd w:id="11"/>
      <w:r/>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14:paraId="71B2BE48" w14:textId="77777777">
      <w:pPr>
        <w:pStyle w:val="1636"/>
        <w:pBdr/>
        <w:spacing/>
        <w:ind/>
        <w:rPr/>
      </w:pPr>
      <w:r/>
      <w:bookmarkStart w:id="12" w:name="_Toc12"/>
      <w:r>
        <w:t xml:space="preserve">3.4 NÍVEIS DE DECISÃO E GRUPOS FUNCIONAIS ATENDIDOS</w:t>
      </w:r>
      <w:r/>
      <w:bookmarkEnd w:id="12"/>
      <w:r/>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w:t>
      </w:r>
      <w:r>
        <w:t xml:space="preserve">de civil. Em nível operacional, as informações serão oferecidas e atualizadas pelos funcionários públicos de campo e técnicos das secretarias, responsáveis pela execução direta dos reparos, triagem inicial e alteração do status imediato de cada protocolo. </w:t>
      </w:r>
      <w:r/>
    </w:p>
    <w:p w14:paraId="75DA07E0" w14:textId="77777777">
      <w:pPr>
        <w:pBdr/>
        <w:spacing/>
        <w:ind/>
        <w:rPr/>
      </w:pPr>
      <w:r>
        <w:rPr>
          <w:highlight w:val="white"/>
        </w:rPr>
        <w:t xml:space="preserve">Em nível tático, as informaçõe</w:t>
      </w:r>
      <w:r>
        <w:t xml:space="preserve">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14:paraId="486D1D54" w14:textId="77777777">
      <w:pPr>
        <w:pBdr/>
        <w:spacing/>
        <w:ind/>
        <w:rPr/>
      </w:pPr>
      <w:r>
        <w:t xml:space="preserve">Em nível estratégico, prefeitos e secretários municipais utilizarão relatórios gerenciais analíticos e mapas georreferenciados para identificar áreas críticas e definir políticas </w:t>
      </w:r>
      <w:r>
        <w:t xml:space="preserve">públicas  baseadas</w:t>
      </w:r>
      <w:r>
        <w:t xml:space="preserve"> em dados reais de demandas comunitárias. Para o cidadão, o sistema oferecerá transparência informacional imediata, permitindo o acesso ao históri</w:t>
      </w:r>
      <w:r>
        <w:t xml:space="preserve">co real de trâmites do seu protocolo, alertas de manutenção na sua região e dados consolidados sobre o índice de resolução de problemas no seu bairro, transformando o usuário de um mero espectador em um colaborador ativo da infraestrutura urbana eficiente.</w:t>
      </w:r>
      <w:r/>
    </w:p>
    <w:p>
      <w:pPr>
        <w:pStyle w:val="1636"/>
        <w:pBdr/>
        <w:spacing/>
        <w:ind/>
        <w:rPr/>
      </w:pPr>
      <w:r/>
      <w:bookmarkStart w:id="13" w:name="_Toc13"/>
      <w:r>
        <w:t xml:space="preserve">3.5 ADERÊNCIA AOS OBJETIVOS DO DESENVOLVIMENTO SUSTENTÁVEL (ODS)</w:t>
      </w:r>
      <w:r/>
      <w:bookmarkEnd w:id="13"/>
      <w:r/>
      <w:r/>
    </w:p>
    <w:p>
      <w:pPr>
        <w:pBdr/>
        <w:spacing/>
        <w:ind/>
        <w:rPr/>
      </w:pPr>
      <w:r>
        <w:t xml:space="preserve">Os Objetivos de Desenvolvimento Sustentável (ODS) integram a Agenda 2030 para o Desenvolvimento Sustentável, adotada pe</w:t>
      </w:r>
      <w:r>
        <w:t xml:space="preserve">los Estados-membros da Organização das Nações Unidas em 2015, e reúnem 17 objetivos desdobrados em 169 metas destinadas a orientar políticas públicas e iniciativas privadas até o ano de 2030 (ONU, 2015). O sistema de informação “Fala, Cidade!” foi concebid</w:t>
      </w:r>
      <w:r>
        <w:t xml:space="preserve">o como uma ferramenta de mediação entre o cidadão e a administração pública municipal e, por essa natureza, apresenta aderência direta a dois desses objetivos: o ODS 11 – Cidades e Comunidades Sustentáveis e o ODS 16 – Paz, Justiça e Instituições Eficazes.</w:t>
      </w:r>
      <w:r/>
    </w:p>
    <w:p>
      <w:pPr>
        <w:pBdr/>
        <w:spacing/>
        <w:ind/>
        <w:rPr/>
      </w:pPr>
      <w:r>
        <w:t xml:space="preserve">a) ODS 11 – Cidades e Comunidades Sustentáveis: tornar as cidades e os assentamentos humanos inclusivos, seguros, resilientes e sustentáveis.</w:t>
      </w:r>
      <w:r/>
    </w:p>
    <w:p>
      <w:pPr>
        <w:pBdr/>
        <w:spacing/>
        <w:ind/>
        <w:rPr/>
      </w:pPr>
      <w:r>
        <w:t xml:space="preserve">A aderência do projeto a este objetivo concentra-se em duas metas. A meta 11.3 preconiza o aumento da urbanização inclusiva e sustentável e </w:t>
      </w:r>
      <w:r>
        <w:t xml:space="preserve">o fortalecimento da capacidade para o planejamento e a gestão participativos, integrados e sustentáveis dos assentamentos humanos. O sistema contribui para essa meta ao converter o relato disperso e informal de problemas urbanos em um repositório estrutura</w:t>
      </w:r>
      <w:r>
        <w:t xml:space="preserve">do e georreferenciado de demandas: os relatórios gerenciais e o painel analítico descritos no RF13 permitem que o gestor público identifique concentrações de ocorrências por bairro, categoria e período, subsidiando o planejamento urbano com dados originado</w:t>
      </w:r>
      <w:r>
        <w:t xml:space="preserve">s da própria população. O mecanismo de reforço comunitário de ocorrências (RF16 e RN06), por sua vez, materializa a participação coletiva ao permitir que diversos cidadãos endossem uma mesma demanda, conferindo-lhe peso quantificável no processo decisório.</w:t>
      </w:r>
      <w:r/>
    </w:p>
    <w:p>
      <w:pPr>
        <w:pBdr/>
        <w:spacing/>
        <w:ind/>
        <w:rPr/>
      </w:pPr>
      <w:r>
        <w:t xml:space="preserve">Já a meta 11.7 estabelece o objetivo de proporcionar o acesso universal </w:t>
      </w:r>
      <w:r>
        <w:t xml:space="preserve">a espaços públicos seguros, inclusivos, acessíveis e verdes. As categorias de ocorrência previstas no sistema — entre elas problemas em praças e parques, iluminação pública deficiente, sinalização ou semáforo com defeito e descarte irregular de resíduos — </w:t>
      </w:r>
      <w:r>
        <w:t xml:space="preserve">atuam justamente sobre as condições de segurança e conservação desses espaços. A redução do intervalo entre a identificação do problema pelo cidadão e o conhecimento da demanda pelo órgão competente é o mecanismo pelo qual o projeto colabora com essa meta.</w:t>
      </w:r>
      <w:r/>
    </w:p>
    <w:p>
      <w:pPr>
        <w:pBdr/>
        <w:spacing/>
        <w:ind/>
        <w:rPr/>
      </w:pPr>
      <w:r>
        <w:t xml:space="preserve">Complementarmente, a meta 11.b, que trata do aumento do número de cidades que </w:t>
      </w:r>
      <w:r>
        <w:t xml:space="preserve">adotam políticas integradas para a resiliência a desastres, encontra correspondência na priorização automática por categoria (RF10 e RN04), que classifica como de alta prioridade ocorrências com potencial de risco imediato à integridade física das pessoas.</w:t>
      </w:r>
      <w:r/>
    </w:p>
    <w:p>
      <w:pPr>
        <w:pBdr/>
        <w:spacing/>
        <w:ind/>
        <w:rPr/>
      </w:pPr>
      <w:r>
        <w:t xml:space="preserve">b) ODS 16 – Paz, Justiça e Instituições Eficazes: promover sociedades pacíficas e inclusivas, proporcionar o acesso à justiça para todos e construir instituições eficazes, responsáveis e inclusivas em todos os níveis.</w:t>
      </w:r>
      <w:r/>
    </w:p>
    <w:p>
      <w:pPr>
        <w:pBdr/>
        <w:spacing/>
        <w:ind/>
        <w:rPr/>
      </w:pPr>
      <w:r>
        <w:t xml:space="preserve">A meta 16.6 determina o desenvolvi</w:t>
      </w:r>
      <w:r>
        <w:t xml:space="preserve">mento de instituições eficazes, responsáveis e transparentes em todos os níveis. O sistema atende a essa meta por meio do protocolo único e imutável gerado a cada registro (RN02) e do histórico de trâmites persistido na entidade Occurrence_History, que reg</w:t>
      </w:r>
      <w:r>
        <w:t xml:space="preserve">istra qual usuário alterou o status da ocorrência, em que data e horário e sob qual justificativa (RN03). Esse encadeamento produz rastreabilidade verificável do atendimento e transfere ao cidadão a capacidade de auditar o andamento da sua própria demanda.</w:t>
      </w:r>
      <w:r/>
    </w:p>
    <w:p>
      <w:pPr>
        <w:pBdr/>
        <w:spacing/>
        <w:ind/>
        <w:rPr/>
      </w:pPr>
      <w:r>
        <w:t xml:space="preserve">A meta 16.7, que trata de garantir a tomada de decisão re</w:t>
      </w:r>
      <w:r>
        <w:t xml:space="preserve">sponsiva, inclusiva, participativa e representativa em todos os níveis, é contemplada pelo próprio desenho do canal: o registro de ocorrências é aberto a qualquer cidadão, inclusive de forma anônima (RF08), removendo o receio de exposição como barreira à p</w:t>
      </w:r>
      <w:r>
        <w:t xml:space="preserve">articipação. A garantia de anonimato, aliada ao código de rastreamento que preserva o direito de acompanhamento sem identificar o autor, amplia a base de participantes para além dos cidadãos já familiarizados com os canais formais da administração pública.</w:t>
      </w:r>
      <w:r/>
    </w:p>
    <w:p>
      <w:pPr>
        <w:pBdr/>
        <w:spacing/>
        <w:ind/>
        <w:rPr/>
      </w:pPr>
      <w:r>
        <w:t xml:space="preserve">Por fim, a meta 16.10, referente à garantia do acesso público à informação, relaciona-se à publicação das ocorrências</w:t>
      </w:r>
      <w:r>
        <w:t xml:space="preserve"> no mapa georreferenciado (RF21), que permite a qualquer pessoa — inclusive sem autenticação — visualizar as demandas registradas no município e seus respectivos estados de atendimento, com a devida supressão dos dados pessoais dos autores conforme a RN05.</w:t>
      </w:r>
      <w:r/>
    </w:p>
    <w:p>
      <w:pPr>
        <w:pBdr/>
        <w:spacing/>
        <w:ind/>
        <w:rPr/>
      </w:pPr>
      <w:r>
        <w:t xml:space="preserve">Cabe registrar que a aderência aqui descrita é de natureza instrumental: o sistema não </w:t>
      </w:r>
      <w:r>
        <w:t xml:space="preserve">realiza por si a intervenção urbana, mas reduz a assimetria de informação que hoje retarda essa intervenção. A efetiva contribuição para as metas depende da apropriação da ferramenta pela administração municipal e da sua capacidade operacional de resposta.</w:t>
      </w:r>
      <w:r/>
    </w:p>
    <w:p>
      <w:pPr>
        <w:pBdr/>
        <w:spacing/>
        <w:ind/>
        <w:rPr/>
      </w:pPr>
      <w:r/>
      <w:r/>
    </w:p>
    <w:p>
      <w:pPr>
        <w:pStyle w:val="1636"/>
        <w:pBdr/>
        <w:spacing/>
        <w:ind/>
        <w:rPr/>
      </w:pPr>
      <w:r/>
      <w:bookmarkStart w:id="14" w:name="_Toc14"/>
      <w:r>
        <w:t xml:space="preserve">3.6 MODELO DE NEGÓCIO PROPOSTO</w:t>
      </w:r>
      <w:r/>
      <w:bookmarkEnd w:id="14"/>
      <w:r/>
      <w:r/>
    </w:p>
    <w:p>
      <w:pPr>
        <w:pBdr/>
        <w:spacing/>
        <w:ind/>
        <w:rPr/>
      </w:pPr>
      <w:r>
        <w:t xml:space="preserve">O modelo de negócio do projeto foi elaborado por meio do Business Model Canvas, ferramenta proposta por Osterwalder e Pigneur (2011) que organiza a lógica de criação, entrega e captura de valor</w:t>
      </w:r>
      <w:r>
        <w:t xml:space="preserve"> de uma iniciativa em nove blocos inter-relacionados. A construção foi realizada na plataforma do Serviço Brasileiro de Apoio às Micro e Pequenas Empresas (SEBRAE, 2026), e o quadro completo encontra-se no Apêndice H. Os nove blocos são descritos a seguir.</w:t>
      </w:r>
      <w:r/>
    </w:p>
    <w:p>
      <w:pPr>
        <w:pBdr/>
        <w:spacing/>
        <w:ind/>
        <w:rPr/>
      </w:pPr>
      <w:r>
        <w:t xml:space="preserve">a) Segmentos de clientes: o modelo caracteriza-se como uma</w:t>
      </w:r>
      <w:r>
        <w:t xml:space="preserve"> relação entre empresa e governo (business to government), na qual o cliente pagante é a administração pública municipal — especificamente prefeituras de municípios de pequeno e médio portes, faixa em que se concentra a carência de canais digitais próprios</w:t>
      </w:r>
      <w:r>
        <w:t xml:space="preserve"> de zeladoria. Distinguem-se, portanto, dois grupos: o cliente contratante (prefeitura, secretarias de obras, de serviços urbanos e ouvidoria) e o usuário final não pagante (o cidadão), cuja adesão é condição de existência do valor entregue ao contratante.</w:t>
      </w:r>
      <w:r/>
    </w:p>
    <w:p>
      <w:pPr>
        <w:pBdr/>
        <w:spacing/>
        <w:ind/>
        <w:rPr/>
      </w:pPr>
      <w:r>
        <w:t xml:space="preserve">b) Proposta de</w:t>
      </w:r>
      <w:r>
        <w:t xml:space="preserve"> valor: para a prefeitura, o sistema oferece a substituição de canais fragmentados (telefone, redes sociais e atendimento presencial) por um fluxo único, rastreável e georreferenciado, com priorização automática por categoria, agrupamento de relatos duplic</w:t>
      </w:r>
      <w:r>
        <w:t xml:space="preserve">ados e painel analítico para decisão baseada em dados. Para o cidadão, oferece um canal de registro simples, com opção de anonimato, acompanhamento por protocolo e visibilidade pública das demandas do seu bairro. O diferencial competitivo frente às soluçõe</w:t>
      </w:r>
      <w:r>
        <w:t xml:space="preserve">s analisadas na Seção 2.2 reside na combinação de detecção automática de duplicidade por proximidade geográfica, reforço comunitário de ocorrências e desfoque automático de rostos e placas nas mídias anexadas, este último voltado à conformidade com a LGPD.</w:t>
      </w:r>
      <w:r/>
    </w:p>
    <w:p>
      <w:pPr>
        <w:pBdr/>
        <w:spacing/>
        <w:ind/>
        <w:rPr/>
      </w:pPr>
      <w:r>
        <w:t xml:space="preserve">c) Canais: comercialização por meio de contato institucional direto com secretarias municipais e participação em feiras e eventos de tecnologia e in</w:t>
      </w:r>
      <w:r>
        <w:t xml:space="preserve">ovação; entrega do produto por aplicativo Web progressivo, acessível pelo navegador em computadores e dispositivos móveis, sem necessidade de publicação em lojas de aplicativos; divulgação ao cidadão pelos canais oficiais da própria prefeitura contratante.</w:t>
      </w:r>
      <w:r/>
    </w:p>
    <w:p>
      <w:pPr>
        <w:pBdr/>
        <w:spacing/>
        <w:ind/>
        <w:rPr/>
      </w:pPr>
      <w:r>
        <w:t xml:space="preserve">d) Relacionamento com clientes: implantação assistida com treinamento das equipes das secretarias, sup</w:t>
      </w:r>
      <w:r>
        <w:t xml:space="preserve">orte técnico durante a vigência do contrato, atualizações evolutivas periódicas e canal de contato interno ao sistema (RF17). Com o cidadão, o relacionamento é automatizado e ocorre por notificações de mudança de status do protocolo por correio eletrônico.</w:t>
      </w:r>
      <w:r/>
    </w:p>
    <w:p>
      <w:pPr>
        <w:pBdr/>
        <w:spacing/>
        <w:ind/>
        <w:rPr/>
      </w:pPr>
      <w:r>
        <w:t xml:space="preserve">e) Fontes de receita: assinatura periódica cobrada da prefeitura, estratificada por faixa populacional do município; taxa de implantação e customização inicial (identidade visual, cadas</w:t>
      </w:r>
      <w:r>
        <w:t xml:space="preserve">tro de secretarias e categorias); serviços de treinamento; e, como possibilidade de expansão futura, módulos adicionais contratados separadamente, como a exportação de relatórios e a integração com sistemas legados de protocolo já existentes na prefeitura.</w:t>
      </w:r>
      <w:r/>
    </w:p>
    <w:p>
      <w:pPr>
        <w:pBdr/>
        <w:spacing/>
        <w:ind/>
        <w:rPr/>
      </w:pPr>
      <w:r>
        <w:t xml:space="preserve">f) Recursos principais: a equipe de desenvolvimento e man</w:t>
      </w:r>
      <w:r>
        <w:t xml:space="preserve">utenção; o código-fonte do aplicativo Web e da interface de programação de aplicações; a infraestrutura de nuvem para hospedagem e armazenamento; e a base de dados georreferenciada das ocorrências, que constitui o ativo de maior valor analítico do sistema.</w:t>
      </w:r>
      <w:r/>
    </w:p>
    <w:p>
      <w:pPr>
        <w:pBdr/>
        <w:spacing/>
        <w:ind/>
        <w:rPr/>
      </w:pPr>
      <w:r>
        <w:t xml:space="preserve">g) Atividades-chave: desenvolvimento e evolução do sistema de softw</w:t>
      </w:r>
      <w:r>
        <w:t xml:space="preserve">are; sustentação da infraestrutura e monitoramento de disponibilidade; implantação e treinamento junto a cada novo município; e a gestão da conformidade com a Lei Geral de Proteção de Dados Pessoais, atividade permanente dada a natureza dos dados tratados.</w:t>
      </w:r>
      <w:r/>
    </w:p>
    <w:p>
      <w:pPr>
        <w:pBdr/>
        <w:spacing/>
        <w:ind/>
        <w:rPr/>
      </w:pPr>
      <w:r>
        <w:t xml:space="preserve">h) Parcerias principais: os provedores de serviços em nuvem responsáveis pela hospedagem; a plataforma OpenStreetMap e o serviço de geocodificação Nominatim, que fornecem a base cartográfica sem custo de licenciamento; o</w:t>
      </w:r>
      <w:r>
        <w:t xml:space="preserve"> serviço Cloudinary, responsável pelo armazenamento e pelo tratamento de privacidade das mídias; a instituição de ensino, no papel de fomentadora do projeto; e as próprias prefeituras contratantes, que atuam como parceiras na validação das funcionalidades.</w:t>
      </w:r>
      <w:r/>
    </w:p>
    <w:p>
      <w:pPr>
        <w:pBdr/>
        <w:spacing/>
        <w:ind/>
        <w:rPr/>
      </w:pPr>
      <w:r>
        <w:t xml:space="preserve">i) Estrutura de custos: os custos preponderantes são a hospedagem em nuvem e o armazenamento de mídias, ambos variáveis conforme o volume de ocorrências; a remunera</w:t>
      </w:r>
      <w:r>
        <w:t xml:space="preserve">ção da equipe técnica de desenvolvimento e sustentação; os serviços de terceiros com cobrança por uso, notadamente o processamento de imagens; e os custos administrativos e comerciais associados à prospecção de novos municípios. Registre-se que a adoção de</w:t>
      </w:r>
      <w:r>
        <w:t xml:space="preserve"> tecnologias de código aberto em toda a pilha de desenvolvimento — Java, Spring Boot, Angular e PostgreSQL — elimina custos de licenciamento de software, o que reduz de forma significativa o valor da assinatura necessária para a sustentabilidade do modelo.</w:t>
      </w:r>
      <w:r/>
    </w:p>
    <w:p>
      <w:pPr>
        <w:pBdr/>
        <w:spacing/>
        <w:ind/>
        <w:rPr/>
      </w:pPr>
      <w:r>
        <w:t xml:space="preserve">O detalhamento gráfico do modelo, com os nove blocos preenchidos, encontra-se no Apêndice H.</w:t>
      </w:r>
      <w:r/>
    </w:p>
    <w:p>
      <w:pPr>
        <w:pBdr/>
        <w:spacing/>
        <w:ind/>
        <w:rPr/>
      </w:pPr>
      <w:r/>
      <w:r/>
    </w:p>
    <w:p w14:paraId="1D0AEA39" w14:textId="77777777">
      <w:pPr>
        <w:pBdr/>
        <w:spacing w:after="0" w:line="240" w:lineRule="auto"/>
        <w:ind/>
        <w:jc w:val="left"/>
        <w:rPr/>
      </w:pPr>
      <w:r>
        <w:br w:type="page" w:clear="all"/>
      </w:r>
      <w:r/>
    </w:p>
    <w:p w14:paraId="46C843DB" w14:textId="77777777">
      <w:pPr>
        <w:pStyle w:val="1635"/>
        <w:pBdr/>
        <w:spacing/>
        <w:ind/>
        <w:rPr/>
      </w:pPr>
      <w:r/>
      <w:bookmarkStart w:id="15" w:name="_Toc15"/>
      <w:r>
        <w:t xml:space="preserve">4 MÉTODOS GERENCIAIS</w:t>
      </w:r>
      <w:r/>
      <w:bookmarkEnd w:id="15"/>
      <w:r/>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r/>
    </w:p>
    <w:p w14:paraId="29FCE96C" w14:textId="77777777">
      <w:pPr>
        <w:pBdr/>
        <w:spacing/>
        <w:ind/>
        <w:rPr/>
      </w:pPr>
      <w:r/>
      <w:r/>
    </w:p>
    <w:p w14:paraId="66938E74" w14:textId="77777777">
      <w:pPr>
        <w:pStyle w:val="1636"/>
        <w:pBdr/>
        <w:spacing/>
        <w:ind/>
        <w:rPr/>
      </w:pPr>
      <w:r/>
      <w:bookmarkStart w:id="16" w:name="_Toc16"/>
      <w:r>
        <w:t xml:space="preserve">4.1 GERENCIAMENTO DO PROJETO</w:t>
      </w:r>
      <w:r/>
      <w:bookmarkEnd w:id="16"/>
      <w:r/>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w:t>
      </w:r>
      <w:r>
        <w:rPr>
          <w:color w:val="000000"/>
        </w:rPr>
        <w:t xml:space="preserve">Sommerville</w:t>
      </w:r>
      <w:r>
        <w:rPr>
          <w:color w:val="000000"/>
        </w:rPr>
        <w:t xml:space="preserv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r>
        <w:rPr>
          <w:color w:val="000000"/>
        </w:rPr>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w:t>
      </w:r>
      <w:r>
        <w:rPr>
          <w:i/>
          <w:color w:val="000000"/>
        </w:rPr>
        <w:t xml:space="preserve">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w:t>
      </w:r>
      <w:r>
        <w:rPr>
          <w:color w:val="000000"/>
        </w:rPr>
        <w:t xml:space="preserve">finida de acordo com a complexidade das funcionalidades planejadas. O processo compreende eventos com etapas rígidas de planejamento, execução, revisão e retrospectiva, permitindo a identificação precoce de falhas e a implementação de melhorias contínuas (</w:t>
      </w:r>
      <w:r>
        <w:rPr>
          <w:color w:val="000000"/>
        </w:rPr>
        <w:t xml:space="preserve">Schwaber</w:t>
      </w:r>
      <w:r>
        <w:rPr>
          <w:color w:val="000000"/>
        </w:rPr>
        <w:t xml:space="preserve">; Sutherland, 2020).</w:t>
      </w:r>
      <w:r>
        <w:rPr>
          <w:color w:val="000000"/>
        </w:rPr>
      </w:r>
      <w:r>
        <w:rPr>
          <w:color w:val="000000"/>
        </w:rPr>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maneira assíncrona, por meio de mensagens no grup</w:t>
      </w:r>
      <w:r>
        <w:rPr>
          <w:color w:val="000000"/>
        </w:rPr>
        <w:t xml:space="preserve">o do WhatsApp da equipe, onde cada membro compartilha o que foi realizado, o que será feito e eventuais impedimentos. O Sprint Planning é realizado presencialmente no início de cada ciclo, com a seleção e estimativa das histórias de usuário priorizadas no </w:t>
      </w:r>
      <w:r>
        <w:rPr>
          <w:color w:val="000000"/>
        </w:rPr>
        <w:t xml:space="preserve">Product</w:t>
      </w:r>
      <w:r>
        <w:rPr>
          <w:color w:val="000000"/>
        </w:rPr>
        <w:t xml:space="preserve"> Backlog. A Sprint Review acontece ao final de cada sprint, com a demonstração das funcionalidades concluídas à orientadora do projeto, possibilitando validações e ajustes de escopo. Por fim, a Sprint </w:t>
      </w:r>
      <w:r>
        <w:rPr>
          <w:color w:val="000000"/>
        </w:rPr>
        <w:t xml:space="preserve">Retrospective</w:t>
      </w:r>
      <w:r>
        <w:rPr>
          <w:color w:val="000000"/>
        </w:rPr>
        <w:t xml:space="preserve"> ocorre imediatamente após a Review, com foco na identificação de melhorias no processo de trabalho da equipe para o próximo ciclo. O versionamento de código e documentação é gerenciado pelo </w:t>
      </w:r>
      <w:r>
        <w:rPr>
          <w:color w:val="000000"/>
        </w:rPr>
        <w:t xml:space="preserve">Git</w:t>
      </w:r>
      <w:r>
        <w:rPr>
          <w:color w:val="000000"/>
        </w:rPr>
        <w:t xml:space="preserve">, com repositório remoto centralizado no GitHub.</w:t>
      </w:r>
      <w:ins w:id="1" w:author="Rodrigo Romano" w:date="2026-06-19T00:00:00Z">
        <w:r>
          <w:rPr>
            <w:color w:val="000000"/>
          </w:rPr>
        </w:r>
      </w:ins>
      <w:ins w:id="2"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3" w:author="Rodrigo Romano" w:date="2026-06-19T00:00:00Z"/>
          <w:color w:val="000000"/>
        </w:rPr>
      </w:pPr>
      <w:r>
        <w:rPr>
          <w:color w:val="000000"/>
        </w:rPr>
        <w:t xml:space="preserve">O projeto conta com dois artefatos formais de gerenciamento elaborados durante as disciplinas de Gerência de Projetos. O Termo de Abertura do Projeto (TAP) formaliza a autorização do projeto, definindo a equipe (Lucas </w:t>
      </w:r>
      <w:r>
        <w:rPr>
          <w:color w:val="000000"/>
        </w:rPr>
        <w:t xml:space="preserve">Fiorrigi</w:t>
      </w:r>
      <w:r>
        <w:rPr>
          <w:color w:val="000000"/>
        </w:rPr>
        <w:t xml:space="preserve"> Furlan, Miguel Martins Lima e Rodrigo Pereira Romano), a o</w:t>
      </w:r>
      <w:r>
        <w:rPr>
          <w:color w:val="000000"/>
        </w:rPr>
        <w:t xml:space="preserve">rientadora (Prof.ª Isabela Carvalho Motta), os objetivos, stakeholders, principais entregas, cronograma macro e riscos identificados. O Business Case fundamenta a viabilidade da iniciativa, apresentando o problema central — a ausência de um canal digital e</w:t>
      </w:r>
      <w:r>
        <w:rPr>
          <w:color w:val="000000"/>
        </w:rPr>
        <w:t xml:space="preserve">ficiente de comunicação entre cidadãos e prefeitura — e comparando alternativas (atendimento presencial, uso de redes sociais e plataforma digital), justificando a escolha pela plataforma digital como a solução mais escalável e eficaz. Ambos os documentos </w:t>
      </w:r>
      <w:r>
        <w:rPr>
          <w:color w:val="000000"/>
        </w:rPr>
        <w:t xml:space="preserve">encontram-se</w:t>
      </w:r>
      <w:r>
        <w:rPr>
          <w:color w:val="000000"/>
        </w:rPr>
        <w:t xml:space="preserve"> disponíveis no Apêndice A.</w:t>
      </w:r>
      <w:ins w:id="4" w:author="Rodrigo Romano" w:date="2026-06-19T00:00:00Z">
        <w:r>
          <w:rPr>
            <w:color w:val="000000"/>
          </w:rPr>
        </w:r>
      </w:ins>
      <w:ins w:id="5"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w:t>
      </w:r>
      <w:r>
        <w:rPr>
          <w:i/>
          <w:color w:val="000000"/>
        </w:rPr>
        <w:t xml:space="preserve">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r>
        <w:rPr>
          <w:color w:val="000000"/>
        </w:rPr>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w:t>
      </w:r>
      <w:r>
        <w:rPr>
          <w:color w:val="000000"/>
        </w:rPr>
        <w:t xml:space="preserve">Product</w:t>
      </w:r>
      <w:r>
        <w:rPr>
          <w:color w:val="000000"/>
        </w:rPr>
        <w:t xml:space="preserve"> Backlog, a Estrutura Analítica do Projeto (EAP) e o caminho crítico foram atualizados para refletir o estado atual do desen</w:t>
      </w:r>
      <w:r>
        <w:rPr>
          <w:color w:val="000000"/>
        </w:rPr>
        <w:t xml:space="preserve">volvimento e encontram-se documentados no Apêndice A. A EAP decompõe hierarquicamente todas as entregas do projeto, enquanto o caminho crítico identifica as atividades sequenciais determinantes para o prazo final de conclusão previsto para outubro de 2026.</w:t>
      </w:r>
      <w:r>
        <w:rPr>
          <w:color w:val="000000"/>
        </w:rPr>
      </w:r>
      <w:r>
        <w:rPr>
          <w:color w:val="000000"/>
        </w:rPr>
      </w:r>
    </w:p>
    <w:p>
      <w:pPr>
        <w:pBdr/>
        <w:spacing/>
        <w:ind/>
        <w:rPr/>
      </w:pPr>
      <w:r>
        <w:t xml:space="preserve">Na Fase 3 do projeto, os artefatos de gerenciamento foram complementados com a planilha de controle de riscos, elaborada </w:t>
      </w:r>
      <w:r>
        <w:t xml:space="preserve">durante a disciplina de Gerência de Projetos II e disponível no Apêndice A. A planilha registra, para cada risco identificado, a sua descrição, a categoria, a probabilidade de ocorrência, o impacto sobre o projeto, o grau de exposição resultante do produto</w:t>
      </w:r>
      <w:r>
        <w:t xml:space="preserve"> entre ambos, a estratégia de resposta adotada e o responsável pelo monitoramento. Entre os riscos de maior exposição registrados encontram-se a indisponibilidade ou a limitação de requisições dos serviços externos gratuitos utilizados pelo sistema — em es</w:t>
      </w:r>
      <w:r>
        <w:t xml:space="preserve">pecial o serviço de geocodificação Nominatim, cuja política de uso admite apenas uma requisição por segundo —, a concentração de conhecimento técnico sobre a camada de persistência em um único integrante da equipe, a sobreposição do cronograma do projeto c</w:t>
      </w:r>
      <w:r>
        <w:t xml:space="preserve">om as demais disciplinas do período letivo e a exposição de credenciais de serviços de terceiros nos arquivos de configuração da aplicação. Para cada um deles foram definidas respostas de mitigação, cujo acompanhamento é revisado ao término de cada sprint.</w:t>
      </w:r>
      <w:r/>
    </w:p>
    <w:p>
      <w:pPr>
        <w:pBdr/>
        <w:spacing/>
        <w:ind/>
        <w:rPr/>
      </w:pPr>
      <w:r>
        <w:t xml:space="preserve">Os artefatos</w:t>
      </w:r>
      <w:r>
        <w:t xml:space="preserve"> de gerenciamento reunidos no Apêndice A ao final desta fase compreendem, portanto: o Termo de Abertura do Projeto, o Business Case, o Product Backlog, a Estrutura Analítica do Projeto, o cronograma com o caminho crítico e a planilha de controle de riscos.</w:t>
      </w:r>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r>
        <w:rPr>
          <w:color w:val="000000"/>
        </w:rPr>
      </w:r>
    </w:p>
    <w:p w14:paraId="1B538B55" w14:textId="77777777">
      <w:pPr>
        <w:pStyle w:val="1636"/>
        <w:pBdr/>
        <w:spacing/>
        <w:ind/>
        <w:rPr/>
      </w:pPr>
      <w:r/>
      <w:bookmarkStart w:id="17" w:name="_Toc17"/>
      <w:r>
        <w:t xml:space="preserve">4.2 MODELO DE CICLO DE VIDA </w:t>
      </w:r>
      <w:r/>
      <w:bookmarkEnd w:id="17"/>
      <w:r/>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w:t>
      </w:r>
      <w:r>
        <w:t xml:space="preserve">istema em partes menores, denominadas incrementos, que são entregues progressivamente. Segundo Pressman e Maxim (2021), o modelo incremental reduz riscos no desenvolvimento de software, pois possibilita validações constantes e entregas parciais funcionais.</w:t>
      </w:r>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w:t>
      </w:r>
      <w:r>
        <w:t xml:space="preserve">das ao longo do desenvolvimento.  Neste projeto, as funcionalidades principais, como o cadastro de usuários, o registro de notificações de ocorrências e o painel administrativo, serão implementadas em etapas, garantindo maior controle de qualidade sobre o </w:t>
      </w:r>
      <w:r>
        <w:t xml:space="preserve">produto final</w:t>
      </w:r>
      <w:r>
        <w:t xml:space="preserve">.</w:t>
      </w:r>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Conforme defendido por </w:t>
      </w:r>
      <w:r>
        <w:t xml:space="preserve">Sommerville</w:t>
      </w:r>
      <w:r>
        <w:t xml:space="preserve"> (2018), este é um processo crítico que define os serviços requeridos e as restrições de operação, servindo, na visão de Pressman e Maxim (2021), como uma ponte estratégica entre a concepção do software e o seu projeto técnico</w:t>
      </w:r>
      <w:r/>
    </w:p>
    <w:p w14:paraId="72F5AFF8" w14:textId="77777777">
      <w:pPr>
        <w:pBdr/>
        <w:spacing/>
        <w:ind/>
        <w:rPr/>
      </w:pPr>
      <w:r/>
      <w:r/>
    </w:p>
    <w:p w14:paraId="566CB3DB" w14:textId="77777777">
      <w:pPr>
        <w:pStyle w:val="1636"/>
        <w:pBdr/>
        <w:spacing/>
        <w:ind/>
        <w:rPr/>
      </w:pPr>
      <w:r/>
      <w:bookmarkStart w:id="18" w:name="_Toc18"/>
      <w:r>
        <w:t xml:space="preserve">4.3 RECURSOS NECESSÁRIOS</w:t>
      </w:r>
      <w:r/>
      <w:bookmarkEnd w:id="18"/>
      <w:r/>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r/>
    </w:p>
    <w:p w14:paraId="6A050B31" w14:textId="77777777">
      <w:pPr>
        <w:pStyle w:val="1637"/>
        <w:pBdr/>
        <w:spacing/>
        <w:ind/>
        <w:rPr/>
      </w:pPr>
      <w:r/>
      <w:bookmarkStart w:id="19" w:name="_Toc19"/>
      <w:r>
        <w:t xml:space="preserve">4.3.1 Recursos Humanos</w:t>
      </w:r>
      <w:r/>
      <w:bookmarkEnd w:id="19"/>
      <w:r/>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w:t>
      </w:r>
      <w:r>
        <w:t xml:space="preserve">arquitetura  do</w:t>
      </w:r>
      <w:r>
        <w:t xml:space="preserve"> código-fonte do </w:t>
      </w:r>
      <w:r>
        <w:rPr>
          <w:i/>
          <w:iCs/>
        </w:rPr>
        <w:t xml:space="preserve">back-end</w:t>
      </w:r>
      <w:r>
        <w:t xml:space="preserve">, programação do código-fonte de </w:t>
      </w:r>
      <w:r>
        <w:rPr>
          <w:i/>
          <w:iCs/>
        </w:rPr>
        <w:t xml:space="preserve">front-</w:t>
      </w:r>
      <w:r>
        <w:rPr>
          <w:i/>
          <w:iCs/>
        </w:rPr>
        <w:t xml:space="preserve">end</w:t>
      </w:r>
      <w:r>
        <w:rPr>
          <w:i/>
          <w:iCs/>
        </w:rPr>
        <w:t xml:space="preserve"> </w:t>
      </w:r>
      <w:r>
        <w:t xml:space="preserve"> e</w:t>
      </w:r>
      <w:r>
        <w:t xml:space="preserve"> administração do banco de dados.</w:t>
      </w:r>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w:t>
      </w:r>
      <w:r>
        <w:rPr>
          <w:i/>
        </w:rPr>
        <w:t xml:space="preserve">end</w:t>
      </w:r>
      <w:r>
        <w:t xml:space="preserve">, colaboração na documentação e suporte à gestão do banco de dados do sistema.</w:t>
      </w:r>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responsável pela codificação do código-fonte para </w:t>
      </w:r>
      <w:r>
        <w:rPr>
          <w:i/>
        </w:rPr>
        <w:t xml:space="preserve">back-end</w:t>
      </w:r>
      <w:r>
        <w:t xml:space="preserve">, auxílio na produção documental e gerenciamento do banco de dados.</w:t>
      </w:r>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r>
        <w:rPr>
          <w:szCs w:val="24"/>
        </w:rPr>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w:t>
      </w:r>
      <w:r>
        <w:rPr>
          <w:i/>
          <w:iCs/>
          <w:szCs w:val="24"/>
          <w:highlight w:val="white"/>
        </w:rPr>
        <w:t xml:space="preserve"> </w:t>
      </w:r>
      <w:r>
        <w:rPr>
          <w:i/>
          <w:iCs/>
          <w:szCs w:val="24"/>
          <w:highlight w:val="white"/>
        </w:rPr>
        <w:t xml:space="preserve">Owner</w:t>
      </w:r>
      <w:r>
        <w:rPr>
          <w:i/>
          <w:iCs/>
          <w:szCs w:val="24"/>
        </w:rPr>
        <w:t xml:space="preserve">:</w:t>
      </w:r>
      <w:r>
        <w:rPr>
          <w:szCs w:val="24"/>
        </w:rPr>
        <w:t xml:space="preserve"> prof. Eunice Gomes de Siqueira.</w:t>
      </w:r>
      <w:r>
        <w:rPr>
          <w:szCs w:val="24"/>
          <w:highlight w:val="white"/>
        </w:rPr>
      </w:r>
      <w:r>
        <w:rPr>
          <w:szCs w:val="24"/>
          <w:highlight w:val="white"/>
        </w:rPr>
      </w:r>
    </w:p>
    <w:p w14:paraId="18A210B6" w14:textId="77777777">
      <w:pPr>
        <w:pStyle w:val="1637"/>
        <w:pBdr/>
        <w:spacing/>
        <w:ind/>
        <w:rPr/>
      </w:pPr>
      <w:r/>
      <w:bookmarkStart w:id="20" w:name="_Toc20"/>
      <w:r>
        <w:t xml:space="preserve">4.3.2 Recursos de Hardware</w:t>
      </w:r>
      <w:r/>
      <w:bookmarkEnd w:id="20"/>
      <w:r/>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w:t>
      </w:r>
      <w:r>
        <w:rPr>
          <w:i/>
        </w:rPr>
        <w:t xml:space="preserve"> Web App </w:t>
      </w:r>
      <w:r>
        <w:t xml:space="preserve">(PWA).</w:t>
      </w:r>
      <w:r/>
    </w:p>
    <w:p w14:paraId="436F197C" w14:textId="77777777">
      <w:pPr>
        <w:pBdr/>
        <w:spacing/>
        <w:ind/>
        <w:jc w:val="left"/>
        <w:rPr/>
      </w:pPr>
      <w:r/>
      <w:r/>
    </w:p>
    <w:p w14:paraId="183192CD" w14:textId="77777777">
      <w:pPr>
        <w:pStyle w:val="1637"/>
        <w:pBdr/>
        <w:spacing/>
        <w:ind/>
        <w:rPr/>
      </w:pPr>
      <w:r/>
      <w:bookmarkStart w:id="21" w:name="_Toc21"/>
      <w:r>
        <w:t xml:space="preserve">4.3.3 Recursos de Software</w:t>
      </w:r>
      <w:r/>
      <w:bookmarkEnd w:id="21"/>
      <w:r/>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w:t>
      </w:r>
      <w:r>
        <w:t xml:space="preserve">Code</w:t>
      </w:r>
      <w:r>
        <w:t xml:space="preserve">, na versão 1.115.0, e o </w:t>
      </w:r>
      <w:r>
        <w:t xml:space="preserve">dBeaver</w:t>
      </w:r>
      <w:r>
        <w:t xml:space="preserve">, na versão 26.0.1. O ecossistema conta com o suporte do Node.js, na versão 24.17.0 (LTS), que atua como ambiente de execução em tempo de desenvolvimento para as ferramentas de automação, gerenciamento de dependências e construção dos artefatos do </w:t>
      </w:r>
      <w:r>
        <w:rPr>
          <w:i/>
        </w:rPr>
        <w:t xml:space="preserve">front-end</w:t>
      </w:r>
      <w:r>
        <w:t xml:space="preserve">. </w:t>
      </w:r>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w:t>
      </w:r>
      <w:r>
        <w:t xml:space="preserve">RESTful</w:t>
      </w:r>
      <w:r>
        <w:t xml:space="preserve"> do </w:t>
      </w:r>
      <w:r>
        <w:rPr>
          <w:i/>
        </w:rPr>
        <w:t xml:space="preserve">back-end</w:t>
      </w:r>
      <w:r>
        <w:t xml:space="preserve">, e o Angular, versão 19, para a codificação das páginas responsivas baseadas em PWA. A camada de persistência de dados é estruturada sobre o Sistema Gerenciador de Banco de Dados (SGBD) relacional PostgreSQL, na versão 18.0, sendo o utilitário </w:t>
      </w:r>
      <w:r>
        <w:t xml:space="preserve">pgAdmin</w:t>
      </w:r>
      <w:r>
        <w:t xml:space="preserve"> 4 a ferramenta adotada para a administração das tabelas e consultas georreferenciadas.</w:t>
      </w:r>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w:t>
      </w:r>
      <w:r>
        <w:t xml:space="preserve"> realizadas por meio do software </w:t>
      </w:r>
      <w:r>
        <w:t xml:space="preserve">Ideas</w:t>
      </w:r>
      <w:r>
        <w:t xml:space="preserve"> </w:t>
      </w:r>
      <w:r>
        <w:t xml:space="preserve">Modeler</w:t>
      </w:r>
      <w:r>
        <w:t xml:space="preserve">, em sua versão acadêmica. Para as funcionalidades de geoprocessamento, mapeamento urbano e aplicação prática do raio de exclusão de 50 metros estabelecido na regra de negócio RN06, o sistema fará as chamadas às APIs de mapas públicos da plataforma </w:t>
      </w:r>
      <w:r>
        <w:rPr>
          <w:highlight w:val="white"/>
        </w:rPr>
        <w:t xml:space="preserve">OpenStreetMap</w:t>
      </w:r>
      <w:r>
        <w:rPr>
          <w:highlight w:val="white"/>
        </w:rPr>
        <w:t xml:space="preserve"> e ao serviço de geocodificação Nominatim.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produção ou </w:t>
      </w:r>
      <w:r>
        <w:t xml:space="preserve">informação confidencial do projeto é compartilhado com os modelos de linguagem externos. As interações com as ferramentas de IA limitam-se a consultas de refatoração com trechos de código anonimizados e geração de testes unitários sintéticos. T</w:t>
      </w:r>
      <w:r>
        <w:t xml:space="preserve">oda sugestão gerada por IA é obrigatoriamente revisada e validada por um membro da equipe antes de ser incorporada ao código-fonte ou à documentação, em conformidade com os princípios da Lei Geral de Proteção de Dados Pessoais (LGPD — Lei n.º 13.709/2018).</w:t>
      </w:r>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w:t>
      </w:r>
      <w:r>
        <w:t xml:space="preserve">Amazon</w:t>
      </w:r>
      <w:r>
        <w:t xml:space="preserve"> Web Services (AWS), plataforma de computação em nuvem que oferecerá escalabilidade, alta disponibilidade e segurança gerenciada. Os serviços previstos incluem o </w:t>
      </w:r>
      <w:r>
        <w:t xml:space="preserve">Amazon</w:t>
      </w:r>
      <w:r>
        <w:t xml:space="preserve"> EC2 para hospedagem das instâncias do servidor de aplicação, o </w:t>
      </w:r>
      <w:r>
        <w:t xml:space="preserve">Amazon</w:t>
      </w:r>
      <w:r>
        <w:t xml:space="preserve"> RDS para o gerenciamento do banco de dados PostgreSQL com backups automáticos, o </w:t>
      </w:r>
      <w:r>
        <w:t xml:space="preserve">Amazon</w:t>
      </w:r>
      <w:r>
        <w:t xml:space="preserve"> S3 para armazenamento de imagens e arquivos anexos às ocorrências, e o AWS IAM para controle de identidade e acessos. A infraestrutura AWS também proverá certificados SSL/TLS via AWS Certificate Manager e proteção </w:t>
      </w:r>
      <w:r>
        <w:t xml:space="preserve">contra ataques</w:t>
      </w:r>
      <w:r>
        <w:t xml:space="preserve"> via AWS Shield, garantindo a conformidade com os requisitos de segurança definidos nos </w:t>
      </w:r>
      <w:r>
        <w:t xml:space="preserve">RNFs</w:t>
      </w:r>
      <w:r>
        <w:t xml:space="preserve"> do projeto.</w:t>
      </w:r>
      <w:r/>
    </w:p>
    <w:p w14:paraId="2CDDB808" w14:textId="77777777">
      <w:pPr>
        <w:pStyle w:val="1637"/>
        <w:pBdr/>
        <w:spacing/>
        <w:ind/>
        <w:rPr/>
      </w:pPr>
      <w:r/>
      <w:bookmarkStart w:id="22" w:name="_Toc22"/>
      <w:r>
        <w:t xml:space="preserve">4.3.4 Outros Recursos</w:t>
      </w:r>
      <w:r/>
      <w:bookmarkEnd w:id="22"/>
      <w:r/>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w:t>
      </w:r>
      <w:r>
        <w:t xml:space="preserve">Faitec</w:t>
      </w:r>
      <w:r>
        <w:t xml:space="preserve">), além da infraestrutura de rede necessária para a hospedagem e testes de integração do sistema de software.</w:t>
      </w:r>
      <w:r/>
    </w:p>
    <w:p w14:paraId="34502F38" w14:textId="77777777">
      <w:pPr>
        <w:pBdr>
          <w:top w:val="none" w:color="000000" w:sz="4" w:space="0"/>
          <w:left w:val="none" w:color="000000" w:sz="4" w:space="0"/>
          <w:bottom w:val="none" w:color="000000" w:sz="4" w:space="0"/>
          <w:right w:val="none" w:color="000000" w:sz="4" w:space="0"/>
        </w:pBdr>
        <w:spacing/>
        <w:ind/>
        <w:rPr/>
      </w:pPr>
      <w:r/>
      <w:r/>
    </w:p>
    <w:p w14:paraId="0330517D" w14:textId="77777777">
      <w:pPr>
        <w:pStyle w:val="1636"/>
        <w:pBdr/>
        <w:spacing/>
        <w:ind/>
        <w:rPr/>
      </w:pPr>
      <w:r/>
      <w:bookmarkStart w:id="23" w:name="_Toc23"/>
      <w:r>
        <w:t xml:space="preserve">4.4 RELATÓRIO DE DESEMPENHO </w:t>
      </w:r>
      <w:r/>
      <w:bookmarkEnd w:id="23"/>
      <w:r/>
      <w:r/>
    </w:p>
    <w:p w14:paraId="6FB2C93A" w14:textId="77777777">
      <w:pPr>
        <w:pBdr/>
        <w:spacing/>
        <w:ind/>
        <w:rPr/>
      </w:pPr>
      <w:r>
        <w:t xml:space="preserve">Durante a Fase 1 do projeto, foram realizadas as etapas iniciais de planejamento, levantamento de requisitos e estruturação da solução proposta.</w:t>
      </w:r>
      <w:r/>
    </w:p>
    <w:p w14:paraId="38DEA558" w14:textId="77777777">
      <w:pPr>
        <w:pBdr/>
        <w:spacing/>
        <w:ind/>
        <w:rPr/>
      </w:pPr>
      <w:r>
        <w:t xml:space="preserve">Entre as principais atividades desenvolvidas, destacam-se:</w:t>
      </w:r>
      <w:r/>
    </w:p>
    <w:p w14:paraId="5079E155" w14:textId="77777777">
      <w:pPr>
        <w:pStyle w:val="1845"/>
        <w:numPr>
          <w:ilvl w:val="0"/>
          <w:numId w:val="22"/>
        </w:numPr>
        <w:pBdr/>
        <w:spacing/>
        <w:ind/>
        <w:jc w:val="left"/>
        <w:rPr/>
      </w:pPr>
      <w:r>
        <w:t xml:space="preserve">definição do problema e dos objetivos do projeto;</w:t>
      </w:r>
      <w:r/>
    </w:p>
    <w:p w14:paraId="6EC654D7" w14:textId="77777777">
      <w:pPr>
        <w:pStyle w:val="1845"/>
        <w:numPr>
          <w:ilvl w:val="0"/>
          <w:numId w:val="22"/>
        </w:numPr>
        <w:pBdr/>
        <w:spacing/>
        <w:ind/>
        <w:jc w:val="left"/>
        <w:rPr/>
      </w:pPr>
      <w:r>
        <w:t xml:space="preserve">levantamento e análise dos requisitos funcionais e não funcionais;</w:t>
      </w:r>
      <w:r/>
    </w:p>
    <w:p w14:paraId="49B1A993" w14:textId="77777777">
      <w:pPr>
        <w:pStyle w:val="1845"/>
        <w:numPr>
          <w:ilvl w:val="0"/>
          <w:numId w:val="22"/>
        </w:numPr>
        <w:pBdr/>
        <w:spacing/>
        <w:ind/>
        <w:jc w:val="left"/>
        <w:rPr/>
      </w:pPr>
      <w:r>
        <w:t xml:space="preserve">elaboração da arquitetura do sistema;</w:t>
      </w:r>
      <w:r/>
    </w:p>
    <w:p w14:paraId="3FC354C7" w14:textId="77777777">
      <w:pPr>
        <w:pStyle w:val="1845"/>
        <w:numPr>
          <w:ilvl w:val="0"/>
          <w:numId w:val="22"/>
        </w:numPr>
        <w:pBdr/>
        <w:spacing/>
        <w:ind/>
        <w:jc w:val="left"/>
        <w:rPr/>
      </w:pPr>
      <w:r>
        <w:t xml:space="preserve">desenvolvimento inicial do </w:t>
      </w:r>
      <w:r>
        <w:rPr>
          <w:i/>
        </w:rPr>
        <w:t xml:space="preserve">back-end</w:t>
      </w:r>
      <w:r>
        <w:t xml:space="preserve"> e </w:t>
      </w:r>
      <w:r>
        <w:rPr>
          <w:i/>
        </w:rPr>
        <w:t xml:space="preserve">front-</w:t>
      </w:r>
      <w:r>
        <w:rPr>
          <w:i/>
        </w:rPr>
        <w:t xml:space="preserve">end</w:t>
      </w:r>
      <w:r>
        <w:t xml:space="preserve">;</w:t>
      </w:r>
      <w:r/>
    </w:p>
    <w:p w14:paraId="4398311B" w14:textId="77777777">
      <w:pPr>
        <w:pStyle w:val="1845"/>
        <w:numPr>
          <w:ilvl w:val="0"/>
          <w:numId w:val="22"/>
        </w:numPr>
        <w:pBdr/>
        <w:spacing/>
        <w:ind/>
        <w:jc w:val="left"/>
        <w:rPr/>
      </w:pPr>
      <w:r>
        <w:t xml:space="preserve">elaboração da documentação técnica do projeto.</w:t>
      </w:r>
      <w:r/>
    </w:p>
    <w:p w14:paraId="40A0B858" w14:textId="77777777">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w:t>
      </w:r>
      <w:r>
        <w:rPr>
          <w:i/>
        </w:rPr>
        <w:t xml:space="preserve">end</w:t>
      </w:r>
      <w:r>
        <w:t xml:space="preserve"> e</w:t>
      </w:r>
      <w:r>
        <w:rPr>
          <w:i/>
        </w:rPr>
        <w:t xml:space="preserve"> </w:t>
      </w:r>
      <w:r>
        <w:rPr>
          <w:i/>
        </w:rPr>
        <w:t xml:space="preserve">back-end</w:t>
      </w:r>
      <w:r>
        <w:rPr>
          <w:i/>
        </w:rPr>
        <w:t xml:space="preserve">,</w:t>
      </w:r>
      <w:r>
        <w:t xml:space="preserve"> que foram superados por meio de revisões e ajustes contínuos.</w:t>
      </w:r>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pPr>
        <w:pBdr/>
        <w:spacing/>
        <w:ind/>
        <w:rPr/>
      </w:pPr>
      <w:r>
        <w:t xml:space="preserve">Na Fase 3, o esforço da equipe deslocou-se da especificação para a construção do sistema de software. As atividades concentraram-se na codificação dos componentes de back-end e de front-end, na elaboração da</w:t>
      </w:r>
      <w:r>
        <w:t xml:space="preserve"> bateria de testes automatizados da camada de serviços e na complementação dos artefatos de projeto da interação humano-computador e do sistema distribuído. O ritmo de entrega manteve-se aderente ao cronograma, tendo sido concluída a implementação de todos</w:t>
      </w:r>
      <w:r>
        <w:t xml:space="preserve"> os requisitos funcionais especificados no Capítulo 5, com a ressalva do RF18, cuja implementação encontra-se parcial e será completada na Fase 4. Foram executados 196 casos de teste automatizados sem ocorrência de falhas, conforme detalhado no Capítulo 8.</w:t>
      </w:r>
      <w:r/>
    </w:p>
    <w:p>
      <w:pPr>
        <w:pBdr/>
        <w:spacing/>
        <w:ind/>
        <w:rPr/>
      </w:pPr>
      <w:r>
        <w:t xml:space="preserve">A principal dificuldade enfrentada nesta fase decorreu da decisão</w:t>
      </w:r>
      <w:r>
        <w:t xml:space="preserve"> arquitetural de utilizar o acesso a dados por meio de Java Database Connectivity, sem o auxílio de um mapeador objeto-relacional, o que transferiu para a equipe a responsabilidade integral pela escrita e pela manutenção das instruções de consulta e pelo m</w:t>
      </w:r>
      <w:r>
        <w:t xml:space="preserve">apeamento dos resultados. Essa opção elevou o esforço de codificação da camada de persistência, mas trouxe como contrapartida o controle explícito sobre as consultas georreferenciadas e sobre o uso dos índices, aspecto discutido na Seção 7.3. Uma segunda d</w:t>
      </w:r>
      <w:r>
        <w:t xml:space="preserve">ificuldade relevante foi a integração assíncrona com o serviço externo de processamento de mídias, que exigiu a adoção de um mecanismo de consulta periódica do estado do envio para não bloquear a interface do usuário durante o carregamento das fotografias.</w:t>
      </w:r>
      <w:r/>
    </w:p>
    <w:p>
      <w:pPr>
        <w:pBdr/>
        <w:spacing/>
        <w:ind/>
        <w:rPr/>
      </w:pPr>
      <w:r>
        <w:t xml:space="preserve">A avaliação do desempenho da equipe na fase é considerada satisfatória, com cumprimento dos p</w:t>
      </w:r>
      <w:r>
        <w:t xml:space="preserve">razos e das metas de codificação estabelecidas no planejamento. Os indicadores de produtividade, o registro das sprints executadas e as atas de reunião correspondentes a esta fase encontram-se no Apêndice B, no arquivo do relatório de desempenho da Fase 3.</w:t>
      </w:r>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14:paraId="3AE9C236" w14:textId="77777777">
      <w:pPr>
        <w:pBdr/>
        <w:spacing/>
        <w:ind/>
        <w:rPr/>
      </w:pPr>
      <w:r/>
      <w:r/>
    </w:p>
    <w:p w14:paraId="34CC6756" w14:textId="77777777">
      <w:pPr>
        <w:pStyle w:val="1636"/>
        <w:pBdr/>
        <w:spacing/>
        <w:ind/>
        <w:rPr/>
      </w:pPr>
      <w:r/>
      <w:bookmarkStart w:id="24" w:name="_Toc24"/>
      <w:r>
        <w:t xml:space="preserve">4.5 GERENCIAMENTO DE CONFIGURAÇÃO</w:t>
      </w:r>
      <w:r/>
      <w:bookmarkEnd w:id="24"/>
      <w:r/>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7"/>
        <w:pBdr/>
        <w:tabs>
          <w:tab w:val="left" w:leader="none" w:pos="3301"/>
        </w:tabs>
        <w:spacing/>
        <w:ind/>
        <w:rPr/>
      </w:pPr>
      <w:r/>
      <w:bookmarkStart w:id="25" w:name="_Toc25"/>
      <w:r>
        <w:t xml:space="preserve">4.5.1 Papéis e Responsabilidades</w:t>
      </w:r>
      <w:r>
        <w:tab/>
      </w:r>
      <w:r/>
      <w:bookmarkEnd w:id="25"/>
      <w:r/>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w:t>
      </w:r>
      <w:r>
        <w:rPr>
          <w:i/>
          <w:iCs/>
        </w:rPr>
        <w:t xml:space="preserve">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w:t>
      </w:r>
      <w:r>
        <w:rPr>
          <w:i/>
          <w:iCs/>
        </w:rPr>
        <w:t xml:space="preserve"> </w:t>
      </w:r>
      <w:r>
        <w:rPr>
          <w:i/>
          <w:iCs/>
        </w:rPr>
        <w:t xml:space="preserve">requests</w:t>
      </w:r>
      <w:r>
        <w:t xml:space="preserve">) do código e documentação, além de garantir a aplicação das normas acadêmicas da FAI na elaboração do projeto.</w:t>
      </w:r>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14:paraId="77B2B810" w14:textId="77777777">
      <w:pPr>
        <w:pBdr>
          <w:top w:val="none" w:color="000000" w:sz="4" w:space="0"/>
          <w:left w:val="none" w:color="000000" w:sz="4" w:space="0"/>
          <w:bottom w:val="none" w:color="000000" w:sz="4" w:space="0"/>
          <w:right w:val="none" w:color="000000" w:sz="4" w:space="0"/>
        </w:pBdr>
        <w:spacing/>
        <w:ind/>
        <w:rPr/>
      </w:pPr>
      <w:r/>
      <w:r/>
    </w:p>
    <w:p w14:paraId="1E4C4270" w14:textId="77777777">
      <w:pPr>
        <w:pStyle w:val="1637"/>
        <w:pBdr/>
        <w:tabs>
          <w:tab w:val="left" w:leader="none" w:pos="3301"/>
        </w:tabs>
        <w:spacing/>
        <w:ind/>
        <w:rPr/>
      </w:pPr>
      <w:r/>
      <w:bookmarkStart w:id="26" w:name="_Toc26"/>
      <w:r>
        <w:t xml:space="preserve">4.5.2 Identificação e Versionamento de Artefatos</w:t>
      </w:r>
      <w:r/>
      <w:bookmarkEnd w:id="26"/>
      <w:r/>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produzido pa</w:t>
      </w:r>
      <w:r>
        <w:t xml:space="preserve">ra o projeto é identificado de forma única seguindo uma nomenclatura padronizada que combina o prefixo da instituição, curso, disciplina, nome do projeto e indicador de versão. A convenção adotada segue a nomenclatura: FAI-SI-PFC-II-FalaCidade-2026-v[x.x].</w:t>
      </w:r>
      <w:r/>
    </w:p>
    <w:p w14:paraId="2CB6594E" w14:textId="77777777">
      <w:pPr>
        <w:pBdr>
          <w:top w:val="none" w:color="000000" w:sz="4" w:space="0"/>
          <w:left w:val="none" w:color="000000" w:sz="4" w:space="0"/>
          <w:bottom w:val="none" w:color="000000" w:sz="4" w:space="0"/>
          <w:right w:val="none" w:color="000000" w:sz="4" w:space="0"/>
        </w:pBdr>
        <w:spacing/>
        <w:ind/>
        <w:rPr/>
      </w:pPr>
      <w:r>
        <w:t xml:space="preserve">Além do padrão de nomenclatura do relatório técnico, o projeto adota as seguintes convenções: os diagramas UML são nomeados no padrão [</w:t>
      </w:r>
      <w:r>
        <w:t xml:space="preserve">Tipo_Diagrama</w:t>
      </w:r>
      <w:r>
        <w:t xml:space="preserve">]_[Subsistema]_</w:t>
      </w:r>
      <w:r>
        <w:t xml:space="preserve">FalaCidade</w:t>
      </w:r>
      <w:r>
        <w:t xml:space="preserve"> (ex.: </w:t>
      </w:r>
      <w:r>
        <w:t xml:space="preserve">DC_Autenticacao_FalaCidade</w:t>
      </w:r>
      <w:r>
        <w:t xml:space="preserve"> para diagrama de classes, </w:t>
      </w:r>
      <w:r>
        <w:t xml:space="preserve">DS_RegistroOcorrencia_FalaCidade</w:t>
      </w:r>
      <w:r>
        <w:t xml:space="preserve"> para diagrama de sequência); os artefatos do banco de dados seguem o padrão [Tipo]_[</w:t>
      </w:r>
      <w:r>
        <w:t xml:space="preserve">Versao</w:t>
      </w:r>
      <w:r>
        <w:t xml:space="preserve">]_</w:t>
      </w:r>
      <w:r>
        <w:t xml:space="preserve">FalaCidade</w:t>
      </w:r>
      <w:r>
        <w:t xml:space="preserve"> (ex.: DER_v2_FalaCidade); as pastas do repositório são nomeadas em letras minúsculas, sem espaços, utilizando hífen como separador (ex.: diagramas, </w:t>
      </w:r>
      <w:r>
        <w:t xml:space="preserve">documentacao</w:t>
      </w:r>
      <w:r>
        <w:t xml:space="preserve">, gerenciamento, </w:t>
      </w:r>
      <w:r>
        <w:t xml:space="preserve">codificacao</w:t>
      </w:r>
      <w:r>
        <w:t xml:space="preserve">); os </w:t>
      </w:r>
      <w:r>
        <w:t xml:space="preserve">branches</w:t>
      </w:r>
      <w:r>
        <w:t xml:space="preserve"> </w:t>
      </w:r>
      <w:r>
        <w:t xml:space="preserve">Git</w:t>
      </w:r>
      <w:r>
        <w:t xml:space="preserve"> seguem o padrão feature/[</w:t>
      </w:r>
      <w:r>
        <w:t xml:space="preserve">descricao</w:t>
      </w:r>
      <w:r>
        <w:t xml:space="preserve">] para novas funcionalidades, </w:t>
      </w:r>
      <w:r>
        <w:t xml:space="preserve">fix</w:t>
      </w:r>
      <w:r>
        <w:t xml:space="preserve">/[</w:t>
      </w:r>
      <w:r>
        <w:t xml:space="preserve">descricao</w:t>
      </w:r>
      <w:r>
        <w:t xml:space="preserve">] para correções e </w:t>
      </w:r>
      <w:r>
        <w:t xml:space="preserve">docs</w:t>
      </w:r>
      <w:r>
        <w:t xml:space="preserve">/[</w:t>
      </w:r>
      <w:r>
        <w:t xml:space="preserve">descricao</w:t>
      </w:r>
      <w:r>
        <w:t xml:space="preserve">] para atualizações de documentação.</w:t>
      </w:r>
      <w:r/>
    </w:p>
    <w:p w14:paraId="6A8CE192" w14:textId="77777777">
      <w:pPr>
        <w:pBdr>
          <w:top w:val="none" w:color="000000" w:sz="4" w:space="0"/>
          <w:left w:val="none" w:color="000000" w:sz="4" w:space="0"/>
          <w:bottom w:val="none" w:color="000000" w:sz="4" w:space="0"/>
          <w:right w:val="none" w:color="000000" w:sz="4" w:space="0"/>
        </w:pBdr>
        <w:spacing/>
        <w:ind/>
        <w:rPr/>
      </w:pPr>
      <w:r/>
      <w:r/>
    </w:p>
    <w:p w14:paraId="39B68EE2" w14:textId="77777777">
      <w:pPr>
        <w:pStyle w:val="1637"/>
        <w:pBdr/>
        <w:tabs>
          <w:tab w:val="left" w:leader="none" w:pos="3301"/>
        </w:tabs>
        <w:spacing/>
        <w:ind/>
        <w:rPr/>
      </w:pPr>
      <w:r/>
      <w:bookmarkStart w:id="27" w:name="_Toc27"/>
      <w:r>
        <w:t xml:space="preserve">4.5.3 Organização do Repositório e Ferramentas</w:t>
      </w:r>
      <w:r/>
      <w:bookmarkEnd w:id="27"/>
      <w:r/>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w:t>
      </w:r>
      <w:r>
        <w:t xml:space="preserve">: pasta principal contendo o relatório técnico nos formatos editável e PDF.</w:t>
      </w:r>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w:t>
      </w:r>
      <w:r>
        <w:t xml:space="preserve">Git</w:t>
      </w:r>
      <w:r>
        <w:t xml:space="preserve">, que inclui o histórico de modificações e permite o rastreamento detalhado de autoria, data e justificativa de cada alteração realizada por meio de mensagens de </w:t>
      </w:r>
      <w:r>
        <w:rPr>
          <w:i/>
        </w:rPr>
        <w:t xml:space="preserve">commit</w:t>
      </w:r>
      <w:r>
        <w:t xml:space="preserve"> padronizadas.</w:t>
      </w:r>
      <w:r/>
    </w:p>
    <w:p>
      <w:pPr>
        <w:pBdr/>
        <w:spacing/>
        <w:ind/>
        <w:rPr/>
      </w:pPr>
      <w:r>
        <w:t xml:space="preserve">A partir da Fase 3, com o início da codifica</w:t>
      </w:r>
      <w:r>
        <w:t xml:space="preserve">ção, o repositório passou a abrigar também o código-fonte do sistema de software, organizado no diretório codificacao e subdividido nas camadas back-end e front-end. A esse diretório aplica-se um arquivo de exclusões que impede o versionamento de artefatos</w:t>
      </w:r>
      <w:r>
        <w:t xml:space="preserve"> gerados automaticamente pelas ferramentas de construção — os diretórios target e node_modules — e, sobretudo, dos arquivos de configuração que contêm credenciais de acesso ao banco de dados e aos serviços de terceiros, os quais são mantidos fora do contro</w:t>
      </w:r>
      <w:r>
        <w:t xml:space="preserve">le de versão e distribuídos à equipe por canal seguro. Dessa forma, todo o produto do projeto — documentação, modelos e código-fonte — passa a estar sob controle de versão automatizado, com rastreabilidade integral de autoria e de data para cada alteração.</w:t>
      </w:r>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14:paraId="59336C3B" w14:textId="77777777">
      <w:pPr>
        <w:pStyle w:val="1846"/>
        <w:pBdr/>
        <w:spacing/>
        <w:ind/>
        <w:rPr/>
      </w:pPr>
      <w:r/>
      <w:r>
        <w:t xml:space="preserve">FIGURA </w:t>
      </w:r>
      <w:r>
        <w:fldChar w:fldCharType="begin"/>
      </w:r>
      <w:r>
        <w:instrText xml:space="preserve">SEQ FIGURA \* Arabic </w:instrText>
      </w:r>
      <w:r>
        <w:fldChar w:fldCharType="separate"/>
      </w:r>
      <w:r>
        <w:t xml:space="preserve">5</w:t>
      </w:r>
      <w:r/>
      <w:r>
        <w:fldChar w:fldCharType="end"/>
      </w:r>
      <w:r>
        <w:t xml:space="preserve"> - Estrutura do repositório remoto no GitHub</w:t>
      </w:r>
      <w:r/>
      <w:r/>
      <w:r/>
    </w:p>
    <w:p w14:paraId="24CBEE66" w14:textId="77777777">
      <w:pPr>
        <w:pBdr/>
        <w:spacing w:after="0" w:line="240" w:lineRule="auto"/>
        <w:ind/>
        <w:jc w:val="left"/>
        <w:rPr/>
      </w:pPr>
      <w:r>
        <w:br w:type="page" w:clear="all"/>
      </w:r>
      <w:r/>
    </w:p>
    <w:p w14:paraId="3E858629" w14:textId="77777777">
      <w:pPr>
        <w:pStyle w:val="1635"/>
        <w:pBdr/>
        <w:spacing/>
        <w:ind/>
        <w:rPr/>
      </w:pPr>
      <w:r/>
      <w:bookmarkStart w:id="28" w:name="_Toc28"/>
      <w:r>
        <w:t xml:space="preserve">5 ESPECIFICAÇÃO E ANÁLISE DOS REQUISITOS</w:t>
      </w:r>
      <w:r/>
      <w:bookmarkEnd w:id="28"/>
      <w:r/>
      <w:r/>
    </w:p>
    <w:p w14:paraId="2378BB32" w14:textId="77777777">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14:paraId="69B24102" w14:textId="77777777">
      <w:pPr>
        <w:pBdr/>
        <w:spacing/>
        <w:ind/>
        <w:rPr/>
      </w:pPr>
      <w:r/>
      <w:r/>
    </w:p>
    <w:p w14:paraId="7674CD61" w14:textId="77777777">
      <w:pPr>
        <w:pStyle w:val="1636"/>
        <w:pBdr/>
        <w:spacing/>
        <w:ind/>
        <w:rPr/>
      </w:pPr>
      <w:r/>
      <w:bookmarkStart w:id="29" w:name="_Toc29"/>
      <w:r>
        <w:t xml:space="preserve">5.1 REQUISITOS DO SISTEMA DE SOFTWARE</w:t>
      </w:r>
      <w:r/>
      <w:bookmarkEnd w:id="29"/>
      <w:r/>
      <w:r/>
    </w:p>
    <w:p w14:paraId="79F7F267" w14:textId="77777777">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14:paraId="381B5679" w14:textId="77777777">
      <w:pPr>
        <w:pBdr/>
        <w:spacing/>
        <w:ind/>
        <w:rPr/>
      </w:pPr>
      <w:r/>
      <w:r/>
    </w:p>
    <w:p w14:paraId="0BD13FF2" w14:textId="77777777">
      <w:pPr>
        <w:pStyle w:val="1637"/>
        <w:pBdr/>
        <w:spacing/>
        <w:ind/>
        <w:rPr/>
      </w:pPr>
      <w:r/>
      <w:bookmarkStart w:id="30" w:name="_Toc30"/>
      <w:r>
        <w:t xml:space="preserve">5.1.1 Requisitos Funcionais</w:t>
      </w:r>
      <w:r/>
      <w:bookmarkEnd w:id="30"/>
      <w:r/>
      <w:r/>
    </w:p>
    <w:p w14:paraId="758ECE2C" w14:textId="77777777">
      <w:pPr>
        <w:pBdr/>
        <w:spacing/>
        <w:ind/>
        <w:rPr/>
      </w:pPr>
      <w:r>
        <w:t xml:space="preserve">RF01 – Cadastro de usuário</w:t>
      </w:r>
      <w:r/>
    </w:p>
    <w:p w14:paraId="02887516" w14:textId="77777777">
      <w:pPr>
        <w:pBdr/>
        <w:spacing/>
        <w:ind/>
        <w:rPr/>
      </w:pPr>
      <w:r>
        <w:t xml:space="preserve">Descrição: o sistema deverá permitir que o usuário com perfil de Cidadão realize seu cadastro informando nome, e-mail, senha, data de nascimento e o município de residência. </w:t>
      </w:r>
      <w:r/>
    </w:p>
    <w:p w14:paraId="48006D49" w14:textId="77777777">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r>
        <w:rPr>
          <w:b/>
          <w:bCs/>
          <w:color w:val="000000"/>
          <w:szCs w:val="24"/>
        </w:rPr>
      </w:r>
    </w:p>
    <w:p w14:paraId="536D6E60" w14:textId="77777777">
      <w:pPr>
        <w:pBdr/>
        <w:spacing/>
        <w:ind/>
        <w:rPr/>
      </w:pPr>
      <w:r>
        <w:t xml:space="preserve">Prioridade: essencial.</w:t>
      </w:r>
      <w:r/>
    </w:p>
    <w:p w14:paraId="28303616" w14:textId="77777777">
      <w:pPr>
        <w:pBdr/>
        <w:spacing/>
        <w:ind/>
        <w:rPr/>
      </w:pPr>
      <w:r>
        <w:t xml:space="preserve">RF02 – Aceite dos termos de uso e privacidade</w:t>
      </w:r>
      <w:r/>
    </w:p>
    <w:p w14:paraId="5C97C255" w14:textId="77777777">
      <w:pPr>
        <w:pBdr/>
        <w:spacing/>
        <w:ind/>
        <w:rPr/>
      </w:pPr>
      <w:r>
        <w:t xml:space="preserve">Descrição: o sistema deverá solicitar que o usuário confirme o aceite aos termos de</w:t>
      </w:r>
      <w:r>
        <w:t xml:space="preserve"> uso por meio de um </w:t>
      </w:r>
      <w:r>
        <w:t xml:space="preserve">check</w:t>
      </w:r>
      <w:r>
        <w:t xml:space="preserve"> box e à política de privacidade (em conformidade com a LGPD) antes de concluir o cadastro.</w:t>
      </w:r>
      <w:r/>
    </w:p>
    <w:p w14:paraId="450716A3" w14:textId="77777777">
      <w:pPr>
        <w:pBdr/>
        <w:spacing/>
        <w:ind/>
        <w:rPr/>
      </w:pPr>
      <w:r>
        <w:t xml:space="preserve">Prioridade: essencial.</w:t>
      </w:r>
      <w:r/>
    </w:p>
    <w:p w14:paraId="3BFC4A4D" w14:textId="77777777">
      <w:pPr>
        <w:pBdr/>
        <w:spacing/>
        <w:ind/>
        <w:rPr/>
      </w:pPr>
      <w:r>
        <w:t xml:space="preserve">RF03 – Autenticação de usuário</w:t>
      </w:r>
      <w:r/>
    </w:p>
    <w:p w14:paraId="58BB32B4" w14:textId="77777777">
      <w:pPr>
        <w:pBdr/>
        <w:spacing/>
        <w:ind/>
        <w:rPr/>
      </w:pPr>
      <w:r>
        <w:t xml:space="preserve">Descrição: o sistema deverá permitir o acesso seguro de usuários cadastrados mediante validação de e-mail e senha.</w:t>
      </w:r>
      <w:r/>
    </w:p>
    <w:p w14:paraId="20950F37" w14:textId="77777777">
      <w:pPr>
        <w:pBdr/>
        <w:spacing/>
        <w:ind/>
        <w:rPr/>
      </w:pPr>
      <w:r>
        <w:t xml:space="preserve">Prioridade: essencial.</w:t>
      </w:r>
      <w:r/>
    </w:p>
    <w:p w14:paraId="11757312" w14:textId="77777777">
      <w:pPr>
        <w:pBdr/>
        <w:spacing/>
        <w:ind/>
        <w:rPr/>
      </w:pPr>
      <w:r>
        <w:t xml:space="preserve">RF04 – Atualização de dados cadastrais</w:t>
      </w:r>
      <w:r/>
    </w:p>
    <w:p w14:paraId="61CC34F5" w14:textId="77777777">
      <w:pPr>
        <w:pBdr/>
        <w:spacing/>
        <w:ind/>
        <w:rPr/>
      </w:pPr>
      <w:r>
        <w:t xml:space="preserve">Descrição: o sistema deverá permitir que o usuário autenticado altere seus dados de perfil e configure suas opções de privacidade.</w:t>
      </w:r>
      <w:r/>
    </w:p>
    <w:p w14:paraId="7218766A" w14:textId="77777777">
      <w:pPr>
        <w:pBdr/>
        <w:spacing/>
        <w:ind/>
        <w:rPr/>
      </w:pPr>
      <w:r>
        <w:t xml:space="preserve">Prioridade: essencial.</w:t>
      </w:r>
      <w:r/>
    </w:p>
    <w:p w14:paraId="2F83B16D" w14:textId="77777777">
      <w:pPr>
        <w:pBdr/>
        <w:spacing/>
        <w:ind/>
        <w:rPr/>
      </w:pPr>
      <w:r>
        <w:t xml:space="preserve">RF05 – Recuperação de senha</w:t>
      </w:r>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14:paraId="5F3DB7F2" w14:textId="77777777">
      <w:pPr>
        <w:pBdr/>
        <w:spacing/>
        <w:ind/>
        <w:rPr/>
      </w:pPr>
      <w:r>
        <w:t xml:space="preserve">Prioridade: essencial.</w:t>
      </w:r>
      <w:r/>
    </w:p>
    <w:p w14:paraId="5DC6AFAE" w14:textId="77777777">
      <w:pPr>
        <w:pBdr/>
        <w:spacing/>
        <w:ind/>
        <w:rPr/>
      </w:pPr>
      <w:r>
        <w:t xml:space="preserve">RF06 – Exclusão definitiva de conta </w:t>
      </w:r>
      <w:r/>
    </w:p>
    <w:p w14:paraId="2A4E8E37" w14:textId="77777777">
      <w:pPr>
        <w:pBdr/>
        <w:spacing/>
        <w:ind/>
        <w:rPr/>
      </w:pPr>
      <w:r>
        <w:t xml:space="preserve">Descrição: o sistema deverá disponibilizar ao usuário a opção de encerrar sua </w:t>
      </w:r>
      <w:r>
        <w:t xml:space="preserve">conta, realizando a exclusão definitiva ou anonimização de seus dados pessoais em conformidade com a LGPD. Caso o usuário possua autenticação multifator (MFA) ativa, o sistema exigirá a confirmação por meio de um código válido antes de efetivar a exclusão.</w:t>
      </w:r>
      <w:r/>
    </w:p>
    <w:p w14:paraId="22B28BF4" w14:textId="77777777">
      <w:pPr>
        <w:pBdr/>
        <w:spacing/>
        <w:ind/>
        <w:rPr/>
      </w:pPr>
      <w:r>
        <w:t xml:space="preserve">Prioridade: essencial.</w:t>
      </w:r>
      <w:r/>
    </w:p>
    <w:p w14:paraId="36AFDD6B" w14:textId="77777777">
      <w:pPr>
        <w:pBdr/>
        <w:spacing/>
        <w:ind/>
        <w:rPr/>
      </w:pPr>
      <w:r>
        <w:t xml:space="preserve">RF07 – Registro de ocorrência identificada</w:t>
      </w:r>
      <w:r/>
    </w:p>
    <w:p w14:paraId="13CE1A2E" w14:textId="77777777">
      <w:pPr>
        <w:pBdr/>
        <w:spacing/>
        <w:ind/>
        <w:rPr/>
      </w:pPr>
      <w:r>
        <w:t xml:space="preserve">Descrição: o sistema deverá permitir que um usuário autenticado registre a ocorrência contendo: título, descrição detalhada, categoria, nível de prioridade, foto(s) anexa(s), </w:t>
      </w:r>
      <w:r>
        <w:t xml:space="preserve">endereço e localização precisa</w:t>
      </w:r>
      <w:r>
        <w:t xml:space="preserve">. O sistema gerará automaticamente a data de registro, data de atualização e um número d</w:t>
      </w:r>
      <w:r>
        <w:t xml:space="preserve">e protocolo único para acompanhamento. O sistema permitirá anexar até 3 (três) fotos por ocorrência, limitará o registro a 5 (cinco) ocorrências identificadas por usuário por dia e enviará um e-mail de confirmação ao autor com o número de protocolo gerado.</w:t>
      </w:r>
      <w:r/>
    </w:p>
    <w:p w14:paraId="64CF150D" w14:textId="77777777">
      <w:pPr>
        <w:pBdr/>
        <w:spacing/>
        <w:ind/>
        <w:rPr/>
      </w:pPr>
      <w:r>
        <w:t xml:space="preserve">Prioridade: essencial.</w:t>
      </w:r>
      <w:r/>
    </w:p>
    <w:p w14:paraId="7767725B" w14:textId="77777777">
      <w:pPr>
        <w:pBdr/>
        <w:spacing/>
        <w:ind/>
        <w:rPr/>
      </w:pPr>
      <w:r>
        <w:t xml:space="preserve">RF08 – Ocorrência anônima</w:t>
      </w:r>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r/>
    </w:p>
    <w:p w14:paraId="5994AC21" w14:textId="77777777">
      <w:pPr>
        <w:pBdr/>
        <w:spacing/>
        <w:ind/>
        <w:rPr/>
      </w:pPr>
      <w:r>
        <w:t xml:space="preserve">Prioridade: essencial.</w:t>
      </w:r>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w:t>
      </w:r>
      <w:r>
        <w:t xml:space="preserve">a deverá solicitar autorização para capturar a localização atual via API de Geolocalização. Caso o usuário negue ou o recurso esteja indisponível, o sistema deverá exigir o preenchimento manual do endereço completo (logradouro, número, bairro e município).</w:t>
      </w:r>
      <w:r/>
    </w:p>
    <w:p w14:paraId="5C3373EE" w14:textId="77777777">
      <w:pPr>
        <w:pBdr/>
        <w:spacing/>
        <w:ind/>
        <w:rPr/>
      </w:pPr>
      <w:r>
        <w:t xml:space="preserve">Prioridade: essencial.</w:t>
      </w:r>
      <w:r/>
    </w:p>
    <w:p w14:paraId="3CF35B1C" w14:textId="77777777">
      <w:pPr>
        <w:pBdr/>
        <w:spacing/>
        <w:ind/>
        <w:rPr/>
      </w:pPr>
      <w:r>
        <w:t xml:space="preserve">RF10 – Classificação e priorização</w:t>
      </w:r>
      <w:r/>
    </w:p>
    <w:p w14:paraId="5EFB1F5B" w14:textId="77777777">
      <w:pPr>
        <w:pBdr/>
        <w:spacing/>
        <w:ind/>
        <w:rPr/>
      </w:pPr>
      <w:r>
        <w:t xml:space="preserve">Descrição: o sistema deverá permitir que o cidadão classifique a ocorrência em categorias de zeladoria urbana (</w:t>
      </w:r>
      <w:r>
        <w:t xml:space="preserve">ex</w:t>
      </w:r>
      <w:r>
        <w:t xml:space="preserve">: Infraestrutura, Iluminação Pública,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14:paraId="62EECC42" w14:textId="77777777">
      <w:pPr>
        <w:pBdr/>
        <w:spacing/>
        <w:ind/>
        <w:rPr/>
      </w:pPr>
      <w:r>
        <w:t xml:space="preserve">Prioridade: importante.</w:t>
      </w:r>
      <w:r/>
    </w:p>
    <w:p w14:paraId="7E1EF6E2" w14:textId="77777777">
      <w:pPr>
        <w:pBdr/>
        <w:spacing/>
        <w:ind/>
        <w:rPr/>
      </w:pPr>
      <w:r>
        <w:t xml:space="preserve">RF11 – Acompanhamento de protocolo </w:t>
      </w:r>
      <w:r/>
    </w:p>
    <w:p w14:paraId="04F2466C" w14:textId="77777777">
      <w:pPr>
        <w:pBdr/>
        <w:spacing/>
        <w:ind/>
        <w:rPr/>
      </w:pPr>
      <w:r>
        <w:t xml:space="preserve">De</w:t>
      </w:r>
      <w:r>
        <w:t xml:space="preserve">scrição: o sistema deverá permitir a consulta do status da ocorrência (“Pendente”, “Em Andamento”, “Atendida” ou “Indeferida”, com apresentação da respectiva justificativa qu</w:t>
      </w:r>
      <w:r>
        <w:t xml:space="preserve">ando aplicável,) mediante a inserção do número de protocolo gerado no RF07 ou RF08. O sistema também permitirá que usuários não autenticados (visitantes) visualizem as ocorrências registradas; o apoio a uma ocorrência (RF16), contudo, exigirá autenticação.</w:t>
      </w:r>
      <w:r/>
    </w:p>
    <w:p w14:paraId="5D845CB2" w14:textId="77777777">
      <w:pPr>
        <w:pBdr/>
        <w:spacing/>
        <w:ind/>
        <w:rPr/>
      </w:pPr>
      <w:r>
        <w:t xml:space="preserve">Prioridade: essencial.</w:t>
      </w:r>
      <w:r/>
    </w:p>
    <w:p w14:paraId="39E51319" w14:textId="77777777">
      <w:pPr>
        <w:pBdr/>
        <w:spacing/>
        <w:ind/>
        <w:rPr/>
      </w:pPr>
      <w:r>
        <w:t xml:space="preserve">RF12 – Painel administrativo para atualização</w:t>
      </w:r>
      <w:r/>
    </w:p>
    <w:p w14:paraId="241A7848" w14:textId="77777777">
      <w:pPr>
        <w:pBdr/>
        <w:spacing/>
        <w:ind/>
        <w:rPr/>
      </w:pPr>
      <w:r>
        <w:t xml:space="preserve">Descrição: o sistema deverá prover os dados para os administradores gerenciarem as ocorrências, permitindo a alteração de st</w:t>
      </w:r>
      <w:r>
        <w:t xml:space="preserve">atus e inserção de observações técnicas, com registro automático de data e hora de cada mudança.  A cada mudança de status, o sistema notificará por e-mail o autor da ocorrência, incluindo, quando redigida pela equipe, uma mensagem complementar ao cidadão.</w:t>
      </w:r>
      <w:r/>
    </w:p>
    <w:p w14:paraId="26851F99" w14:textId="77777777">
      <w:pPr>
        <w:pBdr/>
        <w:spacing/>
        <w:ind/>
        <w:rPr/>
      </w:pPr>
      <w:r>
        <w:t xml:space="preserve">O painel administrativo também deverá apresentar o encadeamento de ocorrências similares: quando o algoritmo de detecção de duplicidade (RF16) identificar ocorrências com localização </w:t>
      </w:r>
      <w:r>
        <w:t xml:space="preserve">geográfica dentro do raio de 50 metros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14:paraId="5C1A0852" w14:textId="77777777">
      <w:pPr>
        <w:pBdr/>
        <w:spacing/>
        <w:ind/>
        <w:rPr/>
      </w:pPr>
      <w:r>
        <w:t xml:space="preserve">O acesso aos dados pessoais sensíveis da ocorrência — como nome completo, </w:t>
      </w:r>
      <w:r>
        <w:t xml:space="preserve">e-mail e demais informações de identificação do denunciante — é restrito. No painel administrativo, esses dados serão exibidos apenas para perfis Funcionário e Administrador. O próprio cidadão que registrou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14:paraId="6DBE2686" w14:textId="77777777">
      <w:pPr>
        <w:pBdr/>
        <w:spacing/>
        <w:ind/>
        <w:rPr>
          <w:color w:val="ff0000"/>
        </w:rPr>
      </w:pPr>
      <w:r>
        <w:t xml:space="preserve">Prioridade: essencial.</w:t>
      </w:r>
      <w:r>
        <w:rPr>
          <w:color w:val="ff0000"/>
        </w:rPr>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r>
        <w:rPr>
          <w:color w:val="000000"/>
        </w:rPr>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w:t>
      </w:r>
      <w:r>
        <w:rPr>
          <w:i/>
        </w:rPr>
        <w:t xml:space="preserve">Based</w:t>
      </w:r>
      <w:r>
        <w:rPr>
          <w:i/>
        </w:rPr>
        <w:t xml:space="preserve"> Access </w:t>
      </w:r>
      <w:r>
        <w:rPr>
          <w:i/>
        </w:rPr>
        <w:t xml:space="preserve">Control</w:t>
      </w:r>
      <w:r>
        <w:rPr>
          <w:i/>
        </w:rPr>
        <w:t xml:space="preserve">)</w:t>
      </w:r>
      <w:r>
        <w:t xml:space="preserve">, garantindo que as funcionalidades sejam restritas conforme o nível de autorização. </w:t>
      </w:r>
      <w:r/>
    </w:p>
    <w:p w14:paraId="443449CA" w14:textId="77777777">
      <w:pPr>
        <w:pBdr/>
        <w:spacing/>
        <w:ind/>
        <w:rPr/>
      </w:pPr>
      <w:r>
        <w:t xml:space="preserve">O sistema distinguirá três perfis, conforme a seguir:</w:t>
      </w:r>
      <w:r/>
    </w:p>
    <w:p w14:paraId="24FF92EA" w14:textId="77777777">
      <w:pPr>
        <w:pStyle w:val="1845"/>
        <w:numPr>
          <w:ilvl w:val="0"/>
          <w:numId w:val="42"/>
        </w:numPr>
        <w:pBdr/>
        <w:spacing/>
        <w:ind/>
        <w:rPr>
          <w:b/>
          <w:bCs/>
          <w:color w:val="000000"/>
          <w:szCs w:val="24"/>
        </w:rPr>
      </w:pPr>
      <w:r>
        <w:t xml:space="preserve">Cidadão: acesso às funções de registro e consulta de protocolos próprios; </w:t>
      </w:r>
      <w:r>
        <w:rPr>
          <w:b/>
          <w:bCs/>
          <w:color w:val="000000"/>
          <w:szCs w:val="24"/>
        </w:rPr>
      </w:r>
      <w:r>
        <w:rPr>
          <w:b/>
          <w:bCs/>
          <w:color w:val="000000"/>
          <w:szCs w:val="24"/>
        </w:rPr>
      </w:r>
    </w:p>
    <w:p w14:paraId="7BB3EE40" w14:textId="77777777">
      <w:pPr>
        <w:pStyle w:val="1845"/>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r>
        <w:rPr>
          <w:b/>
          <w:bCs/>
          <w:color w:val="000000"/>
          <w:szCs w:val="24"/>
        </w:rPr>
      </w:r>
    </w:p>
    <w:p w14:paraId="40C805E3" w14:textId="77777777">
      <w:pPr>
        <w:pStyle w:val="1845"/>
        <w:numPr>
          <w:ilvl w:val="0"/>
          <w:numId w:val="42"/>
        </w:numPr>
        <w:pBdr/>
        <w:spacing/>
        <w:ind/>
        <w:rPr>
          <w:b/>
          <w:bCs/>
          <w:color w:val="000000"/>
          <w:szCs w:val="24"/>
        </w:rPr>
      </w:pPr>
      <w:r>
        <w:t xml:space="preserve">Administrador do sistema: acesso total, incluindo a criação de contas (e-mail/senha) para novos funcionários da prefeitura, gestão de usuários e extração de relatórios gerenciais e </w:t>
      </w:r>
      <w:r>
        <w:rPr>
          <w:i/>
        </w:rPr>
        <w:t xml:space="preserve">dashboard</w:t>
      </w:r>
      <w:r>
        <w:t xml:space="preserve">s.</w:t>
      </w:r>
      <w:r>
        <w:rPr>
          <w:b/>
          <w:bCs/>
          <w:color w:val="000000"/>
          <w:szCs w:val="24"/>
        </w:rPr>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r>
        <w:rPr>
          <w:color w:val="000000"/>
        </w:rPr>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r>
        <w:rPr>
          <w:color w:val="000000"/>
          <w:szCs w:val="24"/>
        </w:rPr>
      </w:r>
    </w:p>
    <w:p w14:paraId="7AA54E2A" w14:textId="77777777">
      <w:pPr>
        <w:pBdr/>
        <w:spacing/>
        <w:ind/>
        <w:rPr>
          <w:b/>
          <w:bCs/>
          <w:color w:val="000000"/>
          <w:szCs w:val="24"/>
        </w:rPr>
      </w:pPr>
      <w:r>
        <w:rPr>
          <w:color w:val="000000"/>
        </w:rPr>
        <w:t xml:space="preserve">Descrição: </w:t>
      </w:r>
      <w:r>
        <w:t xml:space="preserve">o sistema deverá permitir qu</w:t>
      </w:r>
      <w:r>
        <w:t xml:space="preserve">e o perfil “Administrador” realize a manutenção dos usuários cadastrados. Isso incluirá a criação de contas para funcionários da gestão pública, bem como a visualização, edição de dados básicos ou inativação de contas, conforme as diretrizes de governança.</w:t>
      </w:r>
      <w:r>
        <w:rPr>
          <w:b/>
          <w:bCs/>
          <w:color w:val="000000"/>
          <w:szCs w:val="24"/>
        </w:rPr>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r>
        <w:rPr>
          <w:color w:val="000000"/>
        </w:rPr>
      </w:r>
    </w:p>
    <w:p w14:paraId="5632E295" w14:textId="77777777">
      <w:pPr>
        <w:pBdr/>
        <w:spacing/>
        <w:ind/>
        <w:rPr>
          <w:color w:val="000000"/>
          <w:szCs w:val="24"/>
        </w:rPr>
      </w:pPr>
      <w:r>
        <w:rPr>
          <w:color w:val="000000"/>
        </w:rPr>
        <w:t xml:space="preserve">RF16 – </w:t>
      </w:r>
      <w:r>
        <w:t xml:space="preserve">Alerta de duplicidade de ocorrência </w:t>
      </w:r>
      <w:r>
        <w:rPr>
          <w:color w:val="000000"/>
          <w:szCs w:val="24"/>
        </w:rPr>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w:t>
      </w:r>
      <w:r>
        <w:t xml:space="preserve">a existência de ocorrências ativas similares em um raio de 50 metros. Caso detectada a similaridade, o sistema emitirá um alerta e disponibilizará a opção para o cidadão apoiar (reforçar) a ocorrência existente em vez de gerar um novo protocolo redundante.</w:t>
      </w:r>
      <w:r>
        <w:rPr>
          <w:b/>
          <w:bCs/>
          <w:color w:val="000000"/>
          <w:szCs w:val="24"/>
        </w:rPr>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r>
        <w:rPr>
          <w:color w:val="000000"/>
        </w:rPr>
      </w:r>
    </w:p>
    <w:p w14:paraId="2A01CAB8" w14:textId="77777777">
      <w:pPr>
        <w:pBdr/>
        <w:spacing/>
        <w:ind/>
        <w:rPr/>
      </w:pPr>
      <w:r>
        <w:t xml:space="preserve">RF17 – Contato com os administradores do sistema</w:t>
      </w:r>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r/>
    </w:p>
    <w:p w14:paraId="7B11D0A2" w14:textId="77777777">
      <w:pPr>
        <w:pBdr/>
        <w:spacing/>
        <w:ind/>
        <w:rPr/>
      </w:pPr>
      <w:r>
        <w:t xml:space="preserve">Prioridade: essencial.</w:t>
      </w:r>
      <w:r/>
    </w:p>
    <w:p w14:paraId="757DCE49" w14:textId="77777777">
      <w:pPr>
        <w:pBdr/>
        <w:spacing/>
        <w:ind/>
        <w:rPr/>
      </w:pPr>
      <w:r>
        <w:t xml:space="preserve">RF18 – Acessibilidade </w:t>
      </w:r>
      <w:r/>
    </w:p>
    <w:p w14:paraId="765FB509" w14:textId="77777777">
      <w:pPr>
        <w:pBdr/>
        <w:spacing/>
        <w:ind/>
        <w:rPr>
          <w:shd w:val="clear" w:color="auto" w:fill="ffffff"/>
        </w:rPr>
      </w:pPr>
      <w:r>
        <w:t xml:space="preserve">Descrição: </w:t>
      </w:r>
      <w:r>
        <w:rPr>
          <w:shd w:val="clear" w:color="auto" w:fill="ffffff"/>
        </w:rPr>
        <w:t xml:space="preserve">o sistema</w:t>
      </w:r>
      <w:r>
        <w:rPr>
          <w:shd w:val="clear" w:color="auto" w:fill="ffffff"/>
        </w:rPr>
        <w:t xml:space="preserve"> deverá incorporar recursos de acessibilidade para ajudar usuários com deficiências, incluindo configurações de acessibilidade para mudança da cor de fundo (entre cor clara e escura) e ajuste do tamanho das fontes (aumentar, diminuir e restaurar o padrão).</w:t>
      </w:r>
      <w:r>
        <w:rPr>
          <w:shd w:val="clear" w:color="auto" w:fill="ffffff"/>
        </w:rPr>
      </w:r>
      <w:r>
        <w:rPr>
          <w:shd w:val="clear" w:color="auto" w:fill="ffffff"/>
        </w:rPr>
      </w:r>
    </w:p>
    <w:p w14:paraId="50B11779" w14:textId="77777777">
      <w:pPr>
        <w:pBdr/>
        <w:spacing/>
        <w:ind/>
        <w:rPr/>
      </w:pPr>
      <w:r>
        <w:t xml:space="preserve">Prioridade: essencial.</w:t>
      </w:r>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que o perfil Administrador realize o cadastro de funcionários da administração municipal.</w:t>
      </w:r>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05C43EE" w14:textId="77777777">
      <w:pPr>
        <w:pBdr/>
        <w:spacing/>
        <w:ind/>
        <w:rPr/>
      </w:pPr>
      <w:r>
        <w:rPr>
          <w:highlight w:val="white"/>
        </w:rPr>
        <w:t xml:space="preserve">RF20 – Desfoque de imagens para preservação da privacidade</w:t>
      </w:r>
      <w:r>
        <w:t xml:space="preserve"> (</w:t>
      </w:r>
      <w:r>
        <w:t xml:space="preserve">Claudinary</w:t>
      </w:r>
      <w:r>
        <w:t xml:space="preserve">)</w:t>
      </w:r>
      <w:r/>
    </w:p>
    <w:p w14:paraId="0EA6B624" w14:textId="77777777">
      <w:pPr>
        <w:pBdr/>
        <w:spacing/>
        <w:ind/>
        <w:rPr>
          <w:ins w:id="6" w:author="Rodrigo Romano" w:date="2026-06-19T00:00:00Z"/>
        </w:rPr>
      </w:pPr>
      <w:r>
        <w:t xml:space="preserve">Descrição: o sistema deverá aplicar automaticamente o desfoque (</w:t>
      </w:r>
      <w:r>
        <w:t xml:space="preserve">blur</w:t>
      </w:r>
      <w:r>
        <w:t xml:space="preserve">) em regiões das imagens que possam identificar pessoas, rostos ou placas de veículos, por meio da API </w:t>
      </w:r>
      <w:r>
        <w:t xml:space="preserve">Cloudinary</w:t>
      </w:r>
      <w:r>
        <w:t xml:space="preserve">, antes de armazenar e exibir as fotos anexadas às ocorrências. O objetivo é preservar a privacidade dos envolvidos em conformidade com a LGPD.</w:t>
      </w:r>
      <w:ins w:id="7" w:author="Rodrigo Romano" w:date="2026-06-19T00:00:00Z">
        <w:r/>
      </w:ins>
    </w:p>
    <w:p w14:paraId="2CA62ACB" w14:textId="77777777">
      <w:pPr>
        <w:pBdr/>
        <w:spacing/>
        <w:ind/>
        <w:rPr/>
      </w:pPr>
      <w:r>
        <w:t xml:space="preserve">Prioridade: importante.</w:t>
      </w:r>
      <w:r/>
    </w:p>
    <w:p w14:paraId="7DC46B8F" w14:textId="77777777">
      <w:pPr>
        <w:pBdr/>
        <w:spacing/>
        <w:ind/>
        <w:rPr>
          <w:highlight w:val="white"/>
        </w:rPr>
      </w:pPr>
      <w:r>
        <w:rPr>
          <w:highlight w:val="white"/>
        </w:rPr>
        <w:t xml:space="preserve">RF21 – Visualização de ocorrências no mapa geográfico</w:t>
      </w:r>
      <w:r>
        <w:rPr>
          <w:highlight w:val="white"/>
        </w:rPr>
      </w:r>
      <w:r>
        <w:rPr>
          <w:highlight w:val="white"/>
        </w:rPr>
      </w:r>
    </w:p>
    <w:p w14:paraId="735F4787" w14:textId="77777777">
      <w:pPr>
        <w:pBdr/>
        <w:spacing/>
        <w:ind/>
        <w:rPr>
          <w:ins w:id="8" w:author="Rodrigo Romano" w:date="2026-06-19T00:00:00Z"/>
        </w:rPr>
      </w:pPr>
      <w:r>
        <w:t xml:space="preserve">Descrição: o sistema deverá exibir as oc</w:t>
      </w:r>
      <w:r>
        <w:t xml:space="preserve">orrências registradas em um mapa geográfico interativo, utilizando a API do  OpenStreetMap, permitindo que administradores e funcionários visualizem a distribuição espacial dos problemas urbanos por bairro, categoria e status. O ciclo de vida da ocorrência</w:t>
      </w:r>
      <w:r>
        <w:t xml:space="preserve"> no mapa segue os seguintes estados: (1) Pendente — ocorrência recém-registrada, exibida em vermelho no mapa; (2) Em Andamento — ocorrência em atendimento pela secretaria responsável, exibida em amarelo; (3) Atendida — intervenção concluída, exibida em ver</w:t>
      </w:r>
      <w:r>
        <w:t xml:space="preserve">de; (4) Indeferida — ocorrência não atendida com justificativa, exibida em cinza. A transição entre estados é realizada pelos perfis Funcionário ou Administrador via painel administrativo (RF12), com atualização automática da representação gráfica no mapa.</w:t>
      </w:r>
      <w:ins w:id="9" w:author="Rodrigo Romano" w:date="2026-06-19T00:00:00Z">
        <w:r/>
      </w:ins>
    </w:p>
    <w:p w14:paraId="29480C8A" w14:textId="77777777">
      <w:pPr>
        <w:pBdr/>
        <w:spacing/>
        <w:ind/>
        <w:rPr/>
      </w:pPr>
      <w:r>
        <w:t xml:space="preserve">Prioridade: importante.</w:t>
      </w:r>
      <w:r/>
    </w:p>
    <w:p w14:paraId="4C15E5C5" w14:textId="77777777">
      <w:pPr>
        <w:pBdr/>
        <w:spacing/>
        <w:ind/>
        <w:rPr/>
      </w:pPr>
      <w:r/>
      <w:r/>
    </w:p>
    <w:p w14:paraId="7F1C9606" w14:textId="77777777">
      <w:pPr>
        <w:pStyle w:val="1637"/>
        <w:pBdr/>
        <w:spacing/>
        <w:ind/>
        <w:rPr/>
      </w:pPr>
      <w:r/>
      <w:bookmarkStart w:id="31" w:name="_Toc31"/>
      <w:r>
        <w:t xml:space="preserve">5.1.2 Requisitos </w:t>
      </w:r>
      <w:r>
        <w:t xml:space="preserve">não Funcionais</w:t>
      </w:r>
      <w:r/>
      <w:bookmarkEnd w:id="31"/>
      <w:r/>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w:t>
      </w:r>
      <w:r>
        <w:rPr>
          <w:color w:val="000000"/>
        </w:rPr>
        <w:t xml:space="preserve">Sommerville</w:t>
      </w:r>
      <w:r>
        <w:rPr>
          <w:color w:val="000000"/>
        </w:rPr>
        <w:t xml:space="preserve"> (2018).</w:t>
      </w:r>
      <w:r/>
    </w:p>
    <w:p w14:paraId="4E17BC67" w14:textId="77777777">
      <w:pPr>
        <w:pBdr/>
        <w:spacing/>
        <w:ind/>
        <w:rPr/>
      </w:pPr>
      <w:r>
        <w:t xml:space="preserve">5.1.2.1 Requisitos de Produto</w:t>
      </w:r>
      <w:r/>
    </w:p>
    <w:p w14:paraId="7FA3ACB5" w14:textId="77777777">
      <w:pPr>
        <w:pBdr/>
        <w:spacing/>
        <w:ind/>
        <w:rPr/>
      </w:pPr>
      <w:r>
        <w:t xml:space="preserve">a) Requisitos de Eficiência</w:t>
      </w:r>
      <w:r/>
    </w:p>
    <w:p w14:paraId="45258E2B" w14:textId="77777777">
      <w:pPr>
        <w:pBdr/>
        <w:spacing/>
        <w:ind/>
        <w:rPr/>
      </w:pPr>
      <w:r>
        <w:t xml:space="preserve">RNF01 – Tempo de resposta</w:t>
      </w:r>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81C73F8" w14:textId="77777777">
      <w:pPr>
        <w:pBdr/>
        <w:spacing/>
        <w:ind/>
        <w:rPr/>
      </w:pPr>
      <w:r>
        <w:t xml:space="preserve">b) Requisitos de Portabilidade</w:t>
      </w:r>
      <w:r/>
    </w:p>
    <w:p w14:paraId="6699B906" w14:textId="77777777">
      <w:pPr>
        <w:pBdr/>
        <w:spacing/>
        <w:ind/>
        <w:rPr/>
      </w:pPr>
      <w:r>
        <w:t xml:space="preserve">RNF02 – Compatibilidade com navegadores</w:t>
      </w:r>
      <w:r/>
    </w:p>
    <w:p w14:paraId="325C0368" w14:textId="77777777">
      <w:pPr>
        <w:pBdr/>
        <w:spacing/>
        <w:ind/>
        <w:rPr/>
      </w:pPr>
      <w:r>
        <w:t xml:space="preserve">Descrição: o sistema deve ser totalmente funcional nas versões mais atualizadas dos navegadores: Google Chrome (v.110+), Mozilla Firefox (v.108+) e Microsoft Edge (v.110+).</w:t>
      </w:r>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607709CE" w14:textId="77777777">
      <w:pPr>
        <w:pBdr/>
        <w:spacing/>
        <w:ind/>
        <w:rPr/>
      </w:pPr>
      <w:r>
        <w:t xml:space="preserve">RNF03 – Tecnologias para o código do </w:t>
      </w:r>
      <w:r>
        <w:rPr>
          <w:i/>
        </w:rPr>
        <w:t xml:space="preserve">front-</w:t>
      </w:r>
      <w:r>
        <w:rPr>
          <w:i/>
        </w:rPr>
        <w:t xml:space="preserve">end</w:t>
      </w:r>
      <w:r>
        <w:t xml:space="preserve"> e responsividade</w:t>
      </w:r>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F85A4AC" w14:textId="77777777">
      <w:pPr>
        <w:pBdr/>
        <w:spacing/>
        <w:ind/>
        <w:rPr/>
      </w:pPr>
      <w:r>
        <w:t xml:space="preserve">c) Requisitos de Usabilidade</w:t>
      </w:r>
      <w:r/>
    </w:p>
    <w:p w14:paraId="650B2363" w14:textId="77777777">
      <w:pPr>
        <w:pBdr/>
        <w:spacing/>
        <w:ind/>
        <w:rPr/>
      </w:pPr>
      <w:r>
        <w:t xml:space="preserve">RNF04 – Facilidade de uso (Interface Intuitiva)</w:t>
      </w:r>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B504B79" w14:textId="77777777">
      <w:pPr>
        <w:pBdr/>
        <w:spacing/>
        <w:ind/>
        <w:rPr/>
      </w:pPr>
      <w:r>
        <w:t xml:space="preserve">RNF05 – Facilidade de aprendizado</w:t>
      </w:r>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28841A5" w14:textId="77777777">
      <w:pPr>
        <w:pBdr/>
        <w:spacing/>
        <w:ind/>
        <w:rPr/>
      </w:pPr>
      <w:r>
        <w:t xml:space="preserve">RNF06 – Responsividade da interface de usuário</w:t>
      </w:r>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78365E9" w14:textId="77777777">
      <w:pPr>
        <w:pBdr/>
        <w:spacing/>
        <w:ind/>
        <w:rPr/>
      </w:pPr>
      <w:r>
        <w:t xml:space="preserve">5.1.2.2 Requisitos Organizacionais </w:t>
      </w:r>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r/>
    </w:p>
    <w:p w14:paraId="4C31D863" w14:textId="77777777">
      <w:pPr>
        <w:pBdr/>
        <w:spacing/>
        <w:ind/>
        <w:rPr/>
      </w:pPr>
      <w:r>
        <w:t xml:space="preserve">Descrição: o código-fonte do </w:t>
      </w:r>
      <w:r>
        <w:rPr>
          <w:i/>
        </w:rPr>
        <w:t xml:space="preserve">back-end</w:t>
      </w:r>
      <w:r>
        <w:t xml:space="preserve"> deverá ser implementado seguindo o padrão </w:t>
      </w:r>
      <w:r>
        <w:t xml:space="preserve">RESTful</w:t>
      </w:r>
      <w:r>
        <w:t xml:space="preserve">.</w:t>
      </w:r>
      <w:r/>
    </w:p>
    <w:p w14:paraId="2F472FF9" w14:textId="77777777">
      <w:pPr>
        <w:pBdr/>
        <w:spacing/>
        <w:ind/>
        <w:rPr/>
      </w:pPr>
      <w:r>
        <w:t xml:space="preserve">Prioridade: essencial.</w:t>
      </w:r>
      <w:r/>
    </w:p>
    <w:p w14:paraId="59082D69" w14:textId="77777777">
      <w:pPr>
        <w:pBdr/>
        <w:spacing/>
        <w:ind/>
        <w:rPr/>
      </w:pPr>
      <w:r>
        <w:t xml:space="preserve">RNF08 – Tecnologias de Programação</w:t>
      </w:r>
      <w:r/>
    </w:p>
    <w:p w14:paraId="29C2F9B3" w14:textId="77777777">
      <w:pPr>
        <w:pBdr/>
        <w:spacing/>
        <w:ind/>
        <w:rPr/>
      </w:pPr>
      <w:r>
        <w:t xml:space="preserve">Descrição: o </w:t>
      </w:r>
      <w:r>
        <w:rPr>
          <w:i/>
          <w:iCs/>
        </w:rPr>
        <w:t xml:space="preserve">back-end</w:t>
      </w:r>
      <w:r>
        <w:rPr>
          <w:i/>
          <w:iCs/>
        </w:rPr>
        <w:t xml:space="preserve">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w:t>
      </w:r>
      <w:r>
        <w:rPr>
          <w:i/>
        </w:rPr>
        <w:t xml:space="preserve">en</w:t>
      </w:r>
      <w:r>
        <w:t xml:space="preserve">d</w:t>
      </w:r>
      <w:r>
        <w:t xml:space="preserve"> utilizará o </w:t>
      </w:r>
      <w:r>
        <w:rPr>
          <w:i/>
        </w:rPr>
        <w:t xml:space="preserve">framework </w:t>
      </w:r>
      <w:r>
        <w:t xml:space="preserve">Angular 19 e </w:t>
      </w:r>
      <w:r>
        <w:rPr>
          <w:highlight w:val="white"/>
        </w:rPr>
        <w:t xml:space="preserve">Node.js (v.24.17.0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DAB6319" w14:textId="77777777">
      <w:pPr>
        <w:pBdr/>
        <w:spacing/>
        <w:ind/>
        <w:rPr/>
      </w:pPr>
      <w:r>
        <w:t xml:space="preserve">RNF09 – Documentação do sistema de software</w:t>
      </w:r>
      <w:r/>
    </w:p>
    <w:p w14:paraId="13059385" w14:textId="77777777">
      <w:pPr>
        <w:pBdr/>
        <w:spacing/>
        <w:ind/>
        <w:rPr/>
      </w:pPr>
      <w:r>
        <w:t xml:space="preserve">Descrição: o sistema deverá possuir documentação técnica e manuais de orientação ao usuário atualizados.</w:t>
      </w:r>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0ABBA3ED" w14:textId="77777777">
      <w:pPr>
        <w:pBdr/>
        <w:spacing/>
        <w:ind/>
        <w:rPr/>
      </w:pPr>
      <w:r>
        <w:t xml:space="preserve">5.1.2.3 Requisitos Externos</w:t>
      </w:r>
      <w:r/>
    </w:p>
    <w:p w14:paraId="5B8C74F1" w14:textId="77777777">
      <w:pPr>
        <w:pBdr/>
        <w:spacing/>
        <w:ind/>
        <w:rPr/>
      </w:pPr>
      <w:r>
        <w:t xml:space="preserve">a) Requisitos de Interoperabilidade (hardware, software, comunicações)</w:t>
      </w:r>
      <w:r/>
    </w:p>
    <w:p w14:paraId="366F2415" w14:textId="77777777">
      <w:pPr>
        <w:pBdr/>
        <w:spacing/>
        <w:ind/>
        <w:rPr/>
      </w:pPr>
      <w:r>
        <w:t xml:space="preserve">RNF10 – Integração com API de mapas</w:t>
      </w:r>
      <w:r/>
    </w:p>
    <w:p w14:paraId="60C80DFF" w14:textId="77777777">
      <w:pPr>
        <w:pBdr/>
        <w:spacing/>
        <w:ind/>
        <w:rPr/>
      </w:pPr>
      <w:r>
        <w:t xml:space="preserve">Descrição: o sistema deverá integrar-se ao serviço externo de mapas da plataforma </w:t>
      </w:r>
      <w:r>
        <w:rPr>
          <w:highlight w:val="white"/>
        </w:rPr>
        <w:t xml:space="preserve">OpenStreetMap</w:t>
      </w:r>
      <w:r>
        <w:t xml:space="preserve"> e ao serviço de geocodificação Nominatim para</w:t>
      </w:r>
      <w:r>
        <w:t xml:space="preserve"> a renderização cartográfica de ocorrências e captura de coordenadas sem custos operacionais de licenciamento corporativo.</w:t>
      </w:r>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5BF3C12" w14:textId="77777777">
      <w:pPr>
        <w:pBdr/>
        <w:spacing/>
        <w:ind/>
        <w:rPr/>
      </w:pPr>
      <w:r>
        <w:t xml:space="preserve">RNF11 – Comunicação criptografada </w:t>
      </w:r>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w:t>
      </w:r>
      <w:r>
        <w:rPr>
          <w:i/>
          <w:color w:val="000000"/>
        </w:rPr>
        <w:t xml:space="preserve">the</w:t>
      </w:r>
      <w:r>
        <w:rPr>
          <w:i/>
          <w:color w:val="000000"/>
        </w:rPr>
        <w:t xml:space="preserv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34BE6CC" w14:textId="77777777">
      <w:pPr>
        <w:pBdr/>
        <w:spacing/>
        <w:ind/>
        <w:rPr/>
      </w:pPr>
      <w:r>
        <w:t xml:space="preserve">RNF12 – Serviços de Comunicação Externa</w:t>
      </w:r>
      <w:r/>
    </w:p>
    <w:p w14:paraId="41E20D94" w14:textId="77777777">
      <w:pPr>
        <w:pBdr/>
        <w:spacing/>
        <w:ind/>
        <w:rPr/>
      </w:pPr>
      <w:r>
        <w:t xml:space="preserve">Des</w:t>
      </w:r>
      <w:r>
        <w:t xml:space="preserve">crição: para o envio de e-mails transacionais — recuperação de senha, confirmação de cadastro, códigos de autenticação multifator (MFA), confirmação de registro de ocorrência e notificação de mudança de status —, o sistema integrará um servidor SMTP (como </w:t>
      </w:r>
      <w:r>
        <w:rPr>
          <w:highlight w:val="white"/>
        </w:rPr>
        <w:t xml:space="preserve">Gmail SMTP). Os e-mails seguirão um leiaute padronizado, com a identificação do sistema no topo, o conteúdo no centro e os dados de contato e a localidade da administração no rodapé.</w:t>
      </w:r>
      <w:r>
        <w:t xml:space="preserve"> </w:t>
      </w:r>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w:t>
      </w:r>
      <w:r>
        <w:t xml:space="preserve">o: o sistema deverá integrar uma API de processamento de imagens para aplicar automaticamente técnicas de proteção visual (desfoque de regiões sensíveis como rostos e placas) nas imagens anexadas às ocorrências antes de seu armazenamento e exibição. A API </w:t>
      </w:r>
      <w:r>
        <w:t xml:space="preserve">Cloudinary</w:t>
      </w:r>
      <w:r>
        <w:t xml:space="preserve">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B4CB193" w14:textId="77777777">
      <w:pPr>
        <w:pBdr/>
        <w:spacing/>
        <w:ind/>
        <w:rPr/>
      </w:pPr>
      <w:r>
        <w:t xml:space="preserve">b) Requisitos Éticos</w:t>
      </w:r>
      <w:r/>
    </w:p>
    <w:p w14:paraId="68451596" w14:textId="77777777">
      <w:pPr>
        <w:pBdr/>
        <w:spacing/>
        <w:ind/>
        <w:rPr/>
      </w:pPr>
      <w:r>
        <w:t xml:space="preserve">RNF15 – Uso responsável do sistema</w:t>
      </w:r>
      <w:r/>
    </w:p>
    <w:p w14:paraId="3D5A1CBE" w14:textId="77777777">
      <w:pPr>
        <w:pBdr/>
        <w:spacing/>
        <w:ind/>
        <w:rPr/>
      </w:pPr>
      <w:r>
        <w:t xml:space="preserve">Descrição: o sistema deverá apresentar os termos de uso e de privacidade ao usuário e requisitar o aceite antes de autorizar o seu acesso.</w:t>
      </w:r>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33AE801A" w14:textId="77777777">
      <w:pPr>
        <w:pBdr/>
        <w:spacing/>
        <w:ind/>
        <w:rPr/>
      </w:pPr>
      <w:r>
        <w:t xml:space="preserve">5.1.2.4 Requisitos de Segurança da Informação</w:t>
      </w:r>
      <w:r/>
    </w:p>
    <w:p w14:paraId="487538EA" w14:textId="77777777">
      <w:pPr>
        <w:pBdr/>
        <w:spacing/>
        <w:ind/>
        <w:rPr/>
      </w:pPr>
      <w:r>
        <w:t xml:space="preserve">a) Requisitos de Segurança (confiabilidade, disponibilidade, autenticidade e integridade)</w:t>
      </w:r>
      <w:r/>
    </w:p>
    <w:p w14:paraId="5415502F" w14:textId="77777777">
      <w:pPr>
        <w:pBdr/>
        <w:spacing/>
        <w:ind/>
        <w:rPr/>
      </w:pPr>
      <w:r>
        <w:t xml:space="preserve">RNF16 – Autenticação de usuário robusta </w:t>
      </w:r>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w:t>
      </w:r>
      <w:r>
        <w:rPr>
          <w:i/>
          <w:iCs/>
        </w:rPr>
        <w:t xml:space="preserve"> </w:t>
      </w:r>
      <w:r>
        <w:t xml:space="preserve">no </w:t>
      </w:r>
      <w:r>
        <w:rPr>
          <w:i/>
          <w:iCs/>
        </w:rPr>
        <w:t xml:space="preserve">backend</w:t>
      </w:r>
      <w:r>
        <w:rPr>
          <w:i/>
          <w:iCs/>
        </w:rPr>
        <w:t xml:space="preserve">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14:paraId="56BCDECA" w14:textId="77777777">
      <w:pPr>
        <w:pBdr/>
        <w:spacing/>
        <w:ind/>
        <w:rPr/>
      </w:pPr>
      <w:r>
        <w:t xml:space="preserve">Prioridade: essencial</w:t>
      </w:r>
      <w:r/>
    </w:p>
    <w:p w14:paraId="26BBD5EF" w14:textId="77777777">
      <w:pPr>
        <w:pBdr/>
        <w:spacing/>
        <w:ind/>
        <w:rPr/>
      </w:pPr>
      <w:r>
        <w:t xml:space="preserve">RNF17 – Integridade e proteção dos dados</w:t>
      </w:r>
      <w:r/>
    </w:p>
    <w:p w14:paraId="0F0AF08B" w14:textId="77777777">
      <w:pPr>
        <w:pBdr/>
        <w:spacing/>
        <w:ind/>
        <w:rPr/>
      </w:pPr>
      <w:r>
        <w:t xml:space="preserve">Descrição: a integridade dos dados armazenados no banco de dados PostgreSQL (versão 18) deverá ser assegurada por políticas de restrição de acesso e integridade referencial. A proteção durante o tráfego de dados entre o </w:t>
      </w:r>
      <w:r>
        <w:rPr>
          <w:i/>
          <w:iCs/>
        </w:rPr>
        <w:t xml:space="preserve">front-</w:t>
      </w:r>
      <w:r>
        <w:rPr>
          <w:i/>
          <w:iCs/>
        </w:rPr>
        <w:t xml:space="preserve">end</w:t>
      </w:r>
      <w:r>
        <w:t xml:space="preserve"> desenvolvido em Angular (versão 19) e o </w:t>
      </w:r>
      <w:r>
        <w:rPr>
          <w:i/>
        </w:rPr>
        <w:t xml:space="preserve">back-end</w:t>
      </w:r>
      <w:r>
        <w:rPr>
          <w:i/>
        </w:rPr>
        <w:t xml:space="preserve"> </w:t>
      </w:r>
      <w:r>
        <w:t xml:space="preserve">será garantida pelo uso mandatório de protocolos de comunicação criptografados sob o padrão TLS/SSL (HTTPS).</w:t>
      </w:r>
      <w:r/>
    </w:p>
    <w:p w14:paraId="31BAB93F" w14:textId="77777777">
      <w:pPr>
        <w:pBdr/>
        <w:spacing/>
        <w:ind/>
        <w:rPr/>
      </w:pPr>
      <w:r>
        <w:t xml:space="preserve">Prioridade: essencial</w:t>
      </w:r>
      <w:r/>
    </w:p>
    <w:p w14:paraId="63617AEE" w14:textId="77777777">
      <w:pPr>
        <w:pBdr/>
        <w:spacing/>
        <w:ind/>
        <w:rPr/>
      </w:pPr>
      <w:r>
        <w:t xml:space="preserve">RNF18 – Disponibilidade do sistema</w:t>
      </w:r>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14:paraId="34D9AEE9" w14:textId="77777777">
      <w:pPr>
        <w:pBdr/>
        <w:spacing/>
        <w:ind/>
        <w:rPr/>
      </w:pPr>
      <w:r>
        <w:t xml:space="preserve">Prioridade: essencial</w:t>
      </w:r>
      <w:r/>
    </w:p>
    <w:p w14:paraId="1E17FD42" w14:textId="77777777">
      <w:pPr>
        <w:pBdr/>
        <w:spacing/>
        <w:ind/>
        <w:rPr/>
      </w:pPr>
      <w:r>
        <w:t xml:space="preserve">b) Requisitos Legais</w:t>
      </w:r>
      <w:r/>
    </w:p>
    <w:p w14:paraId="195B93F0" w14:textId="77777777">
      <w:pPr>
        <w:pBdr/>
        <w:spacing/>
        <w:ind/>
        <w:rPr/>
      </w:pPr>
      <w:r>
        <w:t xml:space="preserve">RNF19 – Termos de uso e políticas de acesso</w:t>
      </w:r>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r/>
    </w:p>
    <w:p w14:paraId="7A6ED295" w14:textId="77777777">
      <w:pPr>
        <w:pBdr/>
        <w:spacing/>
        <w:ind/>
        <w:rPr/>
      </w:pPr>
      <w:r>
        <w:t xml:space="preserve">Descrição: o tratamento de dados pessoais e de geolocalização deverá seguir rigorosamente a LGPD (Lei nº 13.709/2018), garantindo o direito à exclusão de dados, anonimização e a segurança dos dados sensíveis.</w:t>
      </w:r>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41B0425" w14:textId="77777777">
      <w:pPr>
        <w:pBdr/>
        <w:spacing/>
        <w:ind/>
        <w:rPr/>
      </w:pPr>
      <w:r/>
      <w:r/>
    </w:p>
    <w:p w14:paraId="2B7ADB9B" w14:textId="77777777">
      <w:pPr>
        <w:pStyle w:val="1637"/>
        <w:pBdr/>
        <w:spacing/>
        <w:ind/>
        <w:rPr/>
      </w:pPr>
      <w:r/>
      <w:bookmarkStart w:id="32" w:name="_Toc32"/>
      <w:r>
        <w:t xml:space="preserve">5.1.3 Principais Regras de Negócio</w:t>
      </w:r>
      <w:r/>
      <w:bookmarkEnd w:id="32"/>
      <w:r/>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r/>
    </w:p>
    <w:p w14:paraId="0AF22105" w14:textId="77777777">
      <w:pPr>
        <w:pBdr/>
        <w:spacing/>
        <w:ind/>
        <w:rPr/>
      </w:pPr>
      <w:r>
        <w:t xml:space="preserve">RN01 – Validação de cadastro e dados obrigatórios</w:t>
      </w:r>
      <w:r/>
    </w:p>
    <w:p w14:paraId="05E9704C" w14:textId="77777777">
      <w:pPr>
        <w:pBdr/>
        <w:spacing/>
        <w:ind/>
        <w:rPr/>
      </w:pPr>
      <w:r>
        <w:t xml:space="preserve">Para o perfil Cidadão, a informação do município de residência será obrigatória para fins de estratificação de dados. </w:t>
      </w:r>
      <w:r/>
    </w:p>
    <w:p w14:paraId="6785BEEA" w14:textId="77777777">
      <w:pPr>
        <w:pBdr/>
        <w:spacing/>
        <w:ind/>
        <w:rPr/>
      </w:pPr>
      <w:r>
        <w:t xml:space="preserve">Relacionado aos requisitos: RF01.</w:t>
      </w:r>
      <w:r/>
    </w:p>
    <w:p w14:paraId="10FA16C4" w14:textId="77777777">
      <w:pPr>
        <w:pBdr/>
        <w:spacing/>
        <w:ind/>
        <w:rPr/>
      </w:pPr>
      <w:r>
        <w:t xml:space="preserve">RN02 – Geração automática de protocolo</w:t>
      </w:r>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r/>
    </w:p>
    <w:p w14:paraId="16F728EE" w14:textId="77777777">
      <w:pPr>
        <w:pBdr/>
        <w:spacing/>
        <w:ind/>
        <w:rPr/>
      </w:pPr>
      <w:r>
        <w:t xml:space="preserve">Relacionado aos requisitos: RF07, RF08 e RF11.</w:t>
      </w:r>
      <w:r/>
    </w:p>
    <w:p w14:paraId="22E9FE71" w14:textId="77777777">
      <w:pPr>
        <w:pBdr/>
        <w:spacing/>
        <w:ind/>
        <w:rPr/>
      </w:pPr>
      <w:r>
        <w:t xml:space="preserve">RN03 – Hierarquia de alteração de status do protocolo</w:t>
      </w:r>
      <w:r/>
    </w:p>
    <w:p w14:paraId="05D2EF93" w14:textId="77777777">
      <w:pPr>
        <w:pBdr/>
        <w:spacing/>
        <w:ind/>
        <w:rPr/>
      </w:pPr>
      <w:r>
        <w:t xml:space="preserve">A transição de s</w:t>
      </w:r>
      <w:r>
        <w:t xml:space="preserve">tatus da ocorrência (Pendente → Em Andamento → Atendida, ou Indeferida mediante justificativa) é permitida aos perfis “Funcionário da administração pública” e “Administrador”. O sistema registrará qual usuário realizou a alteração e em qual data e horário.</w:t>
      </w:r>
      <w:r/>
    </w:p>
    <w:p w14:paraId="083D8890" w14:textId="77777777">
      <w:pPr>
        <w:pBdr/>
        <w:spacing/>
        <w:ind/>
        <w:rPr/>
      </w:pPr>
      <w:r>
        <w:t xml:space="preserve">Relacionados aos requisitos: RF12 e RF14.</w:t>
      </w:r>
      <w:r/>
    </w:p>
    <w:p w14:paraId="3BACAB98" w14:textId="77777777">
      <w:pPr>
        <w:pBdr/>
        <w:spacing/>
        <w:ind/>
        <w:rPr/>
      </w:pPr>
      <w:r>
        <w:t xml:space="preserve">RN04 – Definição de prioridade por categoria</w:t>
      </w:r>
      <w:r/>
    </w:p>
    <w:p w14:paraId="6A3FB14B" w14:textId="77777777">
      <w:pPr>
        <w:pBdr/>
        <w:spacing/>
        <w:ind/>
        <w:rPr/>
      </w:pPr>
      <w:r>
        <w:t xml:space="preserve">O nível de prioridade (baixa, média ou alta) não será modificado pelo cidadão. O sistema deverá atribuir o peso com base na categoria selecionada pelo cidadão (</w:t>
      </w:r>
      <w:r>
        <w:t xml:space="preserve">Ex</w:t>
      </w:r>
      <w:r>
        <w:t xml:space="preserve">: "Fios de alta tensão caídos" = Alta; "Poda de árvore em praça" = Baixa).</w:t>
      </w:r>
      <w:r/>
    </w:p>
    <w:p w14:paraId="28818A9A" w14:textId="77777777">
      <w:pPr>
        <w:pBdr/>
        <w:spacing/>
        <w:ind/>
        <w:rPr/>
      </w:pPr>
      <w:r>
        <w:t xml:space="preserve">Relacionado ao requisito: RF10.</w:t>
      </w:r>
      <w:r/>
    </w:p>
    <w:p w14:paraId="0CAEEF32" w14:textId="77777777">
      <w:pPr>
        <w:pBdr/>
        <w:spacing/>
        <w:ind/>
        <w:rPr/>
      </w:pPr>
      <w:r>
        <w:t xml:space="preserve">RN05 – Restrição de exposição de dados (LGPD)</w:t>
      </w:r>
      <w:r/>
    </w:p>
    <w:p w14:paraId="2E1AFBF3" w14:textId="77777777">
      <w:pPr>
        <w:pBdr/>
        <w:spacing/>
        <w:ind/>
        <w:rPr/>
      </w:pPr>
      <w:r>
        <w:t xml:space="preserve">Em ocorrências anônimas, o sistema deverá omitir qu</w:t>
      </w:r>
      <w:r>
        <w:t xml:space="preserve">alquer vínculo com o endereço IP ou metadados que possam identificar o autor. Para ocorrências identificadas, os dados do cidadão ficarão visíveis apenas para os perfis Funcionário e Administrador, além do próprio cidadão autor da ocorrência (RF11 e RF12).</w:t>
      </w:r>
      <w:r/>
    </w:p>
    <w:p w14:paraId="5C406840" w14:textId="77777777">
      <w:pPr>
        <w:pBdr/>
        <w:spacing/>
        <w:ind/>
        <w:rPr/>
      </w:pPr>
      <w:r>
        <w:t xml:space="preserve">Relacionado ao requisito: RF02, RF06, RF08 e RF14.</w:t>
      </w:r>
      <w:r/>
    </w:p>
    <w:p w14:paraId="2DEC4A53" w14:textId="77777777">
      <w:pPr>
        <w:pBdr/>
        <w:spacing/>
        <w:ind/>
        <w:rPr/>
      </w:pPr>
      <w:r>
        <w:t xml:space="preserve">RN06 – Detecção de duplicidade de ocorrência por local geográfico</w:t>
      </w:r>
      <w:r/>
    </w:p>
    <w:p w14:paraId="5CEC1B48" w14:textId="77777777">
      <w:pPr>
        <w:pBdr/>
        <w:spacing/>
        <w:ind/>
        <w:rPr/>
      </w:pPr>
      <w:r>
        <w:t xml:space="preserve">Ao iniciar um novo registro, o sistema verificará se já existe uma ocorrência ativa da mesma categoria em um raio de 50 metros. Caso positivo, o sistema emitirá um alerta ao usuário, permitindo que ele apenas "reforce" o protocolo existente em vez de </w:t>
      </w:r>
      <w:r>
        <w:t xml:space="preserve">criar um novo</w:t>
      </w:r>
      <w:r>
        <w:t xml:space="preserve">. </w:t>
      </w:r>
      <w:r/>
    </w:p>
    <w:p w14:paraId="68DF7DC8" w14:textId="77777777">
      <w:pPr>
        <w:pBdr/>
        <w:spacing/>
        <w:ind/>
        <w:rPr>
          <w:color w:val="000000"/>
        </w:rPr>
      </w:pPr>
      <w:r>
        <w:t xml:space="preserve">Relacionado ao requisito: RF09, RF11 e RF16</w:t>
      </w:r>
      <w:r>
        <w:rPr>
          <w:color w:val="000000"/>
        </w:rPr>
        <w:t xml:space="preserve">.</w:t>
      </w:r>
      <w:r>
        <w:rPr>
          <w:color w:val="000000"/>
        </w:rPr>
      </w:r>
      <w:r>
        <w:rPr>
          <w:color w:val="000000"/>
        </w:rPr>
      </w:r>
    </w:p>
    <w:p w14:paraId="60E95FAF" w14:textId="77777777">
      <w:pPr>
        <w:pBdr/>
        <w:spacing/>
        <w:ind/>
        <w:rPr/>
      </w:pPr>
      <w:r/>
      <w:r/>
    </w:p>
    <w:p w14:paraId="7408AA57" w14:textId="77777777">
      <w:pPr>
        <w:pStyle w:val="1636"/>
        <w:pBdr/>
        <w:spacing/>
        <w:ind/>
        <w:rPr/>
      </w:pPr>
      <w:r/>
      <w:bookmarkStart w:id="33" w:name="_Toc33"/>
      <w:r>
        <w:t xml:space="preserve">5.2 ANÁLISE DOS REQUISITOS</w:t>
      </w:r>
      <w:r/>
      <w:bookmarkEnd w:id="33"/>
      <w:r/>
      <w:r/>
    </w:p>
    <w:p w14:paraId="0B7BCFC8" w14:textId="77777777">
      <w:pPr>
        <w:pStyle w:val="1637"/>
        <w:pBdr/>
        <w:spacing/>
        <w:ind/>
        <w:rPr>
          <w:color w:val="00b050"/>
        </w:rPr>
      </w:pPr>
      <w:r/>
      <w:bookmarkStart w:id="34" w:name="_Toc34"/>
      <w:r>
        <w:t xml:space="preserve">5.2.1 Visão Funcional</w:t>
      </w:r>
      <w:r/>
      <w:bookmarkEnd w:id="34"/>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w:t>
      </w:r>
      <w:r>
        <w:t xml:space="preserve">o funcional do sistema será representada por meio de Diagramas de Casos de Uso, que descrevem as interações entre os atores e o sistema. Esses diagramas permitem visualizar o escopo das funcionalidades e os limites de acesso de cada papel de ator esperado.</w:t>
      </w:r>
      <w:r/>
    </w:p>
    <w:p w14:paraId="2E84519C" w14:textId="77777777">
      <w:pPr>
        <w:pBdr/>
        <w:spacing/>
        <w:ind/>
        <w:rPr/>
      </w:pPr>
      <w:r>
        <w:t xml:space="preserve">Os diagramas de casos de uso e suas respectivas descrições detalhadas (</w:t>
      </w:r>
      <w:r>
        <w:t xml:space="preserve">cenários principal</w:t>
      </w:r>
      <w:r>
        <w:t xml:space="preserve"> e alternativos) encontram-se no Apêndice C.</w:t>
      </w:r>
      <w:r/>
    </w:p>
    <w:p w14:paraId="253B8964" w14:textId="77777777">
      <w:pPr>
        <w:pStyle w:val="1637"/>
        <w:pBdr/>
        <w:spacing/>
        <w:ind/>
        <w:rPr/>
      </w:pPr>
      <w:r/>
      <w:r/>
    </w:p>
    <w:p w14:paraId="7812923F" w14:textId="77777777">
      <w:pPr>
        <w:pStyle w:val="1637"/>
        <w:pBdr/>
        <w:spacing/>
        <w:ind/>
        <w:rPr/>
      </w:pPr>
      <w:r/>
      <w:bookmarkStart w:id="35" w:name="_Toc35"/>
      <w:r>
        <w:t xml:space="preserve">5.2.2 Modelo Conceitual dos Dados</w:t>
      </w:r>
      <w:r/>
      <w:bookmarkEnd w:id="35"/>
      <w:r/>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14:paraId="3258E7B9" w14:textId="77777777">
      <w:pPr>
        <w:pBdr/>
        <w:spacing/>
        <w:ind/>
        <w:rPr/>
      </w:pPr>
      <w:r>
        <w:t xml:space="preserve">As principais entidades e seus relacionamentos encontram-se estruturadas da seguinte forma:</w:t>
      </w:r>
      <w:r/>
    </w:p>
    <w:p w14:paraId="17BE7342" w14:textId="77777777">
      <w:pPr>
        <w:pBdr/>
        <w:spacing/>
        <w:ind/>
        <w:rPr/>
      </w:pPr>
      <w:r>
        <w:t xml:space="preserve">a) a entidade </w:t>
      </w:r>
      <w:r>
        <w:rPr>
          <w:i/>
          <w:iCs/>
        </w:rPr>
        <w:t xml:space="preserve">User</w:t>
      </w:r>
      <w:r>
        <w:rPr>
          <w:i/>
          <w:iCs/>
        </w:rPr>
        <w:t xml:space="preserve"> é </w:t>
      </w:r>
      <w:r>
        <w:rPr>
          <w:iCs/>
        </w:rPr>
        <w:t xml:space="preserve">uma </w:t>
      </w:r>
      <w:r>
        <w:t xml:space="preserve"> entidade</w:t>
      </w:r>
      <w:r>
        <w:t xml:space="preserv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w:t>
      </w:r>
      <w:r>
        <w:rPr>
          <w:i/>
          <w:iCs/>
        </w:rPr>
        <w:t xml:space="preserve"> </w:t>
      </w:r>
      <w:r>
        <w:t xml:space="preserve">e </w:t>
      </w:r>
      <w:r>
        <w:rPr>
          <w:i/>
          <w:iCs/>
        </w:rPr>
        <w:t xml:space="preserve">Citizen </w:t>
      </w:r>
      <w:r>
        <w:t xml:space="preserve">por meio de um vínculo de herança, garantindo que cada papel possua atributos específicos e permissões restritas conforme o nível de acesso;</w:t>
      </w:r>
      <w:r/>
    </w:p>
    <w:p w14:paraId="005876A9" w14:textId="77777777">
      <w:pPr>
        <w:pBdr/>
        <w:spacing/>
        <w:ind/>
        <w:rPr/>
      </w:pPr>
      <w:r>
        <w:rPr>
          <w:highlight w:val="white"/>
        </w:rPr>
        <w:t xml:space="preserve">b) </w:t>
      </w:r>
      <w:r>
        <w:t xml:space="preserve">a entidade </w:t>
      </w:r>
      <w:r>
        <w:rPr>
          <w:i/>
          <w:iCs/>
        </w:rPr>
        <w:t xml:space="preserve">Occurrence</w:t>
      </w:r>
      <w:r>
        <w:rPr>
          <w:i/>
          <w:iCs/>
        </w:rPr>
        <w:t xml:space="preserv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w:t>
      </w:r>
      <w:r>
        <w:rPr>
          <w:i/>
          <w:iCs/>
        </w:rPr>
        <w:t xml:space="preserve"> </w:t>
      </w:r>
      <w:r>
        <w:t xml:space="preserve">para a definição automatizada da prioridade do atendimento e relaciona-se com </w:t>
      </w:r>
      <w:r>
        <w:rPr>
          <w:i/>
          <w:iCs/>
        </w:rPr>
        <w:t xml:space="preserve">Media</w:t>
      </w:r>
      <w:r>
        <w:rPr>
          <w:i/>
          <w:iCs/>
        </w:rPr>
        <w:t xml:space="preserve"> </w:t>
      </w:r>
      <w:r>
        <w:t xml:space="preserve">para o armazenamento e vínculo das mídias anexadas como evidência visual pelo cidadão;</w:t>
      </w:r>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14:paraId="3855F4A3" w14:textId="77777777">
      <w:pPr>
        <w:pBdr/>
        <w:spacing/>
        <w:ind/>
        <w:rPr>
          <w:color w:val="000000"/>
        </w:rPr>
      </w:pPr>
      <w:r>
        <w:rPr>
          <w:color w:val="000000"/>
        </w:rPr>
        <w:t xml:space="preserve">d) o modelo reflete o trâmite administrativo urbano por meio do relacionamento entre as entidades </w:t>
      </w:r>
      <w:r>
        <w:rPr>
          <w:i/>
          <w:iCs/>
          <w:color w:val="000000"/>
        </w:rPr>
        <w:t xml:space="preserve">Occurrence</w:t>
      </w:r>
      <w:r>
        <w:rPr>
          <w:i/>
          <w:iCs/>
          <w:color w:val="000000"/>
        </w:rPr>
        <w:t xml:space="preserve"> </w:t>
      </w:r>
      <w:r>
        <w:rPr>
          <w:color w:val="000000"/>
        </w:rPr>
        <w:t xml:space="preserve">e </w:t>
      </w:r>
      <w:r>
        <w:rPr>
          <w:i/>
          <w:iCs/>
          <w:color w:val="000000"/>
        </w:rPr>
        <w:t xml:space="preserve">Department</w:t>
      </w:r>
      <w:r>
        <w:rPr>
          <w:color w:val="000000"/>
        </w:rPr>
        <w:t xml:space="preserve">, assegurando o encaminhamento correto da demanda ao setor competente;</w:t>
      </w:r>
      <w:r>
        <w:rPr>
          <w:color w:val="000000"/>
        </w:rPr>
      </w:r>
      <w:r>
        <w:rPr>
          <w:color w:val="000000"/>
        </w:rPr>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w:t>
      </w:r>
      <w:r>
        <w:rPr>
          <w:i/>
          <w:color w:val="000000"/>
        </w:rPr>
        <w:t xml:space="preserve">status</w:t>
      </w:r>
      <w:r>
        <w:rPr>
          <w:color w:val="000000"/>
        </w:rPr>
        <w:t xml:space="preserve">.</w:t>
      </w:r>
      <w:r/>
    </w:p>
    <w:p w14:paraId="3E11BAC2" w14:textId="77777777">
      <w:pPr>
        <w:pBdr/>
        <w:spacing/>
        <w:ind/>
        <w:rPr/>
      </w:pPr>
      <w:r>
        <w:t xml:space="preserve">O Diagrama Entidade-Relacionamento (DER) completo encontra-se no Apêndice D.</w:t>
      </w:r>
      <w:r/>
    </w:p>
    <w:p w14:paraId="49366C2F" w14:textId="77777777">
      <w:pPr>
        <w:pBdr/>
        <w:spacing/>
        <w:ind/>
        <w:rPr/>
      </w:pPr>
      <w:r/>
      <w:r/>
    </w:p>
    <w:p w14:paraId="47E11A65" w14:textId="77777777">
      <w:pPr>
        <w:pStyle w:val="1637"/>
        <w:pBdr/>
        <w:spacing/>
        <w:ind/>
        <w:rPr/>
      </w:pPr>
      <w:r/>
      <w:bookmarkStart w:id="36" w:name="_Toc36"/>
      <w:r>
        <w:t xml:space="preserve">5.2.3 Modelo Inicial da Interface de Usuário</w:t>
      </w:r>
      <w:r/>
      <w:bookmarkEnd w:id="36"/>
      <w:r/>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w:t>
      </w:r>
      <w:r>
        <w:rPr>
          <w:i/>
        </w:rPr>
        <w:t xml:space="preserve"> Experience</w:t>
      </w:r>
      <w:r>
        <w:t xml:space="preserve"> (UX) e </w:t>
      </w:r>
      <w:r>
        <w:rPr>
          <w:i/>
        </w:rPr>
        <w:t xml:space="preserve">User</w:t>
      </w:r>
      <w:r>
        <w:rPr>
          <w:i/>
        </w:rPr>
        <w:t xml:space="preserve"> Interface</w:t>
      </w:r>
      <w:r>
        <w:t xml:space="preserve"> (UI), com enfoque em uma navegação intuitiva e minimalista para reduzir a carga cognitiva do cidadão. Os protótipos contemplam o fluxo principal do sistema, incluindo:</w:t>
      </w:r>
      <w:r/>
    </w:p>
    <w:p w14:paraId="218C2A1D" w14:textId="77777777">
      <w:pPr>
        <w:pBdr/>
        <w:spacing/>
        <w:ind/>
        <w:rPr/>
      </w:pPr>
      <w:r>
        <w:t xml:space="preserve">a) páginas de autenticação e cadastro: interfaces simplificadas que incorporam o aceite aos termos de uso e privacidade;</w:t>
      </w:r>
      <w:r/>
    </w:p>
    <w:p w14:paraId="19386E88" w14:textId="77777777">
      <w:pPr>
        <w:pBdr/>
        <w:spacing/>
        <w:ind/>
        <w:rPr/>
      </w:pPr>
      <w:r>
        <w:t xml:space="preserve">b) fluxo de registro de ocorrência: formulário dinâmico com suporte a anexos e integração visual com mapas para geolocalização;</w:t>
      </w:r>
      <w:r/>
    </w:p>
    <w:p w14:paraId="24F522A3" w14:textId="77777777">
      <w:pPr>
        <w:pBdr/>
        <w:spacing/>
        <w:ind/>
        <w:rPr/>
      </w:pPr>
      <w:r>
        <w:t xml:space="preserve">c) área do cidadão: painel para acompanhamento de protocolos e histórico de notificações;</w:t>
      </w:r>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r/>
    </w:p>
    <w:p w14:paraId="591211A8" w14:textId="77777777">
      <w:pPr>
        <w:pBdr/>
        <w:spacing/>
        <w:ind/>
        <w:rPr/>
      </w:pPr>
      <w:r>
        <w:t xml:space="preserve">Os protótipos de baixa fidelidade, simulando elementos gráficos rudimentares, encontram-se no Apêndice E.</w:t>
      </w:r>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r>
        <w:rPr>
          <w:rFonts w:ascii="Tahoma" w:hAnsi="Tahoma" w:cs="Tahoma"/>
          <w:color w:val="073763"/>
          <w:szCs w:val="24"/>
        </w:rPr>
      </w:r>
    </w:p>
    <w:p w14:paraId="16338EEC" w14:textId="77777777">
      <w:pPr>
        <w:pBdr/>
        <w:spacing/>
        <w:ind/>
        <w:rPr/>
      </w:pPr>
      <w:r/>
      <w:r/>
    </w:p>
    <w:p w14:paraId="52FEAD5A" w14:textId="77777777">
      <w:pPr>
        <w:pBdr/>
        <w:spacing w:after="0" w:line="240" w:lineRule="auto"/>
        <w:ind/>
        <w:jc w:val="left"/>
        <w:rPr/>
      </w:pPr>
      <w:r>
        <w:br w:type="page" w:clear="all"/>
      </w:r>
      <w:r/>
    </w:p>
    <w:p w14:paraId="0F4D49B0" w14:textId="77777777">
      <w:pPr>
        <w:pStyle w:val="1635"/>
        <w:pBdr/>
        <w:spacing/>
        <w:ind/>
        <w:rPr/>
      </w:pPr>
      <w:r/>
      <w:bookmarkStart w:id="37" w:name="_Toc37"/>
      <w:r>
        <w:t xml:space="preserve">6 ARQUITETURA E PROJETO DO SISTEMA DE SOFTWARE</w:t>
      </w:r>
      <w:r/>
      <w:bookmarkEnd w:id="37"/>
      <w:r/>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w:t>
      </w:r>
      <w:r>
        <w:rPr>
          <w:color w:val="000000"/>
        </w:rPr>
        <w:t xml:space="preserve">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r>
        <w:rPr>
          <w:color w:val="00b050"/>
        </w:rPr>
      </w:r>
    </w:p>
    <w:p w14:paraId="4FBC6048" w14:textId="77777777">
      <w:pPr>
        <w:pBdr/>
        <w:spacing/>
        <w:ind/>
        <w:rPr/>
      </w:pPr>
      <w:r/>
      <w:r/>
    </w:p>
    <w:p w14:paraId="08C6880C" w14:textId="77777777">
      <w:pPr>
        <w:pStyle w:val="1636"/>
        <w:pBdr/>
        <w:spacing/>
        <w:ind/>
        <w:rPr/>
      </w:pPr>
      <w:r/>
      <w:bookmarkStart w:id="38" w:name="_Toc38"/>
      <w:r>
        <w:t xml:space="preserve">6.1 VISÃO ESTRUTURAL</w:t>
      </w:r>
      <w:r/>
      <w:bookmarkEnd w:id="38"/>
      <w:r/>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w:t>
      </w:r>
      <w:r>
        <w:rPr>
          <w:color w:val="000000"/>
        </w:rPr>
        <w:t xml:space="preserve"> a organização estática do sistema, decompondo o software em módulos lógicos e definindo a hierarquia de seus componentes. Esta seção detalha como as responsabilidades são distribuídas para garantir a manutenção e a extensibilidade do sistema de software. </w:t>
      </w:r>
      <w:r>
        <w:rPr>
          <w:color w:val="000000"/>
        </w:rPr>
      </w:r>
      <w:r>
        <w:rPr>
          <w:color w:val="000000"/>
        </w:rPr>
      </w:r>
    </w:p>
    <w:p w14:paraId="0240C930" w14:textId="77777777">
      <w:pPr>
        <w:pBdr/>
        <w:spacing/>
        <w:ind/>
        <w:rPr/>
      </w:pPr>
      <w:r/>
      <w:r/>
    </w:p>
    <w:p w14:paraId="0A72F289" w14:textId="77777777">
      <w:pPr>
        <w:pStyle w:val="1637"/>
        <w:pBdr/>
        <w:spacing/>
        <w:ind/>
        <w:rPr/>
      </w:pPr>
      <w:r/>
      <w:bookmarkStart w:id="39" w:name="_Toc39"/>
      <w:r>
        <w:t xml:space="preserve">6.1.1 Diagrama de Pacotes</w:t>
      </w:r>
      <w:r/>
      <w:bookmarkEnd w:id="39"/>
      <w:r/>
      <w:r/>
    </w:p>
    <w:p w14:paraId="76CF18CE" w14:textId="77777777">
      <w:pPr>
        <w:pBdr>
          <w:top w:val="none" w:color="000000" w:sz="4" w:space="0"/>
          <w:left w:val="none" w:color="000000" w:sz="4" w:space="0"/>
          <w:bottom w:val="none" w:color="000000" w:sz="4" w:space="0"/>
          <w:right w:val="none" w:color="000000" w:sz="4" w:space="0"/>
        </w:pBdr>
        <w:spacing/>
        <w:ind/>
        <w:rPr/>
      </w:pPr>
      <w:r>
        <w:t xml:space="preserve">O código-fonte do back-end está estruturado seguindo o padrão de arquitetura hexagonal, também conhecido como </w:t>
      </w:r>
      <w:r>
        <w:rPr>
          <w:i/>
        </w:rPr>
        <w:t xml:space="preserve">Ports and Adapters</w:t>
      </w:r>
      <w:r>
        <w:t xml:space="preserve"> (Portas e Adaptadores), visando a separação de responsabilidades e a facilidade de manutenção do código-fonte. Os pacotes identificados são:</w:t>
      </w:r>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t xml:space="preserve">: responsável por expor os </w:t>
      </w:r>
      <w:r>
        <w:rPr>
          <w:i/>
        </w:rPr>
        <w:t xml:space="preserve">endpoints</w:t>
      </w:r>
      <w:r>
        <w:t xml:space="preserve"> da API REST e gerenciar as requisições HTTP.</w:t>
      </w:r>
      <w:r/>
    </w:p>
    <w:p w14:paraId="13C2C0DA" w14:textId="77777777">
      <w:pPr>
        <w:pBdr>
          <w:top w:val="none" w:color="000000" w:sz="4" w:space="0"/>
          <w:left w:val="none" w:color="000000" w:sz="4" w:space="0"/>
          <w:bottom w:val="none" w:color="000000" w:sz="4" w:space="0"/>
          <w:right w:val="none" w:color="000000" w:sz="4" w:space="0"/>
        </w:pBdr>
        <w:spacing/>
        <w:ind/>
        <w:rPr/>
      </w:pPr>
      <w:r>
        <w:rPr>
          <w:i/>
        </w:rPr>
        <w:t xml:space="preserve">Port</w:t>
      </w:r>
      <w:r>
        <w:t xml:space="preserve">: define as interfaces (portas) dos serviços e do acesso a dados (DAO), estabelecendo os contratos entre as camadas.</w:t>
      </w:r>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 xml:space="preserve">Implementation</w:t>
      </w:r>
      <w:r>
        <w:t xml:space="preserve">: contém os adaptadores que concretizam as portas — os serviços com as regras de negócio e os DAOs de persistência que realizam a interface direta com o SGBD PostgreSQL 18. </w:t>
      </w:r>
      <w:r>
        <w:rPr>
          <w:color w:val="ff0000"/>
        </w:rPr>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 xml:space="preserve">Domain:</w:t>
      </w:r>
      <w:r>
        <w:t xml:space="preserve"> contém as classes que representam as entidades do banco de dados e os objetos de domínio.</w:t>
      </w:r>
      <w:r/>
    </w:p>
    <w:p w14:paraId="7F8EA7A4" w14:textId="77777777">
      <w:pPr>
        <w:pBdr>
          <w:top w:val="none" w:color="000000" w:sz="4" w:space="0"/>
          <w:left w:val="none" w:color="000000" w:sz="4" w:space="0"/>
          <w:bottom w:val="none" w:color="000000" w:sz="4" w:space="0"/>
          <w:right w:val="none" w:color="000000" w:sz="4" w:space="0"/>
        </w:pBdr>
        <w:spacing/>
        <w:ind/>
        <w:rPr/>
      </w:pPr>
      <w:r>
        <w:rPr>
          <w:i/>
        </w:rPr>
        <w:t xml:space="preserve">Configuration/</w:t>
      </w:r>
      <w:r>
        <w:rPr>
          <w:i/>
        </w:rPr>
        <w:t xml:space="preserve">Security</w:t>
      </w:r>
      <w:r>
        <w:rPr>
          <w:i/>
        </w:rPr>
        <w:t xml:space="preserve">:</w:t>
      </w:r>
      <w:r>
        <w:t xml:space="preserve"> pacote dedicado às configurações do </w:t>
      </w:r>
      <w:r>
        <w:rPr>
          <w:i/>
        </w:rPr>
        <w:t xml:space="preserve">Spring Security</w:t>
      </w:r>
      <w:r>
        <w:t xml:space="preserve">, filtros de autenticação JWT e validação de MFA.</w:t>
      </w:r>
      <w:r/>
    </w:p>
    <w:p w14:paraId="1EC238B7" w14:textId="77777777">
      <w:pPr>
        <w:pBdr>
          <w:top w:val="none" w:color="000000" w:sz="4" w:space="0"/>
          <w:left w:val="none" w:color="000000" w:sz="4" w:space="0"/>
          <w:bottom w:val="none" w:color="000000" w:sz="4" w:space="0"/>
          <w:right w:val="none" w:color="000000" w:sz="4" w:space="0"/>
        </w:pBdr>
        <w:spacing/>
        <w:ind/>
        <w:rPr/>
      </w:pPr>
      <w:r>
        <w:t xml:space="preserve">Os demais módulos identificados na arquitetura são: DTO (Data Transfer Object), interno ao pacote Domain, q</w:t>
      </w:r>
      <w:r>
        <w:t xml:space="preserve">ue contém as classes de transferência de dados utilizadas nas requisições e respostas da API REST, desacoplando a camada de persistência da camada de apresentação; e os serviços internos ao pacote Implementation, dedicados à autenticação (JWT), ao envio de</w:t>
      </w:r>
      <w:r>
        <w:t xml:space="preserve"> e-mails, à validação de MFA, ao processamento de mídias (integração com a API Cloudinary), à geração e ao rastreamento de protocolos e às regras de ocorrências, incluindo o cálculo do raio de proximidade para o algoritmo de detecção de duplicidade (RF16).</w:t>
      </w:r>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encontram-se no Apêndice F.</w:t>
      </w:r>
      <w:r>
        <w:rPr>
          <w:color w:val="000000"/>
        </w:rPr>
      </w:r>
      <w:r>
        <w:rPr>
          <w:color w:val="000000"/>
        </w:rPr>
      </w:r>
    </w:p>
    <w:p w14:paraId="3FA7BE81" w14:textId="77777777">
      <w:pPr>
        <w:pStyle w:val="1637"/>
        <w:pBdr/>
        <w:spacing/>
        <w:ind/>
        <w:rPr/>
      </w:pPr>
      <w:r/>
      <w:bookmarkStart w:id="40" w:name="_Toc40"/>
      <w:r>
        <w:t xml:space="preserve">6.1.2 Diagramas de Classes</w:t>
      </w:r>
      <w:r/>
      <w:bookmarkEnd w:id="40"/>
      <w:r/>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métodos e os relacionamentos de associação e herança entre os objetos. Destacam-se as classes de domínio como </w:t>
      </w:r>
      <w:r>
        <w:rPr>
          <w:i/>
          <w:color w:val="000000"/>
        </w:rPr>
        <w:t xml:space="preserve">Occurrence</w:t>
      </w:r>
      <w:r>
        <w:rPr>
          <w:rFonts w:eastAsia="Courier New"/>
          <w:i/>
          <w:color w:val="000000"/>
          <w:szCs w:val="24"/>
        </w:rPr>
        <w:t xml:space="preserve"> </w:t>
      </w:r>
      <w:r>
        <w:rPr>
          <w:color w:val="000000"/>
          <w:szCs w:val="24"/>
        </w:rPr>
        <w:t xml:space="preserve">(Ocorrência) e a hierarquia de </w:t>
      </w:r>
      <w:r>
        <w:rPr>
          <w:rFonts w:eastAsia="Courier New"/>
          <w:i/>
          <w:color w:val="000000"/>
          <w:szCs w:val="24"/>
        </w:rPr>
        <w:t xml:space="preserve">User</w:t>
      </w:r>
      <w:r>
        <w:rPr>
          <w:i/>
          <w:color w:val="000000"/>
        </w:rPr>
        <w:t xml:space="preserve"> </w:t>
      </w:r>
      <w:r>
        <w:rPr>
          <w:color w:val="000000"/>
        </w:rPr>
        <w:t xml:space="preserve">(Cidadão, Funcionário e Administrador).</w:t>
      </w:r>
      <w:r>
        <w:rPr>
          <w:color w:val="000000"/>
        </w:rPr>
      </w:r>
      <w:r>
        <w:rPr>
          <w:color w:val="000000"/>
        </w:rPr>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encontram-se no Apêndice F.</w:t>
      </w:r>
      <w:r>
        <w:rPr>
          <w:color w:val="000000"/>
        </w:rPr>
      </w:r>
      <w:r>
        <w:rPr>
          <w:color w:val="000000"/>
        </w:rPr>
      </w:r>
    </w:p>
    <w:p w14:paraId="1621777B" w14:textId="77777777">
      <w:pPr>
        <w:pStyle w:val="1636"/>
        <w:pBdr/>
        <w:spacing/>
        <w:ind/>
        <w:rPr/>
      </w:pPr>
      <w:r/>
      <w:bookmarkStart w:id="41" w:name="_Toc41"/>
      <w:r>
        <w:t xml:space="preserve">6.2 VISÃO COMPORTAMENTAL</w:t>
      </w:r>
      <w:r/>
      <w:bookmarkEnd w:id="41"/>
      <w:r/>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r/>
    </w:p>
    <w:p w14:paraId="176FA46E" w14:textId="77777777">
      <w:pPr>
        <w:pStyle w:val="1637"/>
        <w:pBdr/>
        <w:spacing/>
        <w:ind/>
        <w:rPr/>
      </w:pPr>
      <w:r/>
      <w:bookmarkStart w:id="42" w:name="_Toc42"/>
      <w:r>
        <w:t xml:space="preserve">6.2.1 Projeto das Interações entre Objetos</w:t>
      </w:r>
      <w:r/>
      <w:bookmarkEnd w:id="42"/>
      <w:r/>
      <w:r/>
    </w:p>
    <w:p w14:paraId="3103D56C" w14:textId="77777777">
      <w:pPr>
        <w:pBdr/>
        <w:spacing/>
        <w:ind/>
        <w:rPr/>
      </w:pPr>
      <w:r/>
      <w:r/>
    </w:p>
    <w:p w14:paraId="7B1F5251" w14:textId="77777777">
      <w:pPr>
        <w:pBdr/>
        <w:spacing/>
        <w:ind/>
        <w:rPr/>
      </w:pPr>
      <w:r>
        <w:t xml:space="preserve">6.2.1.1 Diagramas de Sequência</w:t>
      </w:r>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w:t>
      </w:r>
      <w:r>
        <w:rPr>
          <w:color w:val="000000"/>
        </w:rPr>
        <w:t xml:space="preserve">lham o comportamento do sistema em cenários críticos, como o fluxo de registro de ocorrências e os processos de autenticação segura. Eles ilustram a cronologia das interações desde a interface do usuário até a confirmação de persistência no banco de dados.</w:t>
      </w:r>
      <w:r>
        <w:rPr>
          <w:color w:val="000000"/>
        </w:rPr>
      </w:r>
      <w:r>
        <w:rPr>
          <w:color w:val="000000"/>
        </w:rPr>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w:t>
      </w:r>
      <w:r/>
    </w:p>
    <w:p w14:paraId="04D5B5A5" w14:textId="77777777">
      <w:pPr>
        <w:pStyle w:val="1636"/>
        <w:pBdr/>
        <w:spacing/>
        <w:ind/>
        <w:rPr/>
      </w:pPr>
      <w:r/>
      <w:bookmarkStart w:id="43" w:name="_Toc43"/>
      <w:r>
        <w:t xml:space="preserve">6.3 VISÃO DOS DADOS</w:t>
      </w:r>
      <w:r/>
      <w:bookmarkEnd w:id="43"/>
      <w:r/>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r>
        <w:rPr>
          <w:color w:val="000000"/>
        </w:rPr>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r>
        <w:rPr>
          <w:color w:val="000000"/>
          <w:szCs w:val="24"/>
        </w:rPr>
      </w:r>
    </w:p>
    <w:p w14:paraId="192E0AB6" w14:textId="77777777">
      <w:pPr>
        <w:pStyle w:val="1637"/>
        <w:pBdr/>
        <w:spacing/>
        <w:ind/>
        <w:rPr/>
      </w:pPr>
      <w:r/>
      <w:bookmarkStart w:id="44" w:name="_Toc44"/>
      <w:r>
        <w:t xml:space="preserve">6.3.1 Modelo Lógico</w:t>
      </w:r>
      <w:r/>
      <w:bookmarkEnd w:id="44"/>
      <w:r/>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reforço de ocorrências conforme a RN06.</w:t>
      </w:r>
      <w:r>
        <w:rPr>
          <w:color w:val="000000"/>
          <w:szCs w:val="24"/>
        </w:rPr>
      </w:r>
      <w:r>
        <w:rPr>
          <w:color w:val="000000"/>
          <w:szCs w:val="24"/>
        </w:rPr>
      </w:r>
    </w:p>
    <w:p w14:paraId="2A79A254" w14:textId="77777777">
      <w:pPr>
        <w:pBdr/>
        <w:spacing/>
        <w:ind/>
        <w:rPr/>
      </w:pPr>
      <w:r>
        <w:t xml:space="preserve">O modelo reflete a consolidação dos dados de perfil e localização diretamente na tabela base </w:t>
      </w:r>
      <w:r>
        <w:rPr>
          <w:i/>
          <w:iCs/>
        </w:rPr>
        <w:t xml:space="preserve">User</w:t>
      </w:r>
      <w:r>
        <w:t xml:space="preserve">. Esta tabela centraliza tanto as credenciais de autenticação quanto os dados do cidadão (como </w:t>
      </w:r>
      <w:r>
        <w:rPr>
          <w:i/>
          <w:iCs/>
        </w:rPr>
        <w:t xml:space="preserve">address</w:t>
      </w:r>
      <w:r>
        <w:t xml:space="preserve">, </w:t>
      </w:r>
      <w:r>
        <w:rPr>
          <w:i/>
          <w:iCs/>
        </w:rPr>
        <w:t xml:space="preserve">neighborhood</w:t>
      </w:r>
      <w:r>
        <w:rPr>
          <w:i/>
          <w:iCs/>
        </w:rPr>
        <w:t xml:space="preserve"> </w:t>
      </w:r>
      <w:r>
        <w:t xml:space="preserve">e CEP), além de incluir o atributo discriminador </w:t>
      </w:r>
      <w:r>
        <w:rPr>
          <w:i/>
        </w:rPr>
        <w:t xml:space="preserve">role</w:t>
      </w:r>
      <w:r>
        <w:t xml:space="preserve"> (do tipo VARCHAR, tamanho 20), responsável por definir o nível de acesso do registro entre os perfis </w:t>
      </w:r>
      <w:r>
        <w:rPr>
          <w:i/>
          <w:iCs/>
        </w:rPr>
        <w:t xml:space="preserve">ADMINISTRATOR</w:t>
      </w:r>
      <w:r>
        <w:t xml:space="preserve">, </w:t>
      </w:r>
      <w:r>
        <w:rPr>
          <w:i/>
          <w:iCs/>
        </w:rPr>
        <w:t xml:space="preserve">EMPLOYEE </w:t>
      </w:r>
      <w:r>
        <w:t xml:space="preserve">ou </w:t>
      </w:r>
      <w:r>
        <w:rPr>
          <w:i/>
          <w:iCs/>
        </w:rPr>
        <w:t xml:space="preserve">CITIZEN</w:t>
      </w:r>
      <w:r>
        <w:t xml:space="preserve">. A partir dessa centralização, o modelo mostra o mapeamento das tabelas operacionais cruciais para as regras de negócio, sendo elas a </w:t>
      </w:r>
      <w:r>
        <w:rPr>
          <w:i/>
          <w:iCs/>
        </w:rPr>
        <w:t xml:space="preserve">Occurrence</w:t>
      </w:r>
      <w:r>
        <w:t xml:space="preserve"> e </w:t>
      </w:r>
      <w:r>
        <w:rPr>
          <w:i/>
        </w:rPr>
        <w:t xml:space="preserve">Occurrence</w:t>
      </w:r>
      <w:r>
        <w:rPr>
          <w:i/>
          <w:iCs/>
        </w:rPr>
        <w:t xml:space="preserve">_History</w:t>
      </w:r>
      <w:r>
        <w:t xml:space="preserve"> (responsável pelo armazenamento incremental e rastreabilidade de mudanças de status) e a </w:t>
      </w:r>
      <w:r>
        <w:rPr>
          <w:i/>
        </w:rPr>
        <w:t xml:space="preserve">Occurrence</w:t>
      </w:r>
      <w:r>
        <w:rPr>
          <w:i/>
          <w:iCs/>
        </w:rPr>
        <w:t xml:space="preserve">_Support</w:t>
      </w:r>
      <w:r>
        <w:rPr>
          <w:i/>
          <w:iCs/>
        </w:rPr>
        <w:t xml:space="preserve"> </w:t>
      </w:r>
      <w:r>
        <w:t xml:space="preserve">(tabela associativa que gerencia o relacionamento de muitos-para-muitos para o mecanismo de reforço comunitário de ocorrências). </w:t>
      </w:r>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r>
        <w:rPr>
          <w:color w:val="000000"/>
          <w:szCs w:val="24"/>
        </w:rPr>
      </w:r>
      <w:r>
        <w:rPr>
          <w:color w:val="000000"/>
          <w:szCs w:val="24"/>
        </w:rPr>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r>
        <w:rPr>
          <w:color w:val="000000"/>
          <w:szCs w:val="24"/>
        </w:rPr>
      </w:r>
    </w:p>
    <w:p w14:paraId="6EFE5FBB" w14:textId="77777777">
      <w:pPr>
        <w:pStyle w:val="1637"/>
        <w:pBdr/>
        <w:spacing/>
        <w:ind/>
        <w:rPr/>
      </w:pPr>
      <w:r/>
      <w:bookmarkStart w:id="45" w:name="_Toc45"/>
      <w:r>
        <w:t xml:space="preserve">6.3.2 Dicionário de Dados do Modelo Lógico</w:t>
      </w:r>
      <w:r/>
      <w:bookmarkEnd w:id="45"/>
      <w:r/>
      <w:r/>
    </w:p>
    <w:p w14:paraId="2FAB73DC" w14:textId="77777777">
      <w:pPr>
        <w:pBdr/>
        <w:spacing/>
        <w:ind/>
        <w:rPr/>
      </w:pPr>
      <w:r>
        <w:t xml:space="preserve">O dicionário de dados complementa o modelo lógico, fornecendo a descrição técnica de cada campo, incluindo tipos de dados (</w:t>
      </w:r>
      <w:r>
        <w:t xml:space="preserve">ex</w:t>
      </w:r>
      <w:r>
        <w:t xml:space="preserve">: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t xml:space="preserve">(</w:t>
      </w:r>
      <w:r>
        <w:rPr>
          <w:i/>
          <w:iCs/>
        </w:rPr>
        <w:t xml:space="preserve">Not</w:t>
      </w:r>
      <w:r>
        <w:rPr>
          <w:i/>
          <w:iCs/>
        </w:rPr>
        <w:t xml:space="preserve"> </w:t>
      </w:r>
      <w:r>
        <w:rPr>
          <w:i/>
          <w:iCs/>
        </w:rPr>
        <w:t xml:space="preserve">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14:paraId="5F887A30" w14:textId="77777777">
      <w:pPr>
        <w:pBdr/>
        <w:spacing/>
        <w:ind/>
        <w:rPr/>
      </w:pPr>
      <w:r>
        <w:t xml:space="preserve">O dicionário de dados técnico completo, contendo a totalidade das tabelas, chaves e restrições de cada campo, encontra-se disponível no Apêndice D.</w:t>
      </w:r>
      <w:r/>
    </w:p>
    <w:p w14:paraId="11C47748" w14:textId="77777777">
      <w:pPr>
        <w:pStyle w:val="1636"/>
        <w:pBdr/>
        <w:spacing/>
        <w:ind/>
        <w:rPr/>
      </w:pPr>
      <w:r/>
      <w:bookmarkStart w:id="46" w:name="_Toc46"/>
      <w:r>
        <w:t xml:space="preserve">6.4 PROJETO DA INTERAÇÃO HUMANO-COMPUTADOR</w:t>
      </w:r>
      <w:r/>
      <w:bookmarkEnd w:id="46"/>
      <w:r/>
      <w:r/>
    </w:p>
    <w:p w14:paraId="3920B197" w14:textId="77777777">
      <w:pPr>
        <w:pBdr/>
        <w:spacing/>
        <w:ind/>
        <w:rPr/>
      </w:pPr>
      <w:r>
        <w:t xml:space="preserve">O projeto da Interação Humano-Computador </w:t>
      </w:r>
      <w:r>
        <w:t xml:space="preserve">(IHC) para o sistema “Fala, Cidade!” visa estabelecer uma comunicação eficaz entre o cidadão, a administração pública e o sistema, priorizando a usabilidade e a acessibilidade digital. O desenvolvimento da interface fundamenta-se em três pilares técnicos: </w:t>
      </w:r>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14:paraId="138FF3B5" w14:textId="77777777">
      <w:pPr>
        <w:pBdr/>
        <w:spacing/>
        <w:ind/>
        <w:rPr/>
      </w:pPr>
      <w:r>
        <w:t xml:space="preserve">c) aplicação das heurísticas de usabilidade: atenção às 10 heurísticas de Nielsen (1994), com ênfase na "visibilidade do status do sistema" (acompanhamento de protocolos) e "prevenção de erros" (verificação de duplicidade geográfica e campos obrigatórios).</w:t>
      </w:r>
      <w:r/>
    </w:p>
    <w:p w14:paraId="14852446" w14:textId="77777777">
      <w:pPr>
        <w:pBdr/>
        <w:spacing/>
        <w:ind/>
        <w:rPr/>
      </w:pPr>
      <w:r/>
      <w:r/>
    </w:p>
    <w:p w14:paraId="52CD49C6" w14:textId="77777777">
      <w:pPr>
        <w:pStyle w:val="1637"/>
        <w:pBdr/>
        <w:spacing/>
        <w:ind/>
        <w:rPr/>
      </w:pPr>
      <w:r/>
      <w:bookmarkStart w:id="47" w:name="_Toc47"/>
      <w:r>
        <w:t xml:space="preserve">6.4.1 Perfil de Usuário</w:t>
      </w:r>
      <w:r/>
      <w:bookmarkEnd w:id="47"/>
      <w:r/>
      <w:r/>
    </w:p>
    <w:p w14:paraId="2894218C" w14:textId="77777777">
      <w:pPr>
        <w:pBdr/>
        <w:spacing/>
        <w:ind/>
        <w:rPr/>
      </w:pPr>
      <w:r>
        <w:t xml:space="preserve">Os perfis de usuários esperados para o sistema são elencados a seguir.</w:t>
      </w:r>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r/>
    </w:p>
    <w:p w14:paraId="50799717" w14:textId="77777777">
      <w:pPr>
        <w:pBdr/>
        <w:spacing/>
        <w:ind/>
        <w:rPr/>
      </w:pPr>
      <w:r>
        <w:t xml:space="preserve">c) </w:t>
      </w:r>
      <w:r>
        <w:rPr>
          <w:bCs/>
          <w:highlight w:val="white"/>
        </w:rPr>
        <w:t xml:space="preserve">Perfil Administrador</w:t>
      </w:r>
      <w:r>
        <w:rPr>
          <w:highlight w:val="white"/>
        </w:rPr>
        <w:t xml:space="preserve">: gestores públicos e responsáveis pela prefeitura. Focam na análise macro estratégica através de </w:t>
      </w:r>
      <w:r>
        <w:rPr>
          <w:i/>
          <w:highlight w:val="white"/>
        </w:rPr>
        <w:t xml:space="preserve">dashboards</w:t>
      </w:r>
      <w:r>
        <w:rPr>
          <w:highlight w:val="white"/>
        </w:rPr>
        <w:t xml:space="preserve"> e relatórios gerenciais para a tomada de decisão baseada em dados e alocação de recursos. </w:t>
      </w:r>
      <w:r>
        <w:t xml:space="preserve">Além da análise estratégica, o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14:paraId="63A61CB4" w14:textId="77777777">
      <w:pPr>
        <w:pBdr/>
        <w:spacing/>
        <w:ind/>
        <w:rPr>
          <w:highlight w:val="yellow"/>
        </w:rPr>
      </w:pPr>
      <w:r>
        <w:t xml:space="preserve">A seguir são apresentados alguns gráficos retirados de uma pesquisa feita no período de 10 de </w:t>
      </w:r>
      <w:r>
        <w:t xml:space="preserve">Maio</w:t>
      </w:r>
      <w:r>
        <w:t xml:space="preserve"> de 2026 a 20 de </w:t>
      </w:r>
      <w:r>
        <w:t xml:space="preserve">Maio</w:t>
      </w:r>
      <w:r>
        <w:t xml:space="preserve"> de 2026 e encaminhada via o formulário do Google </w:t>
      </w:r>
      <w:r>
        <w:t xml:space="preserve">Forms</w:t>
      </w:r>
      <w:r>
        <w:t xml:space="preserve"> para as pessoas com faixa etária entre 20 e 35 anos.   </w:t>
      </w:r>
      <w:r>
        <w:rPr>
          <w:highlight w:val="yellow"/>
        </w:rPr>
      </w:r>
      <w:r>
        <w:rPr>
          <w:highlight w:val="yellow"/>
        </w:rPr>
      </w:r>
    </w:p>
    <w:p w14:paraId="76A80CF0" w14:textId="77777777">
      <w:pPr>
        <w:pBdr/>
        <w:spacing/>
        <w:ind/>
        <w:rPr>
          <w:szCs w:val="24"/>
        </w:rPr>
      </w:pPr>
      <w:r>
        <w:rPr>
          <w:bCs/>
          <w:szCs w:val="24"/>
        </w:rPr>
        <w:t xml:space="preserve">O gráfico da Figura 6</w:t>
      </w:r>
      <w:r>
        <w:rPr>
          <w:b/>
          <w:bCs/>
          <w:szCs w:val="24"/>
        </w:rPr>
        <w:t xml:space="preserve"> </w:t>
      </w:r>
      <w:r>
        <w:rPr>
          <w:szCs w:val="24"/>
        </w:rPr>
        <w:t xml:space="preserve">demonstra que a maior parte dos participantes da pesquisa (57,1%) se </w:t>
      </w:r>
      <w:r>
        <w:rPr>
          <w:szCs w:val="24"/>
        </w:rPr>
        <w:t xml:space="preserve">identifica como "Cidadão". Isso é bastante positivo, pois representa o usuário final principal do sistema. Além disso, a soma das categorias "Servidor público" (28,6%) e "Gestor público" (14,3%) revela que 42,9% dos respondentes estão diretamente ligados à</w:t>
      </w:r>
      <w:r>
        <w:rPr>
          <w:szCs w:val="24"/>
        </w:rPr>
        <w:t xml:space="preserve"> administração pública. Essa diversidade de perfis é enriquecedora, pois indica que o projeto "Fala, Cidade!" desperta o interesse tanto da população que relatará as ocorrências quanto dos profissionais que atuarão na recepção e gestão dessas solicitações.</w:t>
      </w:r>
      <w:r>
        <w:rPr>
          <w:szCs w:val="24"/>
        </w:rPr>
      </w:r>
      <w:r>
        <w:rPr>
          <w:szCs w:val="24"/>
        </w:rPr>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r/>
    </w:p>
    <w:p w14:paraId="6F853343" w14:textId="77777777">
      <w:pPr>
        <w:pStyle w:val="1846"/>
        <w:pBdr/>
        <w:spacing/>
        <w:ind/>
        <w:rPr/>
      </w:pPr>
      <w:r/>
      <w:r>
        <w:t xml:space="preserve">FIGURA </w:t>
      </w:r>
      <w:r>
        <w:fldChar w:fldCharType="begin"/>
      </w:r>
      <w:r>
        <w:instrText xml:space="preserve">SEQ FIGURA \* Arabic </w:instrText>
      </w:r>
      <w:r>
        <w:fldChar w:fldCharType="separate"/>
      </w:r>
      <w:r>
        <w:t xml:space="preserve">6</w:t>
      </w:r>
      <w:r/>
      <w:r>
        <w:fldChar w:fldCharType="end"/>
      </w:r>
      <w:r>
        <w:t xml:space="preserve"> </w:t>
      </w:r>
      <w:r>
        <w:t xml:space="preserve">-  Perfil</w:t>
      </w:r>
      <w:r>
        <w:t xml:space="preserve"> de usuário do respondente</w:t>
      </w:r>
      <w:r/>
      <w:r/>
      <w:r/>
    </w:p>
    <w:p w14:paraId="640C84BA" w14:textId="77777777">
      <w:pPr>
        <w:pBdr/>
        <w:spacing/>
        <w:ind/>
        <w:rPr/>
      </w:pPr>
      <w:r/>
      <w:r/>
    </w:p>
    <w:p w14:paraId="4F4CC948" w14:textId="77777777">
      <w:pPr>
        <w:pBdr/>
        <w:spacing/>
        <w:ind/>
        <w:rPr>
          <w:szCs w:val="24"/>
        </w:rPr>
      </w:pPr>
      <w:r>
        <w:rPr>
          <w:bCs/>
          <w:szCs w:val="24"/>
        </w:rPr>
        <w:t xml:space="preserve">O gráfico da Figura 7 mostra que a</w:t>
      </w:r>
      <w:r>
        <w:rPr>
          <w:szCs w:val="24"/>
        </w:rPr>
        <w:t xml:space="preserve"> maioria dos respondentes (71,4%) nunca utilizou um sistema focado no registro de problemas urbanos. Esse dado é fundamental para justificar o projeto, </w:t>
      </w:r>
      <w:r>
        <w:rPr>
          <w:szCs w:val="24"/>
        </w:rPr>
        <w:t xml:space="preserve">pois evidencia uma clara lacuna na comunicação digital entre a população e os órgãos públicos. O alto índice de respostas negativas </w:t>
      </w:r>
      <w:r>
        <w:rPr>
          <w:szCs w:val="24"/>
        </w:rPr>
        <w:t xml:space="preserve">valida</w:t>
      </w:r>
      <w:r>
        <w:rPr>
          <w:szCs w:val="24"/>
        </w:rPr>
        <w:t xml:space="preserve"> a necessidade, a relevância e o potencial de adoção de um sistema acessível e eficiente para facilitar o engajamento cívico.</w:t>
      </w:r>
      <w:r>
        <w:rPr>
          <w:szCs w:val="24"/>
        </w:rPr>
      </w:r>
      <w:r>
        <w:rPr>
          <w:szCs w:val="24"/>
        </w:rPr>
      </w:r>
    </w:p>
    <w:p w14:paraId="4FD2B6B5" w14:textId="77777777">
      <w:pPr>
        <w:pBdr/>
        <w:spacing/>
        <w:ind/>
        <w:rPr>
          <w:sz w:val="20"/>
          <w:szCs w:val="20"/>
        </w:rPr>
      </w:pPr>
      <w:r>
        <w:rPr>
          <w:sz w:val="20"/>
          <w:szCs w:val="20"/>
        </w:rPr>
      </w:r>
      <w:r>
        <w:rPr>
          <w:sz w:val="20"/>
          <w:szCs w:val="20"/>
        </w:rPr>
      </w: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r/>
    </w:p>
    <w:p w14:paraId="6E963214" w14:textId="77777777">
      <w:pPr>
        <w:pStyle w:val="1846"/>
        <w:pBdr/>
        <w:spacing/>
        <w:ind/>
        <w:rPr/>
      </w:pPr>
      <w:r/>
      <w:r>
        <w:t xml:space="preserve">FIGURA </w:t>
      </w:r>
      <w:r>
        <w:fldChar w:fldCharType="begin"/>
      </w:r>
      <w:r>
        <w:instrText xml:space="preserve">SEQ FIGURA \* Arabic </w:instrText>
      </w:r>
      <w:r>
        <w:fldChar w:fldCharType="separate"/>
      </w:r>
      <w:r>
        <w:t xml:space="preserve">7</w:t>
      </w:r>
      <w:r/>
      <w:r>
        <w:fldChar w:fldCharType="end"/>
      </w:r>
      <w:r>
        <w:t xml:space="preserve"> </w:t>
      </w:r>
      <w:r>
        <w:t xml:space="preserve">–  Experiência</w:t>
      </w:r>
      <w:r>
        <w:t xml:space="preserve"> com aplicativos para registro de problemas da cidade</w:t>
      </w:r>
      <w:r/>
      <w:r/>
      <w:r/>
    </w:p>
    <w:p w14:paraId="130C15B1" w14:textId="77777777">
      <w:pPr>
        <w:pBdr/>
        <w:spacing/>
        <w:ind/>
        <w:rPr/>
      </w:pPr>
      <w:r/>
      <w:r/>
    </w:p>
    <w:p w14:paraId="51A8D47B" w14:textId="77777777">
      <w:pPr>
        <w:pBdr/>
        <w:spacing/>
        <w:ind/>
        <w:rPr>
          <w:szCs w:val="24"/>
        </w:rPr>
      </w:pPr>
      <w:r>
        <w:rPr>
          <w:sz w:val="20"/>
          <w:szCs w:val="20"/>
        </w:rPr>
        <w:t xml:space="preserve"> </w:t>
      </w:r>
      <w:r>
        <w:rPr>
          <w:bCs/>
          <w:szCs w:val="24"/>
        </w:rPr>
        <w:t xml:space="preserve">O gráfico da Figura 8 mostra </w:t>
      </w:r>
      <w:r>
        <w:rPr>
          <w:szCs w:val="24"/>
        </w:rPr>
        <w:t xml:space="preserve">que um sistema como o “Fala, Cidade!” é positivo, pois cerca de 100% dos respondentes afirmaram que utilizariam um aplicativo voltado para o registro de ocorrências em seu município. Esta unanimidade comprova a alta aceitação deste tipo de pr</w:t>
      </w:r>
      <w:r>
        <w:rPr>
          <w:szCs w:val="24"/>
        </w:rPr>
        <w:t xml:space="preserve">ojeto e confirma que a iniciativa não apenas resolve um problema de comunicação existente, mas que há um engajamento real e uma disposição total do público de interesse em adotar ativamente a tecnologia para colaborar com as melhorias e a gestão municipal.</w:t>
      </w:r>
      <w:r>
        <w:rPr>
          <w:szCs w:val="24"/>
        </w:rPr>
      </w:r>
      <w:r>
        <w:rPr>
          <w:szCs w:val="24"/>
        </w:rPr>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r/>
    </w:p>
    <w:p w14:paraId="0B4B7F4F" w14:textId="77777777">
      <w:pPr>
        <w:pStyle w:val="1846"/>
        <w:pBdr/>
        <w:spacing/>
        <w:ind/>
        <w:rPr/>
      </w:pPr>
      <w:r/>
      <w:r>
        <w:t xml:space="preserve">FIGURA </w:t>
      </w:r>
      <w:r>
        <w:fldChar w:fldCharType="begin"/>
      </w:r>
      <w:r>
        <w:instrText xml:space="preserve">SEQ FIGURA \* Arabic </w:instrText>
      </w:r>
      <w:r>
        <w:fldChar w:fldCharType="separate"/>
      </w:r>
      <w:r>
        <w:t xml:space="preserve">8</w:t>
      </w:r>
      <w:r/>
      <w:r>
        <w:fldChar w:fldCharType="end"/>
      </w:r>
      <w:r>
        <w:t xml:space="preserve"> – Possibilidade de uso de um aplicativo para registrar ocorrências da cidade.</w:t>
      </w:r>
      <w:r/>
      <w:r/>
      <w:r/>
    </w:p>
    <w:p w14:paraId="6A5FA874" w14:textId="77777777">
      <w:pPr>
        <w:pBdr/>
        <w:spacing/>
        <w:ind/>
        <w:rPr/>
      </w:pPr>
      <w:r/>
      <w:r/>
    </w:p>
    <w:p w14:paraId="72CE512A" w14:textId="77777777">
      <w:pPr>
        <w:pBdr/>
        <w:spacing/>
        <w:ind/>
        <w:rPr/>
      </w:pPr>
      <w:r>
        <w:t xml:space="preserve">A pesquisa completa e os dados obtidos estão disponíveis no Apêndice G.</w:t>
      </w:r>
      <w:r/>
    </w:p>
    <w:p>
      <w:pPr>
        <w:pStyle w:val="1637"/>
        <w:pBdr/>
        <w:spacing/>
        <w:ind/>
        <w:rPr/>
      </w:pPr>
      <w:r/>
      <w:bookmarkStart w:id="48" w:name="_Toc48"/>
      <w:r>
        <w:t xml:space="preserve">6.4.2 Projeto da Interface de Usuário</w:t>
      </w:r>
      <w:r/>
      <w:bookmarkEnd w:id="48"/>
      <w:r/>
      <w:r/>
    </w:p>
    <w:p>
      <w:pPr>
        <w:pBdr/>
        <w:spacing/>
        <w:ind/>
        <w:rPr/>
      </w:pPr>
      <w:r>
        <w:t xml:space="preserve">A interface de usuário do sistema “Fala, Cidade!” foi construída sobre um conjunto de variáveis</w:t>
      </w:r>
      <w:r>
        <w:t xml:space="preserve"> de estilo definidas de forma centralizada na folha de estilos global da aplicação, o que assegura a uniformidade visual entre todas as telas e concentra em um único ponto qualquer alteração de identidade visual. A padronização adotada é descrita a seguir.</w:t>
      </w:r>
      <w:r/>
    </w:p>
    <w:p>
      <w:pPr>
        <w:pBdr/>
        <w:spacing/>
        <w:ind/>
        <w:rPr/>
      </w:pPr>
      <w:r>
        <w:t xml:space="preserve">a) Cores: a cor primária do sistema é o azul de código hexadecimal #2563EB, empregada em element</w:t>
      </w:r>
      <w:r>
        <w:t xml:space="preserve">os de ação, vínculos e destaques, com as variações #1D4ED8 para o estado pressionado e #EFF6FF para fundos de realce. A comunicação de estado utiliza três cores semânticas: verde #16A34A para sucesso e para ocorrências atendidas, âmbar #D97706 para advertê</w:t>
      </w:r>
      <w:r>
        <w:t xml:space="preserve">ncia e para ocorrências em andamento, e vermelho #DC2626 para erro e para ocorrências pendentes; ocorrências indeferidas recebem o cinza neutro #6B7280. Uma escala de dez tons de cinza, do #F9FAFB ao #111827, organiza os planos de fundo, as bordas e a hier</w:t>
      </w:r>
      <w:r>
        <w:t xml:space="preserve">arquia tipográfica. As doze categorias de ocorrência possuem ainda uma paleta própria de identificação, aplicada aos marcadores do mapa e às etiquetas das listagens, o que permite ao usuário distinguir a natureza da demanda antes mesmo da leitura do texto.</w:t>
      </w:r>
      <w:r/>
    </w:p>
    <w:p>
      <w:pPr>
        <w:pBdr/>
        <w:spacing/>
        <w:ind/>
        <w:rPr/>
      </w:pPr>
      <w:r>
        <w:t xml:space="preserve">b) Tipografia: adotou-se a família tipográfica</w:t>
      </w:r>
      <w:r>
        <w:t xml:space="preserve"> Inter, de licença livre, nos pesos 400, 500, 600 e 700, com a família Arial como alternativa de contingência. O tamanho de referência do corpo de texto é de 16 pixels, valor definido no elemento raiz do documento e utilizado como base para as demais medid</w:t>
      </w:r>
      <w:r>
        <w:t xml:space="preserve">as, o que viabiliza o redimensionamento proporcional de toda a interface descrito na Seção 6.4.4. A escolha por uma fonte sem serifa de alta legibilidade em telas atende ao perfil de usuário cidadão, caracterizado por níveis variados de letramento digital.</w:t>
      </w:r>
      <w:r/>
    </w:p>
    <w:p>
      <w:pPr>
        <w:pBdr/>
        <w:spacing/>
        <w:ind/>
        <w:rPr/>
      </w:pPr>
      <w:r>
        <w:t xml:space="preserve">c) Plano de </w:t>
      </w:r>
      <w:r>
        <w:t xml:space="preserve">fundo e superfícies: o plano de fundo geral da aplicação utiliza o cinza mais claro da escala, sobre o qual os blocos de conteúdo são dispostos em superfícies brancas elevadas por meio de sombras suaves em quatro intensidades. As bordas dessas superfícies </w:t>
      </w:r>
      <w:r>
        <w:t xml:space="preserve">adotam raios de arredondamento padronizados de 0,5 e 0,75 rem. Esse contraste entre fundo e superfície delimita visualmente as unidades de informação sem recorrer a linhas divisórias, reduzindo a poluição visual das telas de listagem e do painel analítico.</w:t>
      </w:r>
      <w:r/>
    </w:p>
    <w:p>
      <w:pPr>
        <w:pBdr/>
        <w:spacing/>
        <w:ind/>
        <w:rPr/>
      </w:pPr>
      <w:r>
        <w:t xml:space="preserve">d) Ícones: os ícones da interface são gráficos vetoriais escaláveis inseridos diretamente na marcação das páginas, o que dispensa requisições adicionais</w:t>
      </w:r>
      <w:r>
        <w:t xml:space="preserve"> de rede, preserva a nitidez em qualquer resolução e permite que a cor do ícone acompanhe a cor do texto ao qual está associado. Os marcadores do mapa são construídos com o mesmo recurso, recebendo a cor correspondente ao estado da ocorrência representada.</w:t>
      </w:r>
      <w:r/>
    </w:p>
    <w:p>
      <w:pPr>
        <w:pBdr/>
        <w:spacing/>
        <w:ind/>
        <w:rPr/>
      </w:pPr>
      <w:r>
        <w:t xml:space="preserve">e) Retorno ao usuário e elementos de interação: as confirmações e os avisos de erro são apresentados por meio de notificações temporárias posicionadas no canto da tela, e as operações de consequência irreversível — como a exclusão de conta e o indeferim</w:t>
      </w:r>
      <w:r>
        <w:t xml:space="preserve">ento de uma ocorrência — são precedidas de caixas de diálogo modais de confirmação. A composição das telas é responsiva e organiza-se em uma única coluna nos dispositivos móveis e em múltiplas colunas nas resoluções de computador pessoal, conforme o RNF06.</w:t>
      </w:r>
      <w:r/>
    </w:p>
    <w:p>
      <w:pPr>
        <w:pBdr/>
        <w:spacing/>
        <w:ind/>
        <w:rPr/>
      </w:pPr>
      <w:r>
        <w:t xml:space="preserve">Os modelos de baixa e média fidelidade que originaram esta padronização encontram-se no Apêndice E.</w:t>
      </w:r>
      <w:r/>
    </w:p>
    <w:p>
      <w:pPr>
        <w:pBdr/>
        <w:spacing/>
        <w:ind/>
        <w:rPr/>
      </w:pPr>
      <w:r/>
      <w:r/>
    </w:p>
    <w:p>
      <w:pPr>
        <w:pStyle w:val="1637"/>
        <w:pBdr/>
        <w:spacing/>
        <w:ind/>
        <w:rPr/>
      </w:pPr>
      <w:r/>
      <w:bookmarkStart w:id="49" w:name="_Toc49"/>
      <w:r>
        <w:t xml:space="preserve">6.4.3 Heurísticas de Usabilidade</w:t>
      </w:r>
      <w:r/>
      <w:bookmarkEnd w:id="49"/>
      <w:r/>
      <w:r/>
    </w:p>
    <w:p>
      <w:pPr>
        <w:pBdr/>
        <w:spacing/>
        <w:ind/>
        <w:rPr/>
      </w:pPr>
      <w:r>
        <w:t xml:space="preserve">A avaliação da interface de usuário do sistema foi conduzida à luz das dez heurísticas de usabilidade propostas por Nielsen (1994). A seguir descreve-se, para cada heurística, a forma como o projeto da interface a atende.</w:t>
      </w:r>
      <w:r/>
    </w:p>
    <w:p>
      <w:pPr>
        <w:pBdr/>
        <w:spacing/>
        <w:ind/>
        <w:rPr/>
      </w:pPr>
      <w:r>
        <w:t xml:space="preserve">a) Visibilidade do status do sistema: cada ocorrência registrada apresenta de forma permanente o seu estado atual — pendente, em andamento, atendida ou indeferida — acompanhado de cor semântica correspondente e do</w:t>
      </w:r>
      <w:r>
        <w:t xml:space="preserve"> histórico completo de trâmites com data, responsável e observação. Durante o envio de fotografias, a interface exibe o progresso do processamento por meio de consulta periódica ao estado do envio, informando o usuário quando a mídia é aceita ou rejeitada.</w:t>
      </w:r>
      <w:r/>
    </w:p>
    <w:p>
      <w:pPr>
        <w:pBdr/>
        <w:spacing/>
        <w:ind/>
        <w:rPr/>
      </w:pPr>
      <w:r>
        <w:t xml:space="preserve">b) Correspondência entre o sistema e o mundo real: a terminologia empregada é a do cotidiano do cidadão, e não a do domínio técnico. As categorias de ocorrência são </w:t>
      </w:r>
      <w:r>
        <w:t xml:space="preserve">enunciadas em linguagem corrente — a exemplo de “sinalização ou semáforo com defeito” e “som alto ou perturbação do sossego” — e o identificador da demanda é apresentado como protocolo, termo já consolidado na relação entre cidadão e administração pública.</w:t>
      </w:r>
      <w:r/>
    </w:p>
    <w:p>
      <w:pPr>
        <w:pBdr/>
        <w:spacing/>
        <w:ind/>
        <w:rPr/>
      </w:pPr>
      <w:r>
        <w:t xml:space="preserve">c) Controle e liberdade do usuário: os formulários de registro permitem o retorno às etapas anteriores </w:t>
      </w:r>
      <w:r>
        <w:t xml:space="preserve">sem perda dos dados já informados, a remoção individual das fotografias anexadas antes da submissão e o cancelamento da operação a qualquer momento. O ponto de localização selecionado no mapa pode ser reposicionado livremente até a confirmação do registro.</w:t>
      </w:r>
      <w:r/>
    </w:p>
    <w:p>
      <w:pPr>
        <w:pBdr/>
        <w:spacing/>
        <w:ind/>
        <w:rPr/>
      </w:pPr>
      <w:r>
        <w:t xml:space="preserve">d) Consistência e padrões: a padronização descrita na Seção 6.4.2 é aplicada de maneira uniforme, com posicionamento fixo dos elementos de navegação, identidade cro</w:t>
      </w:r>
      <w:r>
        <w:t xml:space="preserve">mática constante para cada estado e nomenclatura idêntica para uma mesma ação em todas as telas. As convenções da plataforma Web são respeitadas, a exemplo do uso de campos de formulário nativos e do comportamento esperado do botão de retorno do navegador.</w:t>
      </w:r>
      <w:r/>
    </w:p>
    <w:p>
      <w:pPr>
        <w:pBdr/>
        <w:spacing/>
        <w:ind/>
        <w:rPr/>
      </w:pPr>
      <w:r>
        <w:t xml:space="preserve">e) Prevenção de erros: esta é a heurística de maior expressão no projeto. A detecção de duplicidade por proximidade geográfica (RF16 e RN06) verifica, a</w:t>
      </w:r>
      <w:r>
        <w:t xml:space="preserve">ntes da submissão, a existência de ocorrência ativa da mesma categoria em um raio de cinquenta metros e oferece ao usuário a alternativa de reforçar o protocolo existente em vez de criar um novo. A validação dos campos obrigatórios ocorre no próprio formul</w:t>
      </w:r>
      <w:r>
        <w:t xml:space="preserve">ário, antes do envio; a política de complexidade de senha é verificada durante a digitação; e a análise automática de nitidez das fotografias rejeita imagens desfocadas nas categorias de maior criticidade, evitando o registro de evidências inaproveitáveis.</w:t>
      </w:r>
      <w:r/>
    </w:p>
    <w:p>
      <w:pPr>
        <w:pBdr/>
        <w:spacing/>
        <w:ind/>
        <w:rPr/>
      </w:pPr>
      <w:r>
        <w:t xml:space="preserve">f) Reconhecimento em lugar de memorização: o preenchimento do endereço é realizado automaticamente a partir das coordenadas obtidas do dispositivo ou selecionadas no mapa, dispensando o usuário de recordar a denominação exata do logradouro ou do bairro.</w:t>
      </w:r>
      <w:r>
        <w:t xml:space="preserve"> As categorias são apresentadas em lista de seleção com rótulo e cor, e a listagem de ocorrências exibe simultaneamente protocolo, categoria, endereço e estado, de modo que o usuário não precise memorizar o código do protocolo para localizar a sua demanda.</w:t>
      </w:r>
      <w:r/>
    </w:p>
    <w:p>
      <w:pPr>
        <w:pBdr/>
        <w:spacing/>
        <w:ind/>
        <w:rPr/>
      </w:pPr>
      <w:r>
        <w:t xml:space="preserve">g) Flexibilidade e eficiência de uso: o painel de ocorrências disponibiliza filtros combináveis por período, bairro, categoria e estado, e a ação cole</w:t>
      </w:r>
      <w:r>
        <w:t xml:space="preserve">tiva sobre grupos de ocorrências duplicadas permite ao servidor público atualizar de uma só vez o estado de todos os relatos referentes a um mesmo problema. Para o usuário experiente, o acesso direto por número de protocolo abrevia o percurso de navegação.</w:t>
      </w:r>
      <w:r/>
    </w:p>
    <w:p>
      <w:pPr>
        <w:pBdr/>
        <w:spacing/>
        <w:ind/>
        <w:rPr/>
      </w:pPr>
      <w:r>
        <w:t xml:space="preserve">h) Estética e design minimalista: as telas apresentam apenas a informação necessária à tarefa em curso, com hierarquia tipográfica defini</w:t>
      </w:r>
      <w:r>
        <w:t xml:space="preserve">da por peso e tom de cinza em vez de elementos decorativos. O formulário de registro de ocorrência, tela de maior frequência de uso, restringe-se aos campos estritamente indispensáveis, deixando as informações complementares em campos opcionais recolhidos.</w:t>
      </w:r>
      <w:r/>
    </w:p>
    <w:p>
      <w:pPr>
        <w:pBdr/>
        <w:spacing/>
        <w:ind/>
        <w:rPr/>
      </w:pPr>
      <w:r>
        <w:t xml:space="preserve">i) Auxílio no reconhecimento, diagnóstico e recuperação de erros: as mensagens de erro são redigidas em linguagem natural, identificam o campo especí</w:t>
      </w:r>
      <w:r>
        <w:t xml:space="preserve">fico em que o problema ocorreu e indicam a ação corretiva. Situações originadas de regras de negócio — como o limite diário de registros previsto para o controle de uso abusivo — informam explicitamente o limite atingido, e não apenas a recusa da operação.</w:t>
      </w:r>
      <w:r/>
    </w:p>
    <w:p>
      <w:pPr>
        <w:pBdr/>
        <w:spacing/>
        <w:ind/>
        <w:rPr/>
      </w:pPr>
      <w:r>
        <w:t xml:space="preserve">j) Ajuda e documentação: o sistema dispõe de uma tela de ajuda com orientações </w:t>
      </w:r>
      <w:r>
        <w:t xml:space="preserve">sobre o registro de ocorrências, o significado de cada estado do protocolo e as respostas às dúvidas mais frequentes, além de um canal de contato direto com os administradores (RF17). O manual do usuário completo integra os recursos de apoio à implantação.</w:t>
      </w:r>
      <w:r/>
    </w:p>
    <w:p>
      <w:pPr>
        <w:pBdr/>
        <w:spacing/>
        <w:ind/>
        <w:rPr/>
      </w:pPr>
      <w:r/>
      <w:r/>
    </w:p>
    <w:p>
      <w:pPr>
        <w:pStyle w:val="1637"/>
        <w:pBdr/>
        <w:spacing/>
        <w:ind/>
        <w:rPr/>
      </w:pPr>
      <w:r/>
      <w:bookmarkStart w:id="50" w:name="_Toc50"/>
      <w:r>
        <w:t xml:space="preserve">6.4.4 Projeto da Acessibilidade</w:t>
      </w:r>
      <w:r/>
      <w:bookmarkEnd w:id="50"/>
      <w:r/>
      <w:r/>
    </w:p>
    <w:p>
      <w:pPr>
        <w:pBdr/>
        <w:spacing/>
        <w:ind/>
        <w:rPr/>
      </w:pPr>
      <w:r>
        <w:t xml:space="preserve">O projeto de acessibilidade do sistema orienta-se pelas Diretrizes de Acessibilidade para Conteúdo Web em sua versão 2.1 (W3C, 2018), tendo como meta o nível de conformi</w:t>
      </w:r>
      <w:r>
        <w:t xml:space="preserve">dade AA, e observa as recomendações do Modelo de Acessibilidade em Governo Eletrônico (BRASIL, 2014), de observância recomendada aos sistemas de informação destinados à administração pública. Os recursos previstos e já implementados são descritos a seguir.</w:t>
      </w:r>
      <w:r/>
    </w:p>
    <w:p>
      <w:pPr>
        <w:pBdr/>
        <w:spacing/>
        <w:ind/>
        <w:rPr/>
      </w:pPr>
      <w:r>
        <w:t xml:space="preserve">a) Controle de tamanho de fonte</w:t>
      </w:r>
      <w:r>
        <w:t xml:space="preserve">: a aplicação disponibiliza, de forma fixa e presente em todas as telas, um controle que permite ao usuário ampliar ou reduzir o tamanho da fonte em seis níveis, de 14 a 19 pixels, além de restaurar o valor padrão de 16 pixels. Como todas as medidas da int</w:t>
      </w:r>
      <w:r>
        <w:t xml:space="preserve">erface são expressas em unidades relativas a essa referência, o ajuste redimensiona proporcionalmente toda a composição da tela, sem sobreposição de elementos. A preferência escolhida é persistida localmente no navegador e restaurada nos acessos seguintes.</w:t>
      </w:r>
      <w:r/>
    </w:p>
    <w:p>
      <w:pPr>
        <w:pBdr/>
        <w:spacing/>
        <w:ind/>
        <w:rPr/>
      </w:pPr>
      <w:r>
        <w:t xml:space="preserve">b) Alternância entre tema claro e tema escuro: o mesmo controle oferece a alternância para um tema de baixa luminância, destinado a reduzir o desconforto visual em ambientes de pouca iluminação e a atender usuári</w:t>
      </w:r>
      <w:r>
        <w:t xml:space="preserve">os com sensibilidade à luminosidade. As mídias fotográficas, a base cartográfica do mapa e o próprio controle de acessibilidade são preservados em suas cores originais, de modo que a inversão não comprometa a leitura das evidências anexadas às ocorrências.</w:t>
      </w:r>
      <w:r/>
    </w:p>
    <w:p>
      <w:pPr>
        <w:pBdr/>
        <w:spacing/>
        <w:ind/>
        <w:rPr/>
      </w:pPr>
      <w:r>
        <w:t xml:space="preserve">c) Contraste: a combinação da cor primária com o plano de fundo branco apresenta razão de contraste de a</w:t>
      </w:r>
      <w:r>
        <w:t xml:space="preserve">proximadamente 5,17 para 1, superior ao mínimo de 4,5 para 1 exigido pelo critério 1.4.3 das diretrizes para texto de tamanho normal. A escala de cinzas foi definida de modo que os tons empregados em texto sobre fundos claros permaneçam acima desse limiar.</w:t>
      </w:r>
      <w:r/>
    </w:p>
    <w:p>
      <w:pPr>
        <w:pBdr/>
        <w:spacing/>
        <w:ind/>
        <w:rPr/>
      </w:pPr>
      <w:r>
        <w:t xml:space="preserve">d) Estrutura semântica e tecnologias assistivas: o documento declara o idioma português do Brasil em seu elemento raiz, atendendo ao critério 3.1.1; os campos dos </w:t>
      </w:r>
      <w:r>
        <w:t xml:space="preserve">formulários de conta são associados a rótulos programaticamente vinculados; as imagens possuem texto alternativo descritivo; e os controles acionados apenas por ícone recebem rótulo acessível, de modo que sejam anunciados corretamente por leitores de tela.</w:t>
      </w:r>
      <w:r/>
    </w:p>
    <w:p>
      <w:pPr>
        <w:pBdr/>
        <w:spacing/>
        <w:ind/>
        <w:rPr/>
      </w:pPr>
      <w:r>
        <w:t xml:space="preserve">e) Operação por teclado e r</w:t>
      </w:r>
      <w:r>
        <w:t xml:space="preserve">esponsividade: a navegação utiliza elementos nativos da plataforma Web, que preservam a ordem natural de tabulação e o acionamento por teclado. A interface responsiva e o dimensionamento das áreas de toque atendem ao critério 2.5.5 nos dispositivos móveis.</w:t>
      </w:r>
      <w:r/>
    </w:p>
    <w:p>
      <w:pPr>
        <w:pBdr/>
        <w:spacing/>
        <w:ind/>
        <w:rPr/>
      </w:pPr>
      <w:r>
        <w:t xml:space="preserve">Para a Fase 4 estão previstos o complemento dos rótulos programáticos nas telas do pa</w:t>
      </w:r>
      <w:r>
        <w:t xml:space="preserve">inel administrativo, a inclusão de regiões dinâmicas para o anúncio automático das mensagens de retorno do sistema por leitores de tela, a marcação semântica de papéis nos componentes de navegação, a inserção de vínculo de salto para o conteúdo principal e</w:t>
      </w:r>
      <w:r>
        <w:t xml:space="preserve"> a definição explícita do indicador visual de foco. A validação será conduzida com o auxílio de ferramenta automatizada de auditoria de acessibilidade e complementada por inspeção manual com leitor de tela, com os resultados registrados no plano de testes.</w:t>
      </w:r>
      <w:r/>
    </w:p>
    <w:p>
      <w:pPr>
        <w:pBdr/>
        <w:spacing/>
        <w:ind/>
        <w:rPr/>
      </w:pPr>
      <w:r/>
      <w:r/>
    </w:p>
    <w:p>
      <w:pPr>
        <w:pStyle w:val="1636"/>
        <w:pBdr/>
        <w:spacing/>
        <w:ind/>
        <w:rPr/>
      </w:pPr>
      <w:r/>
      <w:bookmarkStart w:id="51" w:name="_Toc51"/>
      <w:r>
        <w:t xml:space="preserve">6.5 PROJETO DO SISTEMA DISTRIBUÍDO</w:t>
      </w:r>
      <w:r/>
      <w:bookmarkEnd w:id="51"/>
      <w:r/>
      <w:r/>
    </w:p>
    <w:p>
      <w:pPr>
        <w:pBdr/>
        <w:spacing/>
        <w:ind/>
        <w:rPr/>
      </w:pPr>
      <w:r>
        <w:t xml:space="preserve">Segundo Coulouris et al. (2013), um sistema distribuído é aquele no qual</w:t>
      </w:r>
      <w:r>
        <w:t xml:space="preserve"> componentes situados em computadores interligados em rede se comunicam e coordenam suas ações exclusivamente por meio da troca de mensagens. O sistema “Fala, Cidade!” enquadra-se nessa definição: seus componentes executam em máquinas distintas, comunicam-</w:t>
      </w:r>
      <w:r>
        <w:t xml:space="preserve">se por protocolos de aplicação sobre a rede e não compartilham memória nem relógio comum. Esta seção descreve a arquitetura de distribuição adotada, e o detalhamento completo, incluindo o diagrama de distribuição dos componentes, encontra-se no Apêndice I.</w:t>
      </w:r>
      <w:r/>
    </w:p>
    <w:p>
      <w:pPr>
        <w:pBdr/>
        <w:spacing/>
        <w:ind/>
        <w:rPr/>
      </w:pPr>
      <w:r>
        <w:t xml:space="preserve">a) Modelo arquitetural: adotou-se o modelo cliente-servidor em três camadas físicas. A camada de apresentação é constituída pel</w:t>
      </w:r>
      <w:r>
        <w:t xml:space="preserve">o aplicativo Web progressivo executado no navegador do usuário; a camada de aplicação, pelo servidor da interface de programação de aplicações desenvolvido em Java com o framework Spring Boot; e a camada de dados, pelo sistema gerenciador de banco de dados</w:t>
      </w:r>
      <w:r>
        <w:t xml:space="preserve"> PostgreSQL. A separação entre as camadas é estrita: o navegador não estabelece conexão direta com o banco de dados, e todo acesso a dados é intermediado pela camada de aplicação, que concentra a validação das regras de negócio e o controle de autorização.</w:t>
      </w:r>
      <w:r/>
    </w:p>
    <w:p>
      <w:pPr>
        <w:pBdr/>
        <w:spacing/>
        <w:ind/>
        <w:rPr/>
      </w:pPr>
      <w:r>
        <w:t xml:space="preserve">b) Comunicação entre processos: a comunicação entre a camada de apresentação e a camada de aplicação segue o estilo</w:t>
      </w:r>
      <w:r>
        <w:t xml:space="preserve"> arquitetural Representational State Transfer sobre o protocolo HTTP, conforme proposto por Fielding (2000), com representação dos recursos no formato JavaScript Object Notation. O modelo de invocação é síncrono do tipo requisição-resposta, e os recursos s</w:t>
      </w:r>
      <w:r>
        <w:t xml:space="preserve">ão identificados por localizadores uniformes que refletem a hierarquia do domínio, a exemplo de /api/occurrence/{id}/history. A comunicação com o banco de dados ocorre pelo protocolo nativo do PostgreSQL, por meio do controlador Java Database Connectivity.</w:t>
      </w:r>
      <w:r/>
    </w:p>
    <w:p>
      <w:pPr>
        <w:pBdr/>
        <w:spacing/>
        <w:ind/>
        <w:rPr/>
      </w:pPr>
      <w:r>
        <w:t xml:space="preserve">c) Ausência de estado no servidor: o servidor de aplicação opera sem manutenção de sessão. A identidade e o perfil do usuário trafegam em um JSON Web Token assinado, transmitido no cabeçalho de autorização de cada requisi</w:t>
      </w:r>
      <w:r>
        <w:t xml:space="preserve">ção e validado por um filtro interceptador antes do processamento. Essa decisão elimina a necessidade de afinidade de sessão e permite o escalonamento horizontal da camada de aplicação pela simples replicação de instâncias atrás de um balanceador de carga.</w:t>
      </w:r>
      <w:r/>
    </w:p>
    <w:p>
      <w:pPr>
        <w:pBdr/>
        <w:spacing/>
        <w:ind/>
        <w:rPr/>
      </w:pPr>
      <w:r>
        <w:t xml:space="preserve">d) Serviços externos e acoplamento: o sistema integra-se a três serviços de terceiros, cada um isolado atrás de uma interface própria na camada</w:t>
      </w:r>
      <w:r>
        <w:t xml:space="preserve"> de aplicação. O serviço Cloudinary é responsável pelo armazenamento e pelo tratamento de privacidade das mídias; os serviços OpenStreetMap e Nominatim fornecem, respectivamente, a base cartográfica consumida diretamente pelo navegador e a geocodificação d</w:t>
      </w:r>
      <w:r>
        <w:t xml:space="preserve">e endereços; e o servidor de correio eletrônico, acessado pelo protocolo SMTP com segurança de transporte, encarrega-se das notificações. O isolamento por interface permite a substituição de qualquer um desses provedores sem alteração da lógica de negócio.</w:t>
      </w:r>
      <w:r/>
    </w:p>
    <w:p>
      <w:pPr>
        <w:pBdr/>
        <w:spacing/>
        <w:ind/>
        <w:rPr/>
      </w:pPr>
      <w:r>
        <w:t xml:space="preserve">e) Concorrência e processamento assíncrono: as operações de maior latência — o envio de mídias ao serviço externo de imagens e a expedição de mensagens de correio eletrônico — são executadas de forma assíncr</w:t>
      </w:r>
      <w:r>
        <w:t xml:space="preserve">ona em conjuntos de linhas de execução dedicados, evitando o bloqueio da linha de execução que atende à requisição HTTP. No caso do envio de mídias, o servidor responde de imediato com um identificador de processamento, e a camada de apresentação consulta </w:t>
      </w:r>
      <w:r>
        <w:t xml:space="preserve">periodicamente o estado do envio até a sua conclusão. O acesso concorrente ao banco de dados é mediado por um conjunto de conexões reutilizáveis, com limite máximo configurado, que impede o esgotamento dos recursos do sistema gerenciador sob carga elevada.</w:t>
      </w:r>
      <w:r/>
    </w:p>
    <w:p>
      <w:pPr>
        <w:pBdr/>
        <w:spacing/>
        <w:ind/>
        <w:rPr/>
      </w:pPr>
      <w:r>
        <w:t xml:space="preserve">f) Transparências: o projeto contempla as transparências de acesso e de localização, uma vez que a camada de apresentação desconhece o endereço físico</w:t>
      </w:r>
      <w:r>
        <w:t xml:space="preserve"> do banco de dados e dos serviços externos, referenciando-os apenas pela interface de programação de aplicações; a transparência de concorrência, assegurada pelas propriedades transacionais do sistema gerenciador de banco de dados e pelas restrições de uni</w:t>
      </w:r>
      <w:r>
        <w:t xml:space="preserve">cidade aplicadas ao número de protocolo e ao vínculo de reforço de ocorrências; e a transparência de falha, obtida pelo tratamento das indisponibilidades dos serviços externos, que degradam funcionalidades específicas sem interromper a operação do sistema.</w:t>
      </w:r>
      <w:r/>
    </w:p>
    <w:p>
      <w:pPr>
        <w:pBdr/>
        <w:spacing/>
        <w:ind/>
        <w:rPr/>
      </w:pPr>
      <w:r>
        <w:t xml:space="preserve">g) Tratamento de falhas parciais: a indisponibilidade do serviço de geocodificação não impede o registro da ocorrência, permitind</w:t>
      </w:r>
      <w:r>
        <w:t xml:space="preserve">o o preenchimento manual do endereço; a falha no processamento de uma mídia é reportada ao usuário como estado específico do envio, preservando a ocorrência já registrada; e a indisponibilidade do servidor de correio eletrônico não interrompe a alteração d</w:t>
      </w:r>
      <w:r>
        <w:t xml:space="preserve">o estado do protocolo, dado o caráter assíncrono da notificação. A política de compartilhamento de recursos entre origens é restrita às origens autorizadas, e a comunicação em ambiente de produção ocorre integralmente sobre canal cifrado, conforme o RNF11.</w:t>
      </w:r>
      <w:r/>
    </w:p>
    <w:p>
      <w:pPr>
        <w:pBdr/>
        <w:spacing/>
        <w:ind/>
        <w:rPr/>
      </w:pPr>
      <w:r>
        <w:t xml:space="preserve">h) Operação com cone</w:t>
      </w:r>
      <w:r>
        <w:t xml:space="preserve">ctividade intermitente: a camada de apresentação é distribuída como aplicativo Web progressivo e registra um processo de serviço em segundo plano no navegador, responsável pelo armazenamento local dos artefatos estáticos da aplicação. Esse recurso permite </w:t>
      </w:r>
      <w:r>
        <w:t xml:space="preserve">a abertura do aplicativo mesmo na ausência temporária de conectividade e reduz o tempo de carregamento nos acessos subsequentes, aspecto relevante para o registro de ocorrências em campo, onde a qualidade do sinal de dados móveis é frequentemente instável.</w:t>
      </w:r>
      <w:r/>
    </w:p>
    <w:p>
      <w:pPr>
        <w:pBdr/>
        <w:spacing/>
        <w:ind/>
        <w:rPr/>
      </w:pPr>
      <w:r>
        <w:t xml:space="preserve">i) Topologia de implantação prevista: em ambiente de produção, prevê-se a hospedagem da camada de aplicação em instâncias de máquina virtual, do banco de dados em serviço gerenciado com cópias de segurança </w:t>
      </w:r>
      <w:r>
        <w:t xml:space="preserve">automáticas e dos artefatos estáticos da camada de apresentação em serviço de armazenamento de objetos, conforme a infraestrutura de nuvem descrita na Seção 4.3.3. O diagrama de distribuição correspondente será elaborado na Fase 4 e integrará o Apêndice K.</w:t>
      </w:r>
      <w:r/>
    </w:p>
    <w:p>
      <w:pPr>
        <w:pBdr/>
        <w:spacing/>
        <w:ind/>
        <w:rPr/>
      </w:pPr>
      <w:r/>
      <w:r/>
    </w:p>
    <w:p w14:paraId="700CAF17" w14:textId="77777777">
      <w:pPr>
        <w:pBdr/>
        <w:spacing/>
        <w:ind/>
        <w:rPr>
          <w:sz w:val="20"/>
          <w:szCs w:val="20"/>
        </w:rPr>
      </w:pPr>
      <w:r>
        <w:rPr>
          <w:sz w:val="20"/>
          <w:szCs w:val="20"/>
        </w:rPr>
        <w:t xml:space="preserve"> </w:t>
      </w:r>
      <w:r>
        <w:rPr>
          <w:sz w:val="20"/>
          <w:szCs w:val="20"/>
        </w:rPr>
      </w:r>
      <w:r>
        <w:rPr>
          <w:sz w:val="20"/>
          <w:szCs w:val="20"/>
        </w:rPr>
      </w:r>
    </w:p>
    <w:p w14:paraId="31A608DB" w14:textId="77777777">
      <w:pPr>
        <w:pBdr/>
        <w:spacing w:after="0" w:line="240" w:lineRule="auto"/>
        <w:ind/>
        <w:jc w:val="left"/>
        <w:rPr>
          <w:sz w:val="20"/>
          <w:szCs w:val="20"/>
        </w:rPr>
      </w:pPr>
      <w:r>
        <w:rPr>
          <w:sz w:val="20"/>
          <w:szCs w:val="20"/>
        </w:rPr>
        <w:br w:type="page" w:clear="all"/>
      </w:r>
      <w:r>
        <w:rPr>
          <w:sz w:val="20"/>
          <w:szCs w:val="20"/>
        </w:rPr>
      </w:r>
      <w:r>
        <w:rPr>
          <w:sz w:val="20"/>
          <w:szCs w:val="20"/>
        </w:rPr>
      </w:r>
    </w:p>
    <w:p>
      <w:pPr>
        <w:pStyle w:val="1635"/>
        <w:pBdr/>
        <w:spacing/>
        <w:ind/>
        <w:rPr/>
      </w:pPr>
      <w:r/>
      <w:bookmarkStart w:id="52" w:name="_Toc52"/>
      <w:r>
        <w:t xml:space="preserve">7 IMPLEMENTAÇÃO DO SISTEMA DE SOFTWARE</w:t>
      </w:r>
      <w:r/>
      <w:bookmarkEnd w:id="52"/>
      <w:r/>
      <w:r/>
    </w:p>
    <w:p>
      <w:pPr>
        <w:pBdr/>
        <w:spacing/>
        <w:ind/>
        <w:rPr/>
      </w:pPr>
      <w:r>
        <w:t xml:space="preserve">Este capítulo descreve a transposição dos modelos apresentados nos Capítulos 5 e 6 para os artefatos executáveis que constituem o sistema de software “Fala, Cidade!”. São apresentados os componentes implementados e as plataformas e</w:t>
      </w:r>
      <w:r>
        <w:t xml:space="preserve">m que são disponibilizados, as tecnologias empregadas na codificação de cada um deles, os padrões de projeto aplicados, as convenções adotadas pela equipe e a análise da complexidade algorítmica dos métodos de maior relevância para o desempenho do sistema.</w:t>
      </w:r>
      <w:r/>
    </w:p>
    <w:p>
      <w:pPr>
        <w:pBdr/>
        <w:spacing/>
        <w:ind/>
        <w:rPr/>
      </w:pPr>
      <w:r/>
      <w:r/>
    </w:p>
    <w:p>
      <w:pPr>
        <w:pStyle w:val="1636"/>
        <w:pBdr/>
        <w:spacing/>
        <w:ind/>
        <w:rPr/>
      </w:pPr>
      <w:r/>
      <w:bookmarkStart w:id="53" w:name="_Toc53"/>
      <w:r>
        <w:t xml:space="preserve">7.1 COMPONENTES DO SISTEMA DE SOFTWARE</w:t>
      </w:r>
      <w:r/>
      <w:bookmarkEnd w:id="53"/>
      <w:r/>
      <w:r/>
    </w:p>
    <w:p>
      <w:pPr>
        <w:pBdr/>
        <w:spacing/>
        <w:ind/>
        <w:rPr/>
      </w:pPr>
      <w:r>
        <w:t xml:space="preserve">O sistema é composto por d</w:t>
      </w:r>
      <w:r>
        <w:t xml:space="preserve">ois componentes desenvolvidos pela equipe e por um componente de persistência, além de três serviços de terceiros consumidos em tempo de execução. A separação entre os componentes desenvolvidos segue a divisão arquitetural em camadas descrita na Seção 6.5.</w:t>
      </w:r>
      <w:r/>
    </w:p>
    <w:p>
      <w:pPr>
        <w:pBdr/>
        <w:spacing/>
        <w:ind/>
        <w:rPr/>
      </w:pPr>
      <w:r>
        <w:t xml:space="preserve">a) Componente de serviço da interface de programação de aplicações (fala-cidade-api): aplicação servidora responsável pela totalidade das regras de negócio, pelo controle de autenticação e a</w:t>
      </w:r>
      <w:r>
        <w:t xml:space="preserve">utorização, pela persistência dos dados e pela integração com os serviços externos. É construída como um arquivo Java executável autocontido, com servidor de aplicação embutido, e é disponibilizada em plataforma de servidor com máquina virtual Java, escuta</w:t>
      </w:r>
      <w:r>
        <w:t xml:space="preserve">ndo na porta 8080. Expõe 38 recursos distribuídos em cinco controladores — autenticação, autenticação multifator, ocorrências, usuários e contato — documentados automaticamente pela especificação OpenAPI e acessíveis por interface interativa de exploração.</w:t>
      </w:r>
      <w:r/>
    </w:p>
    <w:p>
      <w:pPr>
        <w:pBdr/>
        <w:spacing/>
        <w:ind/>
        <w:rPr/>
      </w:pPr>
      <w:r>
        <w:t xml:space="preserve">b) Componente de aplicação Web progressiva (fala-cidade-web): aplicação cliente responsável pela apresentação, pela captura das entradas do usuário e pela renderização cartográfica. É construída co</w:t>
      </w:r>
      <w:r>
        <w:t xml:space="preserve">mo um conjunto de artefatos estáticos — documento de marcação, folhas de estilo e módulos de código — e é disponibilizada na plataforma Web, executando no navegador de computadores pessoais e de dispositivos móveis. Registra um processo de serviço em segun</w:t>
      </w:r>
      <w:r>
        <w:t xml:space="preserve">do plano que habilita a instalação do aplicativo na tela inicial do dispositivo e o armazenamento local dos seus artefatos, conforme descrito na Seção 6.5. Todas as suas rotas são carregadas sob demanda, o que reduz o volume transferido no primeiro acesso.</w:t>
      </w:r>
      <w:r/>
    </w:p>
    <w:p>
      <w:pPr>
        <w:pBdr/>
        <w:spacing/>
        <w:ind/>
        <w:rPr/>
      </w:pPr>
      <w:r>
        <w:t xml:space="preserve">c) Componente de persistência: base de dados relacional executada sobre o sistema gerenc</w:t>
      </w:r>
      <w:r>
        <w:t xml:space="preserve">iador PostgreSQL, contendo sete tabelas, os índices de apoio às consultas de maior frequência e as restrições de integridade descritas na Seção 7.2.4. É disponibilizada em plataforma de servidor de banco de dados, com acesso restrito à camada de aplicação.</w:t>
      </w:r>
      <w:r/>
    </w:p>
    <w:p>
      <w:pPr>
        <w:pBdr/>
        <w:spacing/>
        <w:ind/>
        <w:rPr/>
      </w:pPr>
      <w:r>
        <w:t xml:space="preserve">d) Serviços de terceiros consumidos: o serviço de armazenamento e transformação de mídias Cloudinary, acessado a partir da camada de aplicação; os serviços cartográficos OpenStreetMap, consumido diretamente pelo navegador para a renderiz</w:t>
      </w:r>
      <w:r>
        <w:t xml:space="preserve">ação dos ladrilhos do mapa, e Nominatim, utilizado para a geocodificação direta e reversa de endereços; e o servidor de correio eletrônico, acessado pelo protocolo SMTP com segurança de transporte para o envio das notificações e dos códigos de verificação.</w:t>
      </w:r>
      <w:r/>
    </w:p>
    <w:p>
      <w:pPr>
        <w:pBdr/>
        <w:spacing/>
        <w:ind/>
        <w:rPr/>
      </w:pPr>
      <w:r/>
      <w:r/>
    </w:p>
    <w:p>
      <w:pPr>
        <w:pStyle w:val="1636"/>
        <w:pBdr/>
        <w:spacing/>
        <w:ind/>
        <w:rPr/>
      </w:pPr>
      <w:r/>
      <w:bookmarkStart w:id="54" w:name="_Toc54"/>
      <w:r>
        <w:t xml:space="preserve">7.2 TECNOLOGIAS DE IMPLEMENTAÇÃO</w:t>
      </w:r>
      <w:r/>
      <w:bookmarkEnd w:id="54"/>
      <w:r/>
      <w:r/>
    </w:p>
    <w:p>
      <w:pPr>
        <w:pBdr/>
        <w:spacing/>
        <w:ind/>
        <w:rPr/>
      </w:pPr>
      <w:r>
        <w:t xml:space="preserve">Esta seção apresenta as linguagens, os frameworks, as bibliotecas, os padrões de projeto e as convenções empregados na codificação dos componentes descritos na seção anterior.</w:t>
      </w:r>
      <w:r/>
    </w:p>
    <w:p>
      <w:pPr>
        <w:pBdr/>
        <w:spacing/>
        <w:ind/>
        <w:rPr/>
      </w:pPr>
      <w:r/>
      <w:r/>
    </w:p>
    <w:p>
      <w:pPr>
        <w:pStyle w:val="1637"/>
        <w:pBdr/>
        <w:spacing/>
        <w:ind/>
        <w:rPr/>
      </w:pPr>
      <w:r/>
      <w:bookmarkStart w:id="55" w:name="_Toc55"/>
      <w:r>
        <w:t xml:space="preserve">7.2.1 Linguagens de Programação e Frameworks Adotados</w:t>
      </w:r>
      <w:r/>
      <w:bookmarkEnd w:id="55"/>
      <w:r/>
      <w:r/>
    </w:p>
    <w:p>
      <w:pPr>
        <w:pBdr/>
        <w:spacing/>
        <w:ind/>
        <w:rPr/>
      </w:pPr>
      <w:r>
        <w:t xml:space="preserve">O componente de serviço da interface de programação de aplicações foi codificado na linguagem Java, versão 21, com o framework Spring Boot, versão 3.5.0, e construído pela ferramenta de automação Apache Maven. Os módulos do framework empregados e as suas r</w:t>
      </w:r>
      <w:r>
        <w:t xml:space="preserve">espectivas funções são os seguintes: o módulo Web fornece o contêiner de servlets embutido e o mapeamento dos controladores REST; o módulo de validação aplica as restrições declarativas sobre os objetos de transferência de dados; o módulo JDBC provê o gere</w:t>
      </w:r>
      <w:r>
        <w:t xml:space="preserve">nciamento das conexões e das transações com o banco de dados; o módulo de segurança implementa a cadeia de filtros de autenticação e o controle de autorização por perfil; e o módulo de correio eletrônico encapsula o cliente SMTP utilizado nas notificações.</w:t>
      </w:r>
      <w:r/>
    </w:p>
    <w:p>
      <w:pPr>
        <w:pBdr/>
        <w:spacing/>
        <w:ind/>
        <w:rPr/>
      </w:pPr>
      <w:r>
        <w:t xml:space="preserve">As bibliotecas complementares adot</w:t>
      </w:r>
      <w:r>
        <w:t xml:space="preserve">adas na camada de aplicação são: o controlador JDBC do PostgreSQL, versão 42.6.0, responsável pela comunicação com o sistema gerenciador de banco de dados; a biblioteca JJWT, versão 0.11.2, empregada na emissão e na verificação dos JSON Web Tokens com o al</w:t>
      </w:r>
      <w:r>
        <w:t xml:space="preserve">goritmo de assinatura HMAC-SHA256; o cliente Java do serviço Cloudinary, versão 2.0.0, utilizado no envio das mídias e na composição das transformações de privacidade; a biblioteca TOTP, versão 1.7.1, que implementa a geração e a verificação de senhas de u</w:t>
      </w:r>
      <w:r>
        <w:t xml:space="preserve">so único baseadas em tempo conforme a RFC 6238, utilizada na autenticação multifator; e a biblioteca SpringDoc OpenAPI, versão 2.1.0, que gera automaticamente a especificação e a interface de exploração da interface de programação de aplicações. A codifica</w:t>
      </w:r>
      <w:r>
        <w:t xml:space="preserve">ção da senha dos usuários emprega o algoritmo BCrypt, disponibilizado pelo módulo de segurança do framework, e o conjunto de conexões reutilizáveis é gerenciado pela biblioteca HikariCP, configurada com dez conexões máximas e duas conexões ociosas mínimas.</w:t>
      </w:r>
      <w:r/>
    </w:p>
    <w:p>
      <w:pPr>
        <w:pBdr/>
        <w:spacing/>
        <w:ind/>
        <w:rPr/>
      </w:pPr>
      <w:r>
        <w:t xml:space="preserve">O componente de aplicação Web progressiva foi codificado na linguagem TypeScript, versão 5.7, com o </w:t>
      </w:r>
      <w:r>
        <w:t xml:space="preserve">framework Angular, versão 19.2, adotando o modelo de componentes autônomos e a inicialização sem módulos. O compilador opera em modo estrito, com verificação estrita também dos modelos de apresentação, o que antecipa para o tempo de compilação a detecção d</w:t>
      </w:r>
      <w:r>
        <w:t xml:space="preserve">e inconsistências entre a lógica dos componentes e a sua marcação. As bibliotecas complementares empregadas são: Leaflet, versão 1.9.4, responsável pela renderização dos mapas interativos e dos marcadores de ocorrência; RxJS, versão 7.8, utilizada na compo</w:t>
      </w:r>
      <w:r>
        <w:t xml:space="preserve">sição das operações assíncronas de comunicação com a interface de programação de aplicações; ngx-toastr, versão 18.0, responsável pelas notificações temporárias na interface; e o módulo de processo de serviço em segundo plano do próprio Angular, versão 19.</w:t>
      </w:r>
      <w:r>
        <w:t xml:space="preserve">2.13, que habilita os recursos de aplicativo Web progressivo. A estilização é realizada por folhas de estilo em cascata próprias, organizadas em torno de propriedades personalizadas definidas no elemento raiz do documento, conforme descrito na Seção 6.4.2.</w:t>
      </w:r>
      <w:r/>
    </w:p>
    <w:p>
      <w:pPr>
        <w:pBdr/>
        <w:spacing/>
        <w:ind/>
        <w:rPr/>
      </w:pPr>
      <w:r/>
      <w:r/>
    </w:p>
    <w:p>
      <w:pPr>
        <w:pStyle w:val="1637"/>
        <w:pBdr/>
        <w:spacing/>
        <w:ind/>
        <w:rPr/>
      </w:pPr>
      <w:r/>
      <w:bookmarkStart w:id="56" w:name="_Toc56"/>
      <w:r>
        <w:t xml:space="preserve">7.2.2 Design Patterns Aplicados</w:t>
      </w:r>
      <w:r/>
      <w:bookmarkEnd w:id="56"/>
      <w:r/>
      <w:r/>
    </w:p>
    <w:p>
      <w:pPr>
        <w:pBdr/>
        <w:spacing/>
        <w:ind/>
        <w:rPr/>
      </w:pPr>
      <w:r>
        <w:t xml:space="preserve">A codificação do sistema apoiou-se em padrões de projeto de propósitos criacional, estrutural, comportamental e arquitetural, na acepção de Gamma et al. (2000). Os padrões efetivamente aplicados e as classes que os evidenciam são descritos a seguir.</w:t>
      </w:r>
      <w:r/>
    </w:p>
    <w:p>
      <w:pPr>
        <w:pBdr/>
        <w:spacing/>
        <w:ind/>
        <w:rPr/>
      </w:pPr>
      <w:r>
        <w:t xml:space="preserve">a) Portas e Adaptadores (arquitetural): o componente de serviço organiza-</w:t>
      </w:r>
      <w:r>
        <w:t xml:space="preserve">se em dois conjuntos complementares de pacotes. O pacote port declara exclusivamente interfaces — as portas — que definem os contratos dos serviços de negócio e do acesso a dados; o pacote implementation reúne os adaptadores que concretizam esses contratos</w:t>
      </w:r>
      <w:r>
        <w:t xml:space="preserve">. A interface OccurrenceDao e a sua implementação OccurrencePostgresDao ilustram o padrão: a substituição do sistema gerenciador de banco de dados exigiria a escrita de um novo adaptador, sem qualquer alteração nas classes de serviço que dependem da porta.</w:t>
      </w:r>
      <w:r/>
    </w:p>
    <w:p>
      <w:pPr>
        <w:pBdr/>
        <w:spacing/>
        <w:ind/>
        <w:rPr/>
      </w:pPr>
      <w:r>
        <w:t xml:space="preserve">b) Objeto de Acesso a Dados (arquitetural): as cinco classes do pacote de persistência — UserPostgresDao, OccurrencePostgre</w:t>
      </w:r>
      <w:r>
        <w:t xml:space="preserve">sDao, OccurrenceSupportPostgresDao, PasswordResetTokenPostgresDao e ContactMessagePostgresDao — concentram toda a construção de instruções de consulta e o mapeamento entre registros e objetos de domínio, isolando as classes de serviço do modelo relacional.</w:t>
      </w:r>
      <w:r/>
    </w:p>
    <w:p>
      <w:pPr>
        <w:pBdr/>
        <w:spacing/>
        <w:ind/>
        <w:rPr/>
      </w:pPr>
      <w:r>
        <w:t xml:space="preserve">c) Objeto de Transferência de Dados (estrutural): dezoito classes do pacote domain.dto encap</w:t>
      </w:r>
      <w:r>
        <w:t xml:space="preserve">sulam os dados trafegados nas requisições e nas respostas da interface de programação de aplicações, desacoplando o contrato público do sistema da estrutura interna das entidades. A conversão entre as duas representações é responsabilidade do próprio objet</w:t>
      </w:r>
      <w:r>
        <w:t xml:space="preserve">o de transferência, como nos métodos CreateOccurrenceDto.toOccurrence e RegisterUserDto.toUserModel. Esse padrão é o mecanismo que viabiliza o cumprimento da RN05, pois a resposta enviada ao cliente contém apenas os campos permitidos ao perfil solicitante.</w:t>
      </w:r>
      <w:r/>
    </w:p>
    <w:p>
      <w:pPr>
        <w:pBdr/>
        <w:spacing/>
        <w:ind/>
        <w:rPr/>
      </w:pPr>
      <w:r>
        <w:t xml:space="preserve">d) Método de Fábrica (criacional): o método estático Priority.fromType, declarado no enumerado de prioridade da entidade Occurrence, produz a instância de prioridade correspondente </w:t>
      </w:r>
      <w:r>
        <w:t xml:space="preserve">à categoria informada, centralizando em um único ponto a regra de negócio RN04. Os métodos estáticos LoginResponseDto.withJwt, requiresMfa e requiresSetup aplicam o mesmo padrão, produzindo respostas de autenticação distintas conforme o estado do processo.</w:t>
      </w:r>
      <w:r/>
    </w:p>
    <w:p>
      <w:pPr>
        <w:pBdr/>
        <w:spacing/>
        <w:ind/>
        <w:rPr/>
      </w:pPr>
      <w:r>
        <w:t xml:space="preserve">e) Construtor (criacional): empregado na composição de objetos com grande número de parâmetros opcionais, evitando construtores e</w:t>
      </w:r>
      <w:r>
        <w:t xml:space="preserve">xtensos. Ocorre na montagem dos dados do código de resposta rápida da autenticação multifator, na emissão do JSON Web Token, na configuração do conjunto de conexões do banco de dados e no encadeamento das transformações de privacidade aplicadas às imagens.</w:t>
      </w:r>
      <w:r/>
    </w:p>
    <w:p>
      <w:pPr>
        <w:pBdr/>
        <w:spacing/>
        <w:ind/>
        <w:rPr/>
      </w:pPr>
      <w:r>
        <w:t xml:space="preserve">f) Cadeia de Responsabilidade (comportamental): a classe JwtRequestFilter estende o filtro de execução única do framework de </w:t>
      </w:r>
      <w:r>
        <w:t xml:space="preserve">segurança e é inserida na cadeia de filtros antes do filtro padrão de autenticação por credenciais. Cada filtro da cadeia decide se trata a requisição ou a repassa ao próximo elemento, o que permite acrescentar novas verificações sem alterar as existentes.</w:t>
      </w:r>
      <w:r/>
    </w:p>
    <w:p>
      <w:pPr>
        <w:pBdr/>
        <w:spacing/>
        <w:ind/>
        <w:rPr/>
      </w:pPr>
      <w:r>
        <w:t xml:space="preserve">g) Estratégia (comportamental): a codificação da senha é obtida por meio da abstração PasswordEncoder, injetada nas classes de serviço, o que permite a substituição do algoritmo BCrypt por outro sem alteração do código cliente. O</w:t>
      </w:r>
      <w:r>
        <w:t xml:space="preserve"> mesmo padrão orienta a escolha do método de verificação da autenticação multifator, que alterna entre a validação de código enviado por correio eletrônico e a validação de senha de uso único baseada em tempo conforme a preferência registrada pelo usuário.</w:t>
      </w:r>
      <w:r/>
    </w:p>
    <w:p>
      <w:pPr>
        <w:pBdr/>
        <w:spacing/>
        <w:ind/>
        <w:rPr/>
      </w:pPr>
      <w:r>
        <w:t xml:space="preserve">h) Estado (comportamental): a classe UploadStatus representa o ciclo de vida do envio assíncrono de um</w:t>
      </w:r>
      <w:r>
        <w:t xml:space="preserve">a mídia por meio de um enumerado com os estados de processamento, conclusão, rejeição e erro. As transições ocorrem exclusivamente por métodos de intenção explícita, e não por métodos modificadores genéricos, o que impede a construção de estados inválidos.</w:t>
      </w:r>
      <w:r/>
    </w:p>
    <w:p>
      <w:pPr>
        <w:pBdr/>
        <w:spacing/>
        <w:ind/>
        <w:rPr/>
      </w:pPr>
      <w:r>
        <w:t xml:space="preserve">i) Fachada (estrutural): o método OccurrenceServiceImpl.changeStatus expõe uma única ope</w:t>
      </w:r>
      <w:r>
        <w:t xml:space="preserve">ração que internamente coordena a atualização da ocorrência, o registro do histórico de trâmite, a propagação da alteração ao grupo de ocorrências duplicadas e o disparo assíncrono da notificação ao autor, simplificando o contrato oferecido ao controlador.</w:t>
      </w:r>
      <w:r/>
    </w:p>
    <w:p>
      <w:pPr>
        <w:pBdr/>
        <w:spacing/>
        <w:ind/>
        <w:rPr/>
      </w:pPr>
      <w:r>
        <w:t xml:space="preserve">j) Adaptador (estrutura</w:t>
      </w:r>
      <w:r>
        <w:t xml:space="preserve">l): a classe CloudinaryMediaUploadService adapta a interface do cliente do serviço externo de mídias à porta MediaUploadService definida no domínio, de modo que a dependência do sistema recaia sobre o contrato próprio e não sobre a biblioteca de terceiros.</w:t>
      </w:r>
      <w:r/>
    </w:p>
    <w:p>
      <w:pPr>
        <w:pBdr/>
        <w:spacing/>
        <w:ind/>
        <w:rPr/>
      </w:pPr>
      <w:r>
        <w:t xml:space="preserve">k) Objeto Único (criacional): todos os componentes gerenciados pelo contêiner de inversão de controle do fra</w:t>
      </w:r>
      <w:r>
        <w:t xml:space="preserve">mework são instanciados uma única vez por aplicação. O padrão é explícito nos repositórios em memória dos códigos temporários de autenticação multifator, implementados sobre mapas de acesso concorrente, e no conjunto único de conexões com o banco de dados.</w:t>
      </w:r>
      <w:r/>
    </w:p>
    <w:p>
      <w:pPr>
        <w:pBdr/>
        <w:spacing/>
        <w:ind/>
        <w:rPr/>
      </w:pPr>
      <w:r>
        <w:t xml:space="preserve">l) Conjunto de Objetos (concorrência): as conexões com o banco de dados e as linhas de ex</w:t>
      </w:r>
      <w:r>
        <w:t xml:space="preserve">ecução destinadas ao envio de mídias e ao disparo de mensagens de correio eletrônico são obtidas de conjuntos previamente alocados e reutilizados, evitando o custo de criação e destruição a cada operação e limitando o consumo de recursos sob carga elevada.</w:t>
      </w:r>
      <w:r/>
    </w:p>
    <w:p>
      <w:pPr>
        <w:pBdr/>
        <w:spacing/>
        <w:ind/>
        <w:rPr/>
      </w:pPr>
      <w:r>
        <w:t xml:space="preserve">m) Int</w:t>
      </w:r>
      <w:r>
        <w:t xml:space="preserve">erceptador e Guarda (comportamental, camada de apresentação): o interceptador de requisições HTTP do componente Web anexa automaticamente o token de autenticação a todas as chamadas destinadas à interface de programação de aplicações, dispensando a repetiç</w:t>
      </w:r>
      <w:r>
        <w:t xml:space="preserve">ão dessa lógica em cada serviço; o guarda de rotas verifica a existência de sessão válida antes de permitir a ativação das rotas protegidas, transferindo para a definição de rotas uma responsabilidade que, de outro modo, estaria dispersa pelos componentes.</w:t>
      </w:r>
      <w:r/>
    </w:p>
    <w:p>
      <w:pPr>
        <w:pBdr/>
        <w:spacing/>
        <w:ind/>
        <w:rPr/>
      </w:pPr>
      <w:r/>
      <w:r/>
    </w:p>
    <w:p>
      <w:pPr>
        <w:pStyle w:val="1637"/>
        <w:pBdr/>
        <w:spacing/>
        <w:ind/>
        <w:rPr/>
      </w:pPr>
      <w:r/>
      <w:bookmarkStart w:id="57" w:name="_Toc57"/>
      <w:r>
        <w:t xml:space="preserve">7.2.3 Convenções e Guias para Codificação</w:t>
      </w:r>
      <w:r/>
      <w:bookmarkEnd w:id="57"/>
      <w:r/>
      <w:r/>
    </w:p>
    <w:p>
      <w:pPr>
        <w:pBdr/>
        <w:spacing/>
        <w:ind/>
        <w:rPr/>
      </w:pPr>
      <w:r>
        <w:t xml:space="preserve">A codificação do componente de serviço observa as convenções de nomenclatura da linguagem Java. Os nomes de pacotes são escritos integralmente em let</w:t>
      </w:r>
      <w:r>
        <w:t xml:space="preserve">ras minúsculas, adotando-se o domínio invertido da instituição como prefixo. As classes e as interfaces recebem nomes em notação PascalCase, e os métodos, os atributos e as variáveis locais, em notação camelCase. As constantes são grafadas em letras maiúsc</w:t>
      </w:r>
      <w:r>
        <w:t xml:space="preserve">ulas com separação por sublinhado. Os identificadores são redigidos em língua inglesa, e os comentários e as mensagens destinadas ao usuário, em língua portuguesa. Convencionou-se ainda o sufixo Dto para os objetos de transferência de dados, o sufixo Dao p</w:t>
      </w:r>
      <w:r>
        <w:t xml:space="preserve">ara os objetos de acesso a dados, o sufixo Service para as portas de serviço, o sufixo Impl para os adaptadores que as concretizam e o sufixo RestController para os controladores, de modo que a responsabilidade de cada classe seja depreensível do seu nome.</w:t>
      </w:r>
      <w:r/>
    </w:p>
    <w:p>
      <w:pPr>
        <w:pBdr/>
        <w:spacing/>
        <w:ind/>
        <w:rPr/>
      </w:pPr>
      <w:r>
        <w:t xml:space="preserve">A codificação do componente Web observa o guia de estilo do framework Angular. Os arquivos são nomeados em notação kebab-case com sufixo indicativo do seu tipo — a exemplo de occurrence-read.service.ts e create-occurrence.component.ts —, e cad</w:t>
      </w:r>
      <w:r>
        <w:t xml:space="preserve">a componente reúne, em um diretório próprio, os arquivos de lógica, de marcação e de estilo. As classes seguem a notação PascalCase com sufixo Component, Service ou Guard. A verificação estrita de tipos e de modelos de apresentação é mantida habilitada, e </w:t>
      </w:r>
      <w:r>
        <w:t xml:space="preserve">não se admite o uso do tipo genérico irrestrito em código novo. Os identificadores de uso transversal, como os rótulos e as cores das categorias de ocorrência, são centralizados em módulos de domínio compartilhados, evitando a duplicação entre componentes.</w:t>
      </w:r>
      <w:r/>
    </w:p>
    <w:p>
      <w:pPr>
        <w:pBdr/>
        <w:spacing/>
        <w:ind/>
        <w:rPr/>
      </w:pPr>
      <w:r>
        <w:t xml:space="preserve">No banco de dados, os nomes de tabelas e de colunas são grafados e</w:t>
      </w:r>
      <w:r>
        <w:t xml:space="preserve">m letras minúsculas com separação por sublinhado, conforme a convenção usual do PostgreSQL, e as chaves estrangeiras reproduzem o nome da tabela referenciada acrescido do sufixo _id. Os índices recebem o prefixo idx_ seguido da tabela e da coluna indexada.</w:t>
      </w:r>
      <w:r/>
    </w:p>
    <w:p>
      <w:pPr>
        <w:pBdr/>
        <w:spacing/>
        <w:ind/>
        <w:rPr/>
      </w:pPr>
      <w:r>
        <w:t xml:space="preserve">As mensagens de registro de alterações no repositório seguem o padrão de commits convencionais, com prefixo </w:t>
      </w:r>
      <w:r>
        <w:t xml:space="preserve">indicativo da natureza da alteração — feat para novas funcionalidades, fix para correções, docs para documentação e refactor para reestruturações sem mudança de comportamento —, e os ramos de desenvolvimento observam a nomenclatura descrita na Seção 4.5.2.</w:t>
      </w:r>
      <w:r/>
    </w:p>
    <w:p>
      <w:pPr>
        <w:pBdr/>
        <w:spacing/>
        <w:ind/>
        <w:rPr/>
      </w:pPr>
      <w:r/>
      <w:r/>
    </w:p>
    <w:p>
      <w:pPr>
        <w:pStyle w:val="1637"/>
        <w:pBdr/>
        <w:spacing/>
        <w:ind/>
        <w:rPr/>
      </w:pPr>
      <w:r/>
      <w:bookmarkStart w:id="58" w:name="_Toc58"/>
      <w:r>
        <w:t xml:space="preserve">7.2.4 Estrutura Física do Banco de Dados</w:t>
      </w:r>
      <w:r/>
      <w:bookmarkEnd w:id="58"/>
      <w:r/>
      <w:r/>
    </w:p>
    <w:p>
      <w:pPr>
        <w:pBdr/>
        <w:spacing/>
        <w:ind/>
        <w:rPr/>
      </w:pPr>
      <w:r>
        <w:t xml:space="preserve">A estrutura física do banco de dados é definida por instruções de linguagem de definição de dados mantidas em arquivos de script versionados junto ao código-</w:t>
      </w:r>
      <w:r>
        <w:t xml:space="preserve">fonte do componente de serviço e executadas de forma idempotente durante a inicialização da aplicação. A idempotência é obtida pelo uso das cláusulas condicionais de criação, o que permite a execução repetida dos scripts sem perda dos dados já persistidos.</w:t>
      </w:r>
      <w:r/>
    </w:p>
    <w:p>
      <w:pPr>
        <w:pBdr/>
        <w:spacing/>
        <w:ind/>
        <w:rPr/>
      </w:pPr>
      <w:r>
        <w:t xml:space="preserve">O esquema é composto por sete tabelas. A tabela users centraliza as credenciais de autenticação, os dados de perf</w:t>
      </w:r>
      <w:r>
        <w:t xml:space="preserve">il e de endereço do cidadão, o atributo discriminador de perfil de acesso e os campos de controle da autenticação multifator. A tabela occurrence armazena as ocorrências, incluindo o número de protocolo, as coordenadas geográficas, a categoria, o estado, a</w:t>
      </w:r>
      <w:r>
        <w:t xml:space="preserve"> prioridade, o indicador de anonimato, o resumo criptográfico do código de rastreamento anônimo e a referência recursiva ao grupo de ocorrências duplicadas. As tabelas occurrence_history e occurrence_support registram, respectivamente, o histórico de alter</w:t>
      </w:r>
      <w:r>
        <w:t xml:space="preserve">ações de estado e os reforços de ocorrência realizados pelos cidadãos, esta última com restrição de unicidade sobre o par formado pela ocorrência e pelo cidadão, o que impede o reforço duplicado. A tabela occurrence_media vincula as mídias anexadas à ocorr</w:t>
      </w:r>
      <w:r>
        <w:t xml:space="preserve">ência correspondente. Completam o esquema as tabelas password_reset_token, que armazena os testemunhos de redefinição de senha com o respectivo prazo de validade e indicador de uso, e contact_message, que registra as mensagens enviadas aos administradores.</w:t>
      </w:r>
      <w:r/>
    </w:p>
    <w:p>
      <w:pPr>
        <w:pBdr/>
        <w:spacing/>
        <w:ind/>
        <w:rPr/>
      </w:pPr>
      <w:r>
        <w:t xml:space="preserve">A integridade referencial é assegurada por chaves estrangeiras com políticas de exclusão em cascata para os registros dependentes e de anulação da referência para o vínculo entre a ocorrência e o seu autor, o que permite o atendimento ao direito de excl</w:t>
      </w:r>
      <w:r>
        <w:t xml:space="preserve">usão de conta previsto no RF06 sem a perda do histórico público das ocorrências já registradas. As restrições de domínio sobre as colunas de perfil, de estado e de prioridade limitam os valores admitidos aos definidos nos enumerados da camada de aplicação.</w:t>
      </w:r>
      <w:r/>
    </w:p>
    <w:p>
      <w:pPr>
        <w:pBdr/>
        <w:spacing/>
        <w:ind/>
        <w:rPr/>
      </w:pPr>
      <w:r>
        <w:t xml:space="preserve">Foram definidos sete índices de apoio, dos quais três são parciais. Destacam-s</w:t>
      </w:r>
      <w:r>
        <w:t xml:space="preserve">e o índice composto sobre as colunas de latitude e longitude, restrito aos registros com coordenadas informadas, que sustenta a consulta de proximidade descrita na Seção 7.3; o índice sobre o resumo criptográfico do código de rastreamento anônimo, restrito</w:t>
      </w:r>
      <w:r>
        <w:t xml:space="preserve"> aos registros anônimos; e o índice sobre o número de protocolo, que apoia a consulta direta pelo cidadão. Os scripts de criação das tabelas e de carga inicial dos dados, a relação completa dos índices e as permissões concedidas encontram-se no Apêndice D.</w:t>
      </w:r>
      <w:r/>
    </w:p>
    <w:p>
      <w:pPr>
        <w:pBdr/>
        <w:spacing/>
        <w:ind/>
        <w:rPr/>
      </w:pPr>
      <w:r/>
      <w:r/>
    </w:p>
    <w:p>
      <w:pPr>
        <w:pStyle w:val="1636"/>
        <w:pBdr/>
        <w:spacing/>
        <w:ind/>
        <w:rPr/>
      </w:pPr>
      <w:r/>
      <w:bookmarkStart w:id="59" w:name="_Toc59"/>
      <w:r>
        <w:t xml:space="preserve">7.3 ANÁLISE DE COMPLEXIDADE ALGORÍTMICA</w:t>
      </w:r>
      <w:r/>
      <w:bookmarkEnd w:id="59"/>
      <w:r/>
      <w:r/>
    </w:p>
    <w:p>
      <w:pPr>
        <w:pBdr/>
        <w:spacing/>
        <w:ind/>
        <w:rPr/>
      </w:pPr>
      <w:r>
        <w:t xml:space="preserve">Esta seção analisa a complexidade assintótica de três métodos determinantes para o desempenho do sistema, expressa na notação O maiúsculo conforme Cormen et al. (2012). Em todas as análises, o parâmetro n designa a quan</w:t>
      </w:r>
      <w:r>
        <w:t xml:space="preserve">tidade de registros armazenados na tabela sobre a qual a operação incide — e não a quantidade de usuários simultâneos —, sendo esta a grandeza que cresce indefinidamente ao longo da vida útil do sistema. Os parâmetros auxiliares são definidos em cada caso.</w:t>
      </w:r>
      <w:r/>
    </w:p>
    <w:p>
      <w:pPr>
        <w:pBdr/>
        <w:spacing/>
        <w:ind/>
        <w:rPr/>
      </w:pPr>
      <w:r>
        <w:t xml:space="preserve">a) Consulta de ocorrências próximas — método findNearby, da classe OccurrencePostgresDao.</w:t>
      </w:r>
      <w:r/>
    </w:p>
    <w:p>
      <w:pPr>
        <w:pBdr/>
        <w:spacing/>
        <w:ind/>
        <w:rPr/>
      </w:pPr>
      <w:r>
        <w:t xml:space="preserve">Este é o método que sustenta a detecção de duplicidade prevista no RF16 e na RN06. Em vez de calcular a distância ortodrômica entre o ponto informado e c</w:t>
      </w:r>
      <w:r>
        <w:t xml:space="preserve">ada ocorrência armazenada, o que exigiria a avaliação de uma função trigonométrica sobre a totalidade da tabela e resultaria em custo linear inevitável, o método delimita previamente uma região retangular em torno do ponto. A delimitação converte o raio de</w:t>
      </w:r>
      <w:r>
        <w:t xml:space="preserve"> cinquenta metros em variação de graus, adotando a aproximação de 111.111 metros por grau de latitude e corrigindo a variação de longitude pelo cosseno da latitude, e submete ao sistema gerenciador uma cláusula de intervalo sobre as duas colunas indexadas.</w:t>
      </w:r>
      <w:r/>
    </w:p>
    <w:p>
      <w:pPr>
        <w:pBdr/>
        <w:spacing/>
        <w:ind/>
        <w:rPr/>
      </w:pPr>
      <w:r>
        <w:t xml:space="preserve">Com o índice composto parcial sobre latitude e longitude, a localização dos registros candidatos é realizada por varredura de intervalo sobre a árvore de busca balanceada, cujo custo é O(log n)</w:t>
      </w:r>
      <w:r>
        <w:t xml:space="preserve">, seguida da recuperação dos k registros contidos no retângulo, de custo O(k). A complexidade resultante é, portanto, O(log n + k). Na ausência do índice, o sistema gerenciador recorreria à varredura sequencial da tabela, elevando a complexidade para O(n).</w:t>
      </w:r>
      <w:r>
        <w:t xml:space="preserve"> Como k é limitado pela densidade de ocorrências ativas em uma área de aproximadamente dez mil metros quadrados, o seu valor permanece pequeno e praticamente constante independentemente do crescimento de n, o que faz do termo logarítmico o fator dominante.</w:t>
      </w:r>
      <w:r/>
    </w:p>
    <w:p>
      <w:pPr>
        <w:pBdr/>
        <w:spacing/>
        <w:ind/>
        <w:rPr/>
      </w:pPr>
      <w:r>
        <w:t xml:space="preserve">Registre-se a limitação geométrica decorrente da opção adotada: a região consultada é o quadrado circunscrito à circunferê</w:t>
      </w:r>
      <w:r>
        <w:t xml:space="preserve">ncia de cinquenta metros, e não a própria circunferência. Ocorrências situadas nas quadrículas de canto podem distar até aproximadamente 70,7 metros do ponto informado, valor correspondente ao produto do raio pela raiz quadrada de dois. Optou-se por essa a</w:t>
      </w:r>
      <w:r>
        <w:t xml:space="preserve">proximação por permitir o aproveitamento integral do índice de árvore de busca balanceada, ao passo que o cálculo exato exigiria a avaliação da função de distância sobre todos os registros. Trata-se, portanto, de uma decisão consciente de projeto que troca</w:t>
      </w:r>
      <w:r>
        <w:t xml:space="preserve"> precisão geométrica marginal por redução de complexidade de linear para logarítmica. O refinamento do resultado com o cálculo exato da distância sobre os k registros já filtrados acrescentaria apenas custo O(k) e está previsto como melhoria para a Fase 4.</w:t>
      </w:r>
      <w:r/>
    </w:p>
    <w:p>
      <w:pPr>
        <w:pBdr/>
        <w:spacing/>
        <w:ind/>
        <w:rPr/>
      </w:pPr>
      <w:r>
        <w:t xml:space="preserve">b) Geração e verificação do código de rastreamento anônimo — classe AnonymousTrackingCodeService.</w:t>
      </w:r>
      <w:r/>
    </w:p>
    <w:p>
      <w:pPr>
        <w:pBdr/>
        <w:spacing/>
        <w:ind/>
        <w:rPr/>
      </w:pPr>
      <w:r>
        <w:t xml:space="preserve">Este método viabiliza o acompanhamento de ocorrências anônimas previsto no RF08 sem qualquer vínculo com a identidade do autor, a</w:t>
      </w:r>
      <w:r>
        <w:t xml:space="preserve">tendendo à RN05. A geração produz uma sequência de L caracteres sorteados de um alfabeto de 32 símbolos por meio de gerador criptograficamente seguro, do qual foram excluídos os caracteres visualmente ambíguos. Como L é constante e igual a oito, a geração </w:t>
      </w:r>
      <w:r>
        <w:t xml:space="preserve">tem custo O(L), equivalente a O(1). O resumo criptográfico do código pelo algoritmo SHA-256 opera sobre entrada de tamanho fixo e apresenta igualmente custo O(1); apenas o resumo é persistido, de modo que a base de dados não contém o código em texto claro.</w:t>
      </w:r>
      <w:r/>
    </w:p>
    <w:p>
      <w:pPr>
        <w:pBdr/>
        <w:spacing/>
        <w:ind/>
        <w:rPr/>
      </w:pPr>
      <w:r>
        <w:t xml:space="preserve">A verificação posterior recalcula o resumo, de custo constante, e realiza a consulta sobre a coluna indexada, com custo O(log n). A complexidade total da operação de cons</w:t>
      </w:r>
      <w:r>
        <w:t xml:space="preserve">ulta é, portanto, O(log n). O espaço amostral do código é de 32 elevado a 8, ou aproximadamente 1,1 trilhão de combinações distintas, o que torna a enumeração exaustiva computacionalmente inviável e dispensa mecanismos adicionais de bloqueio por tentativa.</w:t>
      </w:r>
      <w:r/>
    </w:p>
    <w:p>
      <w:pPr>
        <w:pBdr/>
        <w:spacing/>
        <w:ind/>
        <w:rPr/>
      </w:pPr>
      <w:r>
        <w:t xml:space="preserve">c) Composição do painel analítico — métodos do componente de estatísticas da camada de apresentação.</w:t>
      </w:r>
      <w:r/>
    </w:p>
    <w:p>
      <w:pPr>
        <w:pBdr/>
        <w:spacing/>
        <w:ind/>
        <w:rPr/>
      </w:pPr>
      <w:r>
        <w:t xml:space="preserve">O painel previsto no RF13 apresenta seis indicadores agregados, um gráfico de barras por categoria, um gráfico de setores por estado e a relaç</w:t>
      </w:r>
      <w:r>
        <w:t xml:space="preserve">ão dos oito bairros com maior incidência, todos calculados sobre o mesmo conjunto de ocorrências submetido aos filtros de período, bairro, categoria e estado. Cada aplicação do filtro percorre integralmente o conjunto e tem custo O(n), onde n é a quantidad</w:t>
      </w:r>
      <w:r>
        <w:t xml:space="preserve">e de ocorrências carregadas do servidor. O agrupamento por bairro percorre o conjunto filtrado e ordena os b bairros distintos resultantes, com custo O(n + b log b); como b é limitado pela quantidade de bairros do município, esse termo é dominado por O(n).</w:t>
      </w:r>
      <w:r/>
    </w:p>
    <w:p>
      <w:pPr>
        <w:pBdr/>
        <w:spacing/>
        <w:ind/>
        <w:rPr/>
      </w:pPr>
      <w:r>
        <w:t xml:space="preserve">A implementação atual expõe os resultados por meio de propriedades calculadas, avaliadas a cada ciclo de detecção de alterações do framework. Como cada </w:t>
      </w:r>
      <w:r>
        <w:t xml:space="preserve">uma das onze propriedades reaplica o filtro, o custo efetivo por ciclo é de aproximadamente 11n operações, que permanece O(n) em ordem de grandeza mas apresenta constante multiplicativa elevada. Para volumes da ordem de algumas centenas de ocorrências o te</w:t>
      </w:r>
      <w:r>
        <w:t xml:space="preserve">mpo de resposta é imperceptível ao usuário, porém a escalabilidade da tela é limitada. Identificam-se duas melhorias, previstas para a Fase 4: a memoização do conjunto filtrado, que reduziria o custo por ciclo a uma única passagem O(n); e, sobretudo, a tra</w:t>
      </w:r>
      <w:r>
        <w:t xml:space="preserve">nsferência da agregação para o sistema gerenciador de banco de dados, por meio de instruções de agrupamento que retornariam apenas os valores consolidados, reduzindo tanto o volume trafegado quanto o processamento no navegador a um custo independente de n.</w:t>
      </w:r>
      <w:r/>
    </w:p>
    <w:p>
      <w:pPr>
        <w:pBdr/>
        <w:spacing/>
        <w:ind/>
        <w:rPr/>
      </w:pPr>
      <w:r>
        <w:t xml:space="preserve">d) Observação complementar sobre a verificação de limite diário de registros.</w:t>
      </w:r>
      <w:r/>
    </w:p>
    <w:p>
      <w:pPr>
        <w:pBdr/>
        <w:spacing/>
        <w:ind/>
        <w:rPr/>
      </w:pPr>
      <w:r>
        <w:t xml:space="preserve">A co</w:t>
      </w:r>
      <w:r>
        <w:t xml:space="preserve">ntagem de ocorrências registradas no dia corrente, empregada no controle de uso abusivo, aplica uma função de extração de data sobre a coluna de data e hora de criação. Essa construção impede o aproveitamento de índice sobre a referida coluna, resultando e</w:t>
      </w:r>
      <w:r>
        <w:t xml:space="preserve">m varredura sequencial de custo O(n). A substituição da função por um intervalo fechado entre o início e o fim do dia, associada à criação de índice sobre a coluna, reduziria a complexidade a O(log n + k) e está registrada como melhoria a ser implementada.</w:t>
      </w:r>
      <w:r/>
    </w:p>
    <w:p>
      <w:pPr>
        <w:pBdr/>
        <w:spacing/>
        <w:ind/>
        <w:rPr/>
      </w:pPr>
      <w:r/>
      <w:r/>
    </w:p>
    <w:p>
      <w:pPr>
        <w:pStyle w:val="1635"/>
        <w:pBdr/>
        <w:spacing/>
        <w:ind/>
        <w:rPr/>
      </w:pPr>
      <w:r/>
      <w:bookmarkStart w:id="60" w:name="_Toc60"/>
      <w:r>
        <w:t xml:space="preserve">8 PLANO DE TESTES</w:t>
      </w:r>
      <w:r/>
      <w:bookmarkEnd w:id="60"/>
      <w:r/>
      <w:r/>
    </w:p>
    <w:p>
      <w:pPr>
        <w:pBdr/>
        <w:spacing/>
        <w:ind/>
        <w:rPr/>
      </w:pPr>
      <w:r>
        <w:t xml:space="preserve">A verificação e a validação do sistema de software constituem atividad</w:t>
      </w:r>
      <w:r>
        <w:t xml:space="preserve">es permanentes do processo de desenvolvimento, e não uma etapa isolada ao seu término. Segundo Delamaro, Maldonado e Jino (2016), a atividade de teste tem por finalidade revelar a presença de defeitos, e a sua eficácia depende diretamente do critério empre</w:t>
      </w:r>
      <w:r>
        <w:t xml:space="preserve">gado na seleção dos casos de teste. Este capítulo apresenta a estratégia de testes adotada no projeto “Fala, Cidade!”, o escopo abrangido, os documentos e os ambientes utilizados e a avaliação dos resultados obtidos na bateria executada ao longo da Fase 3.</w:t>
      </w:r>
      <w:r/>
    </w:p>
    <w:p>
      <w:pPr>
        <w:pBdr/>
        <w:spacing/>
        <w:ind/>
        <w:rPr/>
      </w:pPr>
      <w:r/>
      <w:r/>
    </w:p>
    <w:p>
      <w:pPr>
        <w:pStyle w:val="1636"/>
        <w:pBdr/>
        <w:spacing/>
        <w:ind/>
        <w:rPr/>
      </w:pPr>
      <w:r/>
      <w:bookmarkStart w:id="61" w:name="_Toc61"/>
      <w:r>
        <w:t xml:space="preserve">8.1 FINALIDADE</w:t>
      </w:r>
      <w:r/>
      <w:bookmarkEnd w:id="61"/>
      <w:r/>
      <w:r/>
    </w:p>
    <w:p>
      <w:pPr>
        <w:pBdr/>
        <w:spacing/>
        <w:ind/>
        <w:rPr/>
      </w:pPr>
      <w:r>
        <w:t xml:space="preserve">O plano de testes do projeto compreende duas estratégias complementares.</w:t>
      </w:r>
      <w:r/>
    </w:p>
    <w:p>
      <w:pPr>
        <w:pBdr/>
        <w:spacing/>
        <w:ind/>
        <w:rPr/>
      </w:pPr>
      <w:r>
        <w:t xml:space="preserve">a) Testes unitários automatizados: destinam-se à verificação isolada das unidades de código que concentram as r</w:t>
      </w:r>
      <w:r>
        <w:t xml:space="preserve">egras de negócio do sistema, notadamente as classes de serviço, os objetos de acesso a dados, os objetos de transferência de dados e os componentes de segurança do componente de serviço da interface de programação de aplicações. A finalidade desta estratég</w:t>
      </w:r>
      <w:r>
        <w:t xml:space="preserve">ia é assegurar que cada unidade produza o resultado especificado para as entradas válidas e rejeite adequadamente as entradas inválidas, bem como constituir uma rede de proteção contra regressões: a reexecução da bateria a cada alteração revela imediatamen</w:t>
      </w:r>
      <w:r>
        <w:t xml:space="preserve">te comportamentos anteriormente corretos que tenham sido comprometidos. As dependências externas de cada unidade são substituídas por objetos simulados, de modo que a falha de um teste indique defeito na unidade sob verificação e não em suas colaboradoras.</w:t>
      </w:r>
      <w:r/>
    </w:p>
    <w:p>
      <w:pPr>
        <w:pBdr/>
        <w:spacing/>
        <w:ind/>
        <w:rPr/>
      </w:pPr>
      <w:r>
        <w:t xml:space="preserve">b) Testes funcionais e de validação manuais: destinam-se à verificação do sistema integrado sob a perspectiva do usuário, percorrendo os cenários principal e alternativos de cada caso de uso especificado no Apêndice C. A final</w:t>
      </w:r>
      <w:r>
        <w:t xml:space="preserve">idade desta estratégia é validar o atendimento aos requisitos funcionais especificados no Capítulo 5, incluindo os aspectos que escapam à verificação unitária, como a integração entre as camadas de apresentação e de aplicação, o comportamento da interface </w:t>
      </w:r>
      <w:r>
        <w:t xml:space="preserve">em diferentes navegadores e resoluções e a correção do fluxo completo de cada funcionalidade. Os testes são conduzidos por integrante da equipe distinto daquele que codificou a funcionalidade verificada, e os resultados são registrados em planilha própria.</w:t>
      </w:r>
      <w:r/>
    </w:p>
    <w:p>
      <w:pPr>
        <w:pBdr/>
        <w:spacing/>
        <w:ind/>
        <w:rPr/>
      </w:pPr>
      <w:r>
        <w:t xml:space="preserve">Os testes de integração automatizados, os testes automatizados da camada de apresentação e os testes de sistema em ambiente equivalente ao de produção não integram o escopo da Fase 3 e estão previstos para a Fase 4, conforme registrado na Seção 8.4.</w:t>
      </w:r>
      <w:r/>
    </w:p>
    <w:p>
      <w:pPr>
        <w:pBdr/>
        <w:spacing/>
        <w:ind/>
        <w:rPr/>
      </w:pPr>
      <w:r/>
      <w:r/>
    </w:p>
    <w:p>
      <w:pPr>
        <w:pStyle w:val="1636"/>
        <w:pBdr/>
        <w:spacing/>
        <w:ind/>
        <w:rPr/>
      </w:pPr>
      <w:r/>
      <w:bookmarkStart w:id="62" w:name="_Toc62"/>
      <w:r>
        <w:t xml:space="preserve">8.2 ESCOPO</w:t>
      </w:r>
      <w:r/>
      <w:bookmarkEnd w:id="62"/>
      <w:r/>
      <w:r/>
    </w:p>
    <w:p>
      <w:pPr>
        <w:pBdr/>
        <w:spacing/>
        <w:ind/>
        <w:rPr/>
      </w:pPr>
      <w:r>
        <w:t xml:space="preserve">Esta seção delimita os artefatos que serviram de referência para a derivação dos casos de teste e descreve o ambiente de hardware e de software em que a bateria foi executada.</w:t>
      </w:r>
      <w:r/>
    </w:p>
    <w:p>
      <w:pPr>
        <w:pBdr/>
        <w:spacing/>
        <w:ind/>
        <w:rPr/>
      </w:pPr>
      <w:r/>
      <w:r/>
    </w:p>
    <w:p>
      <w:pPr>
        <w:pStyle w:val="1637"/>
        <w:pBdr/>
        <w:spacing/>
        <w:ind/>
        <w:rPr/>
      </w:pPr>
      <w:r/>
      <w:bookmarkStart w:id="63" w:name="_Toc63"/>
      <w:r>
        <w:t xml:space="preserve">8.2.1 Referências aos Documentos Relevantes</w:t>
      </w:r>
      <w:r/>
      <w:bookmarkEnd w:id="63"/>
      <w:r/>
      <w:r/>
    </w:p>
    <w:p>
      <w:pPr>
        <w:pBdr/>
        <w:spacing/>
        <w:ind/>
        <w:rPr/>
      </w:pPr>
      <w:r>
        <w:t xml:space="preserve">Os casos de teste foram derivados a partir dos artefatos de especificação e de projeto produzidos nas fases anteriores, relacionados no Quadro 1.</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6612"/>
      </w:tblGrid>
      <w:tr>
        <w:trPr/>
        <w:tc>
          <w:tcPr>
            <w:tcBorders/>
            <w:tcMar>
              <w:left w:w="108" w:type="dxa"/>
              <w:top w:w="100" w:type="dxa"/>
              <w:right w:w="108" w:type="dxa"/>
              <w:bottom w:w="100" w:type="dxa"/>
            </w:tcMar>
            <w:tcW w:w="2600" w:type="dxa"/>
          </w:tcPr>
          <w:p>
            <w:pPr>
              <w:pBdr/>
              <w:spacing/>
              <w:ind/>
              <w:rPr/>
            </w:pPr>
            <w:r>
              <w:rPr>
                <w:b/>
              </w:rPr>
              <w:t xml:space="preserve">Tipo do material</w:t>
            </w:r>
            <w:r/>
          </w:p>
        </w:tc>
        <w:tc>
          <w:tcPr>
            <w:tcBorders/>
            <w:tcMar>
              <w:left w:w="108" w:type="dxa"/>
              <w:top w:w="100" w:type="dxa"/>
              <w:right w:w="108" w:type="dxa"/>
              <w:bottom w:w="100" w:type="dxa"/>
            </w:tcMar>
            <w:tcW w:w="6612" w:type="dxa"/>
          </w:tcPr>
          <w:p>
            <w:pPr>
              <w:pBdr/>
              <w:spacing/>
              <w:ind/>
              <w:rPr/>
            </w:pPr>
            <w:r>
              <w:rPr>
                <w:b/>
              </w:rPr>
              <w:t xml:space="preserve">Referência</w:t>
            </w:r>
            <w:r/>
          </w:p>
        </w:tc>
      </w:tr>
      <w:tr>
        <w:trPr/>
        <w:tc>
          <w:tcPr>
            <w:tcBorders/>
            <w:tcMar>
              <w:left w:w="108" w:type="dxa"/>
              <w:top w:w="100" w:type="dxa"/>
              <w:right w:w="108" w:type="dxa"/>
              <w:bottom w:w="100" w:type="dxa"/>
            </w:tcMar>
            <w:tcW w:w="2600" w:type="dxa"/>
          </w:tcPr>
          <w:p>
            <w:pPr>
              <w:pBdr/>
              <w:spacing/>
              <w:ind/>
              <w:rPr/>
            </w:pPr>
            <w:r>
              <w:t xml:space="preserve">Especificação de requisitos</w:t>
            </w:r>
            <w:r/>
          </w:p>
        </w:tc>
        <w:tc>
          <w:tcPr>
            <w:tcBorders/>
            <w:tcMar>
              <w:left w:w="108" w:type="dxa"/>
              <w:top w:w="100" w:type="dxa"/>
              <w:right w:w="108" w:type="dxa"/>
              <w:bottom w:w="100" w:type="dxa"/>
            </w:tcMar>
            <w:tcW w:w="6612" w:type="dxa"/>
          </w:tcPr>
          <w:p>
            <w:pPr>
              <w:pBdr/>
              <w:spacing/>
              <w:ind/>
              <w:rPr/>
            </w:pPr>
            <w:r>
              <w:t xml:space="preserve">Capítulo 5 deste documento — requisitos funcionais RF01 a RF21, requisitos não funcionais RNF01 a RNF20 e regras de negócio RN01 a RN06</w:t>
            </w:r>
            <w:r/>
          </w:p>
        </w:tc>
      </w:tr>
      <w:tr>
        <w:trPr/>
        <w:tc>
          <w:tcPr>
            <w:tcBorders/>
            <w:tcMar>
              <w:left w:w="108" w:type="dxa"/>
              <w:top w:w="100" w:type="dxa"/>
              <w:right w:w="108" w:type="dxa"/>
              <w:bottom w:w="100" w:type="dxa"/>
            </w:tcMar>
            <w:tcW w:w="2600" w:type="dxa"/>
          </w:tcPr>
          <w:p>
            <w:pPr>
              <w:pBdr/>
              <w:spacing/>
              <w:ind/>
              <w:rPr/>
            </w:pPr>
            <w:r>
              <w:t xml:space="preserve">Modelo de casos de uso</w:t>
            </w:r>
            <w:r/>
          </w:p>
        </w:tc>
        <w:tc>
          <w:tcPr>
            <w:tcBorders/>
            <w:tcMar>
              <w:left w:w="108" w:type="dxa"/>
              <w:top w:w="100" w:type="dxa"/>
              <w:right w:w="108" w:type="dxa"/>
              <w:bottom w:w="100" w:type="dxa"/>
            </w:tcMar>
            <w:tcW w:w="6612" w:type="dxa"/>
          </w:tcPr>
          <w:p>
            <w:pPr>
              <w:pBdr/>
              <w:spacing/>
              <w:ind/>
              <w:rPr/>
            </w:pPr>
            <w:r>
              <w:t xml:space="preserve">Apêndice C — diagramas de casos de uso e descrição dos fluxos de eventos principal e alternativos</w:t>
            </w:r>
            <w:r/>
          </w:p>
        </w:tc>
      </w:tr>
      <w:tr>
        <w:trPr/>
        <w:tc>
          <w:tcPr>
            <w:tcBorders/>
            <w:tcMar>
              <w:left w:w="108" w:type="dxa"/>
              <w:top w:w="100" w:type="dxa"/>
              <w:right w:w="108" w:type="dxa"/>
              <w:bottom w:w="100" w:type="dxa"/>
            </w:tcMar>
            <w:tcW w:w="2600" w:type="dxa"/>
          </w:tcPr>
          <w:p>
            <w:pPr>
              <w:pBdr/>
              <w:spacing/>
              <w:ind/>
              <w:rPr/>
            </w:pPr>
            <w:r>
              <w:t xml:space="preserve">Modelo lógico e dicionário de dados</w:t>
            </w:r>
            <w:r/>
          </w:p>
        </w:tc>
        <w:tc>
          <w:tcPr>
            <w:tcBorders/>
            <w:tcMar>
              <w:left w:w="108" w:type="dxa"/>
              <w:top w:w="100" w:type="dxa"/>
              <w:right w:w="108" w:type="dxa"/>
              <w:bottom w:w="100" w:type="dxa"/>
            </w:tcMar>
            <w:tcW w:w="6612" w:type="dxa"/>
          </w:tcPr>
          <w:p>
            <w:pPr>
              <w:pBdr/>
              <w:spacing/>
              <w:ind/>
              <w:rPr/>
            </w:pPr>
            <w:r>
              <w:t xml:space="preserve">Apêndice D — estrutura das tabelas, restrições de integridade e domínios admitidos</w:t>
            </w:r>
            <w:r/>
          </w:p>
        </w:tc>
      </w:tr>
      <w:tr>
        <w:trPr/>
        <w:tc>
          <w:tcPr>
            <w:tcBorders/>
            <w:tcMar>
              <w:left w:w="108" w:type="dxa"/>
              <w:top w:w="100" w:type="dxa"/>
              <w:right w:w="108" w:type="dxa"/>
              <w:bottom w:w="100" w:type="dxa"/>
            </w:tcMar>
            <w:tcW w:w="2600" w:type="dxa"/>
          </w:tcPr>
          <w:p>
            <w:pPr>
              <w:pBdr/>
              <w:spacing/>
              <w:ind/>
              <w:rPr/>
            </w:pPr>
            <w:r>
              <w:t xml:space="preserve">Diagramas da UML</w:t>
            </w:r>
            <w:r/>
          </w:p>
        </w:tc>
        <w:tc>
          <w:tcPr>
            <w:tcBorders/>
            <w:tcMar>
              <w:left w:w="108" w:type="dxa"/>
              <w:top w:w="100" w:type="dxa"/>
              <w:right w:w="108" w:type="dxa"/>
              <w:bottom w:w="100" w:type="dxa"/>
            </w:tcMar>
            <w:tcW w:w="6612" w:type="dxa"/>
          </w:tcPr>
          <w:p>
            <w:pPr>
              <w:pBdr/>
              <w:spacing/>
              <w:ind/>
              <w:rPr/>
            </w:pPr>
            <w:r>
              <w:t xml:space="preserve">Apêndice F — diagramas de pacotes, de classes e de sequência</w:t>
            </w:r>
            <w:r/>
          </w:p>
        </w:tc>
      </w:tr>
      <w:tr>
        <w:trPr/>
        <w:tc>
          <w:tcPr>
            <w:tcBorders/>
            <w:tcMar>
              <w:left w:w="108" w:type="dxa"/>
              <w:top w:w="100" w:type="dxa"/>
              <w:right w:w="108" w:type="dxa"/>
              <w:bottom w:w="100" w:type="dxa"/>
            </w:tcMar>
            <w:tcW w:w="2600" w:type="dxa"/>
          </w:tcPr>
          <w:p>
            <w:pPr>
              <w:pBdr/>
              <w:spacing/>
              <w:ind/>
              <w:rPr/>
            </w:pPr>
            <w:r>
              <w:t xml:space="preserve">Requisitos de segurança da informação</w:t>
            </w:r>
            <w:r/>
          </w:p>
        </w:tc>
        <w:tc>
          <w:tcPr>
            <w:tcBorders/>
            <w:tcMar>
              <w:left w:w="108" w:type="dxa"/>
              <w:top w:w="100" w:type="dxa"/>
              <w:right w:w="108" w:type="dxa"/>
              <w:bottom w:w="100" w:type="dxa"/>
            </w:tcMar>
            <w:tcW w:w="6612" w:type="dxa"/>
          </w:tcPr>
          <w:p>
            <w:pPr>
              <w:pBdr/>
              <w:spacing/>
              <w:ind/>
              <w:rPr/>
            </w:pPr>
            <w:r>
              <w:t xml:space="preserve">Seção </w:t>
            </w:r>
            <w:r>
              <w:t xml:space="preserve">5.1.2.4</w:t>
            </w:r>
            <w:r>
              <w:t xml:space="preserve"> — política de senhas, autenticação multifator e conformidade com a LGPD</w:t>
            </w:r>
            <w:r/>
          </w:p>
        </w:tc>
      </w:tr>
      <w:tr>
        <w:trPr/>
        <w:tc>
          <w:tcPr>
            <w:tcBorders/>
            <w:tcMar>
              <w:left w:w="108" w:type="dxa"/>
              <w:top w:w="100" w:type="dxa"/>
              <w:right w:w="108" w:type="dxa"/>
              <w:bottom w:w="100" w:type="dxa"/>
            </w:tcMar>
            <w:tcW w:w="2600" w:type="dxa"/>
          </w:tcPr>
          <w:p>
            <w:pPr>
              <w:pBdr/>
              <w:spacing/>
              <w:ind/>
              <w:rPr/>
            </w:pPr>
            <w:r>
              <w:t xml:space="preserve">Especificação dos casos de teste</w:t>
            </w:r>
            <w:r/>
          </w:p>
        </w:tc>
        <w:tc>
          <w:tcPr>
            <w:tcBorders/>
            <w:tcMar>
              <w:left w:w="108" w:type="dxa"/>
              <w:top w:w="100" w:type="dxa"/>
              <w:right w:w="108" w:type="dxa"/>
              <w:bottom w:w="100" w:type="dxa"/>
            </w:tcMar>
            <w:tcW w:w="6612" w:type="dxa"/>
          </w:tcPr>
          <w:p>
            <w:pPr>
              <w:pBdr/>
              <w:spacing/>
              <w:ind/>
              <w:rPr/>
            </w:pPr>
            <w:r>
              <w:t xml:space="preserve">Apêndice J — descrição dos casos de teste e histórico de execução</w:t>
            </w:r>
            <w:r/>
          </w:p>
        </w:tc>
      </w:tr>
    </w:tbl>
    <w:p>
      <w:pPr>
        <w:pStyle w:val="1846"/>
        <w:pBdr/>
        <w:spacing/>
        <w:ind/>
        <w:rPr/>
      </w:pPr>
      <w:r/>
      <w:r>
        <w:t xml:space="preserve">QUADRO </w:t>
      </w:r>
      <w:r>
        <w:fldChar w:fldCharType="begin"/>
      </w:r>
      <w:r>
        <w:instrText xml:space="preserve">SEQ QUADRO \* ARABIC </w:instrText>
      </w:r>
      <w:r>
        <w:fldChar w:fldCharType="separate"/>
      </w:r>
      <w:r>
        <w:t xml:space="preserve">1</w:t>
      </w:r>
      <w:r/>
      <w:r>
        <w:fldChar w:fldCharType="end"/>
      </w:r>
      <w:r>
        <w:t xml:space="preserve"> – Documentos relevantes para testes</w:t>
      </w:r>
      <w:r/>
      <w:r/>
      <w:r/>
    </w:p>
    <w:p>
      <w:pPr>
        <w:pBdr/>
        <w:spacing/>
        <w:ind/>
        <w:rPr/>
      </w:pPr>
      <w:r/>
      <w:r/>
    </w:p>
    <w:p>
      <w:pPr>
        <w:pStyle w:val="1637"/>
        <w:pBdr/>
        <w:spacing/>
        <w:ind/>
        <w:rPr/>
      </w:pPr>
      <w:r/>
      <w:bookmarkStart w:id="64" w:name="_Toc64"/>
      <w:r>
        <w:t xml:space="preserve">8.2.2 Ambiente para a Realização dos Testes</w:t>
      </w:r>
      <w:r/>
      <w:bookmarkEnd w:id="64"/>
      <w:r/>
      <w:r/>
    </w:p>
    <w:p>
      <w:pPr>
        <w:pBdr/>
        <w:spacing/>
        <w:ind/>
        <w:rPr/>
      </w:pPr>
      <w:r>
        <w:t xml:space="preserve">O Quadro 2 relaciona os equipamentos empregados na execução da bateria de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000"/>
        <w:gridCol w:w="3606"/>
        <w:gridCol w:w="3606"/>
      </w:tblGrid>
      <w:tr>
        <w:trPr/>
        <w:tc>
          <w:tcPr>
            <w:tcBorders/>
            <w:tcMar>
              <w:left w:w="108" w:type="dxa"/>
              <w:top w:w="100" w:type="dxa"/>
              <w:right w:w="108" w:type="dxa"/>
              <w:bottom w:w="100" w:type="dxa"/>
            </w:tcMar>
            <w:tcW w:w="2000" w:type="dxa"/>
          </w:tcPr>
          <w:p>
            <w:pPr>
              <w:pBdr/>
              <w:spacing/>
              <w:ind/>
              <w:rPr/>
            </w:pPr>
            <w:r>
              <w:rPr>
                <w:b/>
              </w:rPr>
              <w:t xml:space="preserve">Equipamento</w:t>
            </w:r>
            <w:r/>
          </w:p>
        </w:tc>
        <w:tc>
          <w:tcPr>
            <w:tcBorders/>
            <w:tcMar>
              <w:left w:w="108" w:type="dxa"/>
              <w:top w:w="100" w:type="dxa"/>
              <w:right w:w="108" w:type="dxa"/>
              <w:bottom w:w="100" w:type="dxa"/>
            </w:tcMar>
            <w:tcW w:w="3606" w:type="dxa"/>
          </w:tcPr>
          <w:p>
            <w:pPr>
              <w:pBdr/>
              <w:spacing/>
              <w:ind/>
              <w:rPr/>
            </w:pPr>
            <w:r>
              <w:rPr>
                <w:b/>
              </w:rPr>
              <w:t xml:space="preserve">Marca/modelo/configuração</w:t>
            </w:r>
            <w:r/>
          </w:p>
        </w:tc>
        <w:tc>
          <w:tcPr>
            <w:tcBorders/>
            <w:tcMar>
              <w:left w:w="108" w:type="dxa"/>
              <w:top w:w="100" w:type="dxa"/>
              <w:right w:w="108" w:type="dxa"/>
              <w:bottom w:w="100" w:type="dxa"/>
            </w:tcMar>
            <w:tcW w:w="3606" w:type="dxa"/>
          </w:tcPr>
          <w:p>
            <w:pPr>
              <w:pBdr/>
              <w:spacing/>
              <w:ind/>
              <w:rPr/>
            </w:pPr>
            <w:r>
              <w:rPr>
                <w:b/>
              </w:rPr>
              <w:t xml:space="preserve">Finalidade</w:t>
            </w:r>
            <w:r/>
          </w:p>
        </w:tc>
      </w:tr>
      <w:tr>
        <w:trPr/>
        <w:tc>
          <w:tcPr>
            <w:tcBorders/>
            <w:tcMar>
              <w:left w:w="108" w:type="dxa"/>
              <w:top w:w="100" w:type="dxa"/>
              <w:right w:w="108" w:type="dxa"/>
              <w:bottom w:w="100" w:type="dxa"/>
            </w:tcMar>
            <w:tcW w:w="2000" w:type="dxa"/>
          </w:tcPr>
          <w:p>
            <w:pPr>
              <w:pBdr/>
              <w:spacing/>
              <w:ind/>
              <w:rPr/>
            </w:pPr>
            <w:r>
              <w:t xml:space="preserve">Estação de trabalho</w:t>
            </w:r>
            <w:r/>
          </w:p>
        </w:tc>
        <w:tc>
          <w:tcPr>
            <w:tcBorders/>
            <w:tcMar>
              <w:left w:w="108" w:type="dxa"/>
              <w:top w:w="100" w:type="dxa"/>
              <w:right w:w="108" w:type="dxa"/>
              <w:bottom w:w="100" w:type="dxa"/>
            </w:tcMar>
            <w:tcW w:w="3606" w:type="dxa"/>
          </w:tcPr>
          <w:p>
            <w:pPr>
              <w:pBdr/>
              <w:spacing/>
              <w:ind/>
              <w:rPr/>
            </w:pPr>
            <w:r>
              <w:t xml:space="preserve">Processador Intel Core i3 (3.90 GHz), 8 GB de memória RAM, 256 GB de armazenamento</w:t>
            </w:r>
            <w:r/>
          </w:p>
        </w:tc>
        <w:tc>
          <w:tcPr>
            <w:tcBorders/>
            <w:tcMar>
              <w:left w:w="108" w:type="dxa"/>
              <w:top w:w="100" w:type="dxa"/>
              <w:right w:w="108" w:type="dxa"/>
              <w:bottom w:w="100" w:type="dxa"/>
            </w:tcMar>
            <w:tcW w:w="3606" w:type="dxa"/>
          </w:tcPr>
          <w:p>
            <w:pPr>
              <w:pBdr/>
              <w:spacing/>
              <w:ind/>
              <w:rPr/>
            </w:pPr>
            <w:r>
              <w:t xml:space="preserve">Execução da bateria de testes unitários automatizados e dos testes funcionais em resolução de computador pessoal</w:t>
            </w:r>
            <w:r/>
          </w:p>
        </w:tc>
      </w:tr>
      <w:tr>
        <w:trPr/>
        <w:tc>
          <w:tcPr>
            <w:tcBorders/>
            <w:tcMar>
              <w:left w:w="108" w:type="dxa"/>
              <w:top w:w="100" w:type="dxa"/>
              <w:right w:w="108" w:type="dxa"/>
              <w:bottom w:w="100" w:type="dxa"/>
            </w:tcMar>
            <w:tcW w:w="2000" w:type="dxa"/>
          </w:tcPr>
          <w:p>
            <w:pPr>
              <w:pBdr/>
              <w:spacing/>
              <w:ind/>
              <w:rPr/>
            </w:pPr>
            <w:r>
              <w:t xml:space="preserve">Dispositivo móvel</w:t>
            </w:r>
            <w:r/>
          </w:p>
        </w:tc>
        <w:tc>
          <w:tcPr>
            <w:tcBorders/>
            <w:tcMar>
              <w:left w:w="108" w:type="dxa"/>
              <w:top w:w="100" w:type="dxa"/>
              <w:right w:w="108" w:type="dxa"/>
              <w:bottom w:w="100" w:type="dxa"/>
            </w:tcMar>
            <w:tcW w:w="3606" w:type="dxa"/>
          </w:tcPr>
          <w:p>
            <w:pPr>
              <w:pBdr/>
              <w:spacing/>
              <w:ind/>
              <w:rPr/>
            </w:pPr>
            <w:r>
              <w:t xml:space="preserve">Aparelho com sistema operacional Android 13</w:t>
            </w:r>
            <w:r/>
          </w:p>
        </w:tc>
        <w:tc>
          <w:tcPr>
            <w:tcBorders/>
            <w:tcMar>
              <w:left w:w="108" w:type="dxa"/>
              <w:top w:w="100" w:type="dxa"/>
              <w:right w:w="108" w:type="dxa"/>
              <w:bottom w:w="100" w:type="dxa"/>
            </w:tcMar>
            <w:tcW w:w="3606" w:type="dxa"/>
          </w:tcPr>
          <w:p>
            <w:pPr>
              <w:pBdr/>
              <w:spacing/>
              <w:ind/>
              <w:rPr/>
            </w:pPr>
            <w:r>
              <w:t xml:space="preserve">Validação da responsividade da interface, da captura de geolocalização e dos recursos de aplicativo Web progressivo</w:t>
            </w:r>
            <w:r/>
          </w:p>
        </w:tc>
      </w:tr>
      <w:tr>
        <w:trPr/>
        <w:tc>
          <w:tcPr>
            <w:tcBorders/>
            <w:tcMar>
              <w:left w:w="108" w:type="dxa"/>
              <w:top w:w="100" w:type="dxa"/>
              <w:right w:w="108" w:type="dxa"/>
              <w:bottom w:w="100" w:type="dxa"/>
            </w:tcMar>
            <w:tcW w:w="2000" w:type="dxa"/>
          </w:tcPr>
          <w:p>
            <w:pPr>
              <w:pBdr/>
              <w:spacing/>
              <w:ind/>
              <w:rPr/>
            </w:pPr>
            <w:r>
              <w:t xml:space="preserve">Servidor local de banco de dados</w:t>
            </w:r>
            <w:r/>
          </w:p>
        </w:tc>
        <w:tc>
          <w:tcPr>
            <w:tcBorders/>
            <w:tcMar>
              <w:left w:w="108" w:type="dxa"/>
              <w:top w:w="100" w:type="dxa"/>
              <w:right w:w="108" w:type="dxa"/>
              <w:bottom w:w="100" w:type="dxa"/>
            </w:tcMar>
            <w:tcW w:w="3606" w:type="dxa"/>
          </w:tcPr>
          <w:p>
            <w:pPr>
              <w:pBdr/>
              <w:spacing/>
              <w:ind/>
              <w:rPr/>
            </w:pPr>
            <w:r>
              <w:t xml:space="preserve">Instância do PostgreSQL executada na própria estação de trabalho</w:t>
            </w:r>
            <w:r/>
          </w:p>
        </w:tc>
        <w:tc>
          <w:tcPr>
            <w:tcBorders/>
            <w:tcMar>
              <w:left w:w="108" w:type="dxa"/>
              <w:top w:w="100" w:type="dxa"/>
              <w:right w:w="108" w:type="dxa"/>
              <w:bottom w:w="100" w:type="dxa"/>
            </w:tcMar>
            <w:tcW w:w="3606" w:type="dxa"/>
          </w:tcPr>
          <w:p>
            <w:pPr>
              <w:pBdr/>
              <w:spacing/>
              <w:ind/>
              <w:rPr/>
            </w:pPr>
            <w:r>
              <w:t xml:space="preserve">Persistência dos dados durante os testes funcionais</w:t>
            </w:r>
            <w:r/>
          </w:p>
        </w:tc>
      </w:tr>
      <w:tr>
        <w:trPr/>
        <w:tc>
          <w:tcPr>
            <w:tcBorders/>
            <w:tcMar>
              <w:left w:w="108" w:type="dxa"/>
              <w:top w:w="100" w:type="dxa"/>
              <w:right w:w="108" w:type="dxa"/>
              <w:bottom w:w="100" w:type="dxa"/>
            </w:tcMar>
            <w:tcW w:w="2000" w:type="dxa"/>
          </w:tcPr>
          <w:p>
            <w:pPr>
              <w:pBdr/>
              <w:spacing/>
              <w:ind/>
              <w:rPr/>
            </w:pPr>
            <w:r>
              <w:t xml:space="preserve">Rede local</w:t>
            </w:r>
            <w:r/>
          </w:p>
        </w:tc>
        <w:tc>
          <w:tcPr>
            <w:tcBorders/>
            <w:tcMar>
              <w:left w:w="108" w:type="dxa"/>
              <w:top w:w="100" w:type="dxa"/>
              <w:right w:w="108" w:type="dxa"/>
              <w:bottom w:w="100" w:type="dxa"/>
            </w:tcMar>
            <w:tcW w:w="3606" w:type="dxa"/>
          </w:tcPr>
          <w:p>
            <w:pPr>
              <w:pBdr/>
              <w:spacing/>
              <w:ind/>
              <w:rPr/>
            </w:pPr>
            <w:r>
              <w:t xml:space="preserve">Conexão de banda larga com túnel de exposição temporária</w:t>
            </w:r>
            <w:r/>
          </w:p>
        </w:tc>
        <w:tc>
          <w:tcPr>
            <w:tcBorders/>
            <w:tcMar>
              <w:left w:w="108" w:type="dxa"/>
              <w:top w:w="100" w:type="dxa"/>
              <w:right w:w="108" w:type="dxa"/>
              <w:bottom w:w="100" w:type="dxa"/>
            </w:tcMar>
            <w:tcW w:w="3606" w:type="dxa"/>
          </w:tcPr>
          <w:p>
            <w:pPr>
              <w:pBdr/>
              <w:spacing/>
              <w:ind/>
              <w:rPr/>
            </w:pPr>
            <w:r>
              <w:t xml:space="preserve">Acesso ao sistema a partir do dispositivo móvel durante os testes funcionais</w:t>
            </w:r>
            <w:r/>
          </w:p>
        </w:tc>
      </w:tr>
    </w:tbl>
    <w:p>
      <w:pPr>
        <w:pStyle w:val="1846"/>
        <w:pBdr/>
        <w:spacing/>
        <w:ind/>
        <w:rPr/>
      </w:pPr>
      <w:r/>
      <w:r>
        <w:t xml:space="preserve">QUADRO </w:t>
      </w:r>
      <w:r>
        <w:fldChar w:fldCharType="begin"/>
      </w:r>
      <w:r>
        <w:instrText xml:space="preserve">SEQ QUADRO \* ARABIC </w:instrText>
      </w:r>
      <w:r>
        <w:fldChar w:fldCharType="separate"/>
      </w:r>
      <w:r>
        <w:t xml:space="preserve">2</w:t>
      </w:r>
      <w:r/>
      <w:r>
        <w:fldChar w:fldCharType="end"/>
      </w:r>
      <w:r>
        <w:t xml:space="preserve"> – Equipamentos para a realização dos testes</w:t>
      </w:r>
      <w:r/>
      <w:r/>
      <w:r/>
    </w:p>
    <w:p>
      <w:pPr>
        <w:pBdr/>
        <w:spacing/>
        <w:ind/>
        <w:rPr/>
      </w:pPr>
      <w:r/>
      <w:r/>
    </w:p>
    <w:p>
      <w:pPr>
        <w:pBdr/>
        <w:spacing/>
        <w:ind/>
        <w:rPr/>
      </w:pPr>
      <w:r>
        <w:t xml:space="preserve">O Quadro 3 relaciona os softwares utilizados na preparação e na execução dos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2600"/>
        <w:gridCol w:w="4012"/>
      </w:tblGrid>
      <w:tr>
        <w:trPr/>
        <w:tc>
          <w:tcPr>
            <w:tcBorders/>
            <w:tcMar>
              <w:left w:w="108" w:type="dxa"/>
              <w:top w:w="100" w:type="dxa"/>
              <w:right w:w="108" w:type="dxa"/>
              <w:bottom w:w="100" w:type="dxa"/>
            </w:tcMar>
            <w:tcW w:w="2600" w:type="dxa"/>
          </w:tcPr>
          <w:p>
            <w:pPr>
              <w:pBdr/>
              <w:spacing/>
              <w:ind/>
              <w:rPr/>
            </w:pPr>
            <w:r>
              <w:rPr>
                <w:b/>
              </w:rPr>
              <w:t xml:space="preserve">Software/versão</w:t>
            </w:r>
            <w:r/>
          </w:p>
        </w:tc>
        <w:tc>
          <w:tcPr>
            <w:tcBorders/>
            <w:tcMar>
              <w:left w:w="108" w:type="dxa"/>
              <w:top w:w="100" w:type="dxa"/>
              <w:right w:w="108" w:type="dxa"/>
              <w:bottom w:w="100" w:type="dxa"/>
            </w:tcMar>
            <w:tcW w:w="2600" w:type="dxa"/>
          </w:tcPr>
          <w:p>
            <w:pPr>
              <w:pBdr/>
              <w:spacing/>
              <w:ind/>
              <w:rPr/>
            </w:pPr>
            <w:r>
              <w:rPr>
                <w:b/>
              </w:rPr>
              <w:t xml:space="preserve">Fabricante</w:t>
            </w:r>
            <w:r/>
          </w:p>
        </w:tc>
        <w:tc>
          <w:tcPr>
            <w:tcBorders/>
            <w:tcMar>
              <w:left w:w="108" w:type="dxa"/>
              <w:top w:w="100" w:type="dxa"/>
              <w:right w:w="108" w:type="dxa"/>
              <w:bottom w:w="100" w:type="dxa"/>
            </w:tcMar>
            <w:tcW w:w="4012" w:type="dxa"/>
          </w:tcPr>
          <w:p>
            <w:pPr>
              <w:pBdr/>
              <w:spacing/>
              <w:ind/>
              <w:rPr/>
            </w:pPr>
            <w:r>
              <w:rPr>
                <w:b/>
              </w:rPr>
              <w:t xml:space="preserve">Finalidade</w:t>
            </w:r>
            <w:r/>
          </w:p>
        </w:tc>
      </w:tr>
      <w:tr>
        <w:trPr/>
        <w:tc>
          <w:tcPr>
            <w:tcBorders/>
            <w:tcMar>
              <w:left w:w="108" w:type="dxa"/>
              <w:top w:w="100" w:type="dxa"/>
              <w:right w:w="108" w:type="dxa"/>
              <w:bottom w:w="100" w:type="dxa"/>
            </w:tcMar>
            <w:tcW w:w="2600" w:type="dxa"/>
          </w:tcPr>
          <w:p>
            <w:pPr>
              <w:pBdr/>
              <w:spacing/>
              <w:ind/>
              <w:rPr/>
            </w:pPr>
            <w:r>
              <w:t xml:space="preserve">JUnit 5 (Jupiter)</w:t>
            </w:r>
            <w:r/>
          </w:p>
        </w:tc>
        <w:tc>
          <w:tcPr>
            <w:tcBorders/>
            <w:tcMar>
              <w:left w:w="108" w:type="dxa"/>
              <w:top w:w="100" w:type="dxa"/>
              <w:right w:w="108" w:type="dxa"/>
              <w:bottom w:w="100" w:type="dxa"/>
            </w:tcMar>
            <w:tcW w:w="2600" w:type="dxa"/>
          </w:tcPr>
          <w:p>
            <w:pPr>
              <w:pBdr/>
              <w:spacing/>
              <w:ind/>
              <w:rPr/>
            </w:pPr>
            <w:r>
              <w:t xml:space="preserve">JUnit Team</w:t>
            </w:r>
            <w:r/>
          </w:p>
        </w:tc>
        <w:tc>
          <w:tcPr>
            <w:tcBorders/>
            <w:tcMar>
              <w:left w:w="108" w:type="dxa"/>
              <w:top w:w="100" w:type="dxa"/>
              <w:right w:w="108" w:type="dxa"/>
              <w:bottom w:w="100" w:type="dxa"/>
            </w:tcMar>
            <w:tcW w:w="4012" w:type="dxa"/>
          </w:tcPr>
          <w:p>
            <w:pPr>
              <w:pBdr/>
              <w:spacing/>
              <w:ind/>
              <w:rPr/>
            </w:pPr>
            <w:r>
              <w:t xml:space="preserve">Framework de execução dos testes unitários, com suporte a testes aninhados, parametrizados e repetidos</w:t>
            </w:r>
            <w:r/>
          </w:p>
        </w:tc>
      </w:tr>
      <w:tr>
        <w:trPr/>
        <w:tc>
          <w:tcPr>
            <w:tcBorders/>
            <w:tcMar>
              <w:left w:w="108" w:type="dxa"/>
              <w:top w:w="100" w:type="dxa"/>
              <w:right w:w="108" w:type="dxa"/>
              <w:bottom w:w="100" w:type="dxa"/>
            </w:tcMar>
            <w:tcW w:w="2600" w:type="dxa"/>
          </w:tcPr>
          <w:p>
            <w:pPr>
              <w:pBdr/>
              <w:spacing/>
              <w:ind/>
              <w:rPr/>
            </w:pPr>
            <w:r>
              <w:t xml:space="preserve">Mockito</w:t>
            </w:r>
            <w:r/>
          </w:p>
        </w:tc>
        <w:tc>
          <w:tcPr>
            <w:tcBorders/>
            <w:tcMar>
              <w:left w:w="108" w:type="dxa"/>
              <w:top w:w="100" w:type="dxa"/>
              <w:right w:w="108" w:type="dxa"/>
              <w:bottom w:w="100" w:type="dxa"/>
            </w:tcMar>
            <w:tcW w:w="2600" w:type="dxa"/>
          </w:tcPr>
          <w:p>
            <w:pPr>
              <w:pBdr/>
              <w:spacing/>
              <w:ind/>
              <w:rPr/>
            </w:pPr>
            <w:r>
              <w:t xml:space="preserve">Mockito Team</w:t>
            </w:r>
            <w:r/>
          </w:p>
        </w:tc>
        <w:tc>
          <w:tcPr>
            <w:tcBorders/>
            <w:tcMar>
              <w:left w:w="108" w:type="dxa"/>
              <w:top w:w="100" w:type="dxa"/>
              <w:right w:w="108" w:type="dxa"/>
              <w:bottom w:w="100" w:type="dxa"/>
            </w:tcMar>
            <w:tcW w:w="4012" w:type="dxa"/>
          </w:tcPr>
          <w:p>
            <w:pPr>
              <w:pBdr/>
              <w:spacing/>
              <w:ind/>
              <w:rPr/>
            </w:pPr>
            <w:r>
              <w:t xml:space="preserve">Criação dos objetos simulados que substituem as dependências das unidades sob verificação</w:t>
            </w:r>
            <w:r/>
          </w:p>
        </w:tc>
      </w:tr>
      <w:tr>
        <w:trPr/>
        <w:tc>
          <w:tcPr>
            <w:tcBorders/>
            <w:tcMar>
              <w:left w:w="108" w:type="dxa"/>
              <w:top w:w="100" w:type="dxa"/>
              <w:right w:w="108" w:type="dxa"/>
              <w:bottom w:w="100" w:type="dxa"/>
            </w:tcMar>
            <w:tcW w:w="2600" w:type="dxa"/>
          </w:tcPr>
          <w:p>
            <w:pPr>
              <w:pBdr/>
              <w:spacing/>
              <w:ind/>
              <w:rPr/>
            </w:pPr>
            <w:r>
              <w:t xml:space="preserve">Apache Maven / Surefire</w:t>
            </w:r>
            <w:r/>
          </w:p>
        </w:tc>
        <w:tc>
          <w:tcPr>
            <w:tcBorders/>
            <w:tcMar>
              <w:left w:w="108" w:type="dxa"/>
              <w:top w:w="100" w:type="dxa"/>
              <w:right w:w="108" w:type="dxa"/>
              <w:bottom w:w="100" w:type="dxa"/>
            </w:tcMar>
            <w:tcW w:w="2600" w:type="dxa"/>
          </w:tcPr>
          <w:p>
            <w:pPr>
              <w:pBdr/>
              <w:spacing/>
              <w:ind/>
              <w:rPr/>
            </w:pPr>
            <w:r>
              <w:t xml:space="preserve">Apache Software Foundation</w:t>
            </w:r>
            <w:r/>
          </w:p>
        </w:tc>
        <w:tc>
          <w:tcPr>
            <w:tcBorders/>
            <w:tcMar>
              <w:left w:w="108" w:type="dxa"/>
              <w:top w:w="100" w:type="dxa"/>
              <w:right w:w="108" w:type="dxa"/>
              <w:bottom w:w="100" w:type="dxa"/>
            </w:tcMar>
            <w:tcW w:w="4012" w:type="dxa"/>
          </w:tcPr>
          <w:p>
            <w:pPr>
              <w:pBdr/>
              <w:spacing/>
              <w:ind/>
              <w:rPr/>
            </w:pPr>
            <w:r>
              <w:t xml:space="preserve">Automação da construção do projeto, execução da bateria e geração dos relatórios de resultado</w:t>
            </w:r>
            <w:r/>
          </w:p>
        </w:tc>
      </w:tr>
      <w:tr>
        <w:trPr/>
        <w:tc>
          <w:tcPr>
            <w:tcBorders/>
            <w:tcMar>
              <w:left w:w="108" w:type="dxa"/>
              <w:top w:w="100" w:type="dxa"/>
              <w:right w:w="108" w:type="dxa"/>
              <w:bottom w:w="100" w:type="dxa"/>
            </w:tcMar>
            <w:tcW w:w="2600" w:type="dxa"/>
          </w:tcPr>
          <w:p>
            <w:pPr>
              <w:pBdr/>
              <w:spacing/>
              <w:ind/>
              <w:rPr/>
            </w:pPr>
            <w:r>
              <w:t xml:space="preserve">Google Chrome 140</w:t>
            </w:r>
            <w:r/>
          </w:p>
        </w:tc>
        <w:tc>
          <w:tcPr>
            <w:tcBorders/>
            <w:tcMar>
              <w:left w:w="108" w:type="dxa"/>
              <w:top w:w="100" w:type="dxa"/>
              <w:right w:w="108" w:type="dxa"/>
              <w:bottom w:w="100" w:type="dxa"/>
            </w:tcMar>
            <w:tcW w:w="2600" w:type="dxa"/>
          </w:tcPr>
          <w:p>
            <w:pPr>
              <w:pBdr/>
              <w:spacing/>
              <w:ind/>
              <w:rPr/>
            </w:pPr>
            <w:r>
              <w:t xml:space="preserve">Google</w:t>
            </w:r>
            <w:r/>
          </w:p>
        </w:tc>
        <w:tc>
          <w:tcPr>
            <w:tcBorders/>
            <w:tcMar>
              <w:left w:w="108" w:type="dxa"/>
              <w:top w:w="100" w:type="dxa"/>
              <w:right w:w="108" w:type="dxa"/>
              <w:bottom w:w="100" w:type="dxa"/>
            </w:tcMar>
            <w:tcW w:w="4012" w:type="dxa"/>
          </w:tcPr>
          <w:p>
            <w:pPr>
              <w:pBdr/>
              <w:spacing/>
              <w:ind/>
              <w:rPr/>
            </w:pPr>
            <w:r>
              <w:t xml:space="preserve">Navegador de referência para os testes funcionais e para a auditoria de acessibilidade</w:t>
            </w:r>
            <w:r/>
          </w:p>
        </w:tc>
      </w:tr>
      <w:tr>
        <w:trPr/>
        <w:tc>
          <w:tcPr>
            <w:tcBorders/>
            <w:tcMar>
              <w:left w:w="108" w:type="dxa"/>
              <w:top w:w="100" w:type="dxa"/>
              <w:right w:w="108" w:type="dxa"/>
              <w:bottom w:w="100" w:type="dxa"/>
            </w:tcMar>
            <w:tcW w:w="2600" w:type="dxa"/>
          </w:tcPr>
          <w:p>
            <w:pPr>
              <w:pBdr/>
              <w:spacing/>
              <w:ind/>
              <w:rPr/>
            </w:pPr>
            <w:r>
              <w:t xml:space="preserve">Mozilla Firefox 142</w:t>
            </w:r>
            <w:r/>
          </w:p>
        </w:tc>
        <w:tc>
          <w:tcPr>
            <w:tcBorders/>
            <w:tcMar>
              <w:left w:w="108" w:type="dxa"/>
              <w:top w:w="100" w:type="dxa"/>
              <w:right w:w="108" w:type="dxa"/>
              <w:bottom w:w="100" w:type="dxa"/>
            </w:tcMar>
            <w:tcW w:w="2600" w:type="dxa"/>
          </w:tcPr>
          <w:p>
            <w:pPr>
              <w:pBdr/>
              <w:spacing/>
              <w:ind/>
              <w:rPr/>
            </w:pPr>
            <w:r>
              <w:t xml:space="preserve">Mozilla Foundation</w:t>
            </w:r>
            <w:r/>
          </w:p>
        </w:tc>
        <w:tc>
          <w:tcPr>
            <w:tcBorders/>
            <w:tcMar>
              <w:left w:w="108" w:type="dxa"/>
              <w:top w:w="100" w:type="dxa"/>
              <w:right w:w="108" w:type="dxa"/>
              <w:bottom w:w="100" w:type="dxa"/>
            </w:tcMar>
            <w:tcW w:w="4012" w:type="dxa"/>
          </w:tcPr>
          <w:p>
            <w:pPr>
              <w:pBdr/>
              <w:spacing/>
              <w:ind/>
              <w:rPr/>
            </w:pPr>
            <w:r>
              <w:t xml:space="preserve">Navegador secundário para a verificação de compatibilidade prevista no RNF02</w:t>
            </w:r>
            <w:r/>
          </w:p>
        </w:tc>
      </w:tr>
      <w:tr>
        <w:trPr/>
        <w:tc>
          <w:tcPr>
            <w:tcBorders/>
            <w:tcMar>
              <w:left w:w="108" w:type="dxa"/>
              <w:top w:w="100" w:type="dxa"/>
              <w:right w:w="108" w:type="dxa"/>
              <w:bottom w:w="100" w:type="dxa"/>
            </w:tcMar>
            <w:tcW w:w="2600" w:type="dxa"/>
          </w:tcPr>
          <w:p>
            <w:pPr>
              <w:pBdr/>
              <w:spacing/>
              <w:ind/>
              <w:rPr/>
            </w:pPr>
            <w:r>
              <w:t xml:space="preserve">Swagger UI (SpringDoc 2.1.0)</w:t>
            </w:r>
            <w:r/>
          </w:p>
        </w:tc>
        <w:tc>
          <w:tcPr>
            <w:tcBorders/>
            <w:tcMar>
              <w:left w:w="108" w:type="dxa"/>
              <w:top w:w="100" w:type="dxa"/>
              <w:right w:w="108" w:type="dxa"/>
              <w:bottom w:w="100" w:type="dxa"/>
            </w:tcMar>
            <w:tcW w:w="2600" w:type="dxa"/>
          </w:tcPr>
          <w:p>
            <w:pPr>
              <w:pBdr/>
              <w:spacing/>
              <w:ind/>
              <w:rPr/>
            </w:pPr>
            <w:r>
              <w:t xml:space="preserve">SpringDoc</w:t>
            </w:r>
            <w:r/>
          </w:p>
        </w:tc>
        <w:tc>
          <w:tcPr>
            <w:tcBorders/>
            <w:tcMar>
              <w:left w:w="108" w:type="dxa"/>
              <w:top w:w="100" w:type="dxa"/>
              <w:right w:w="108" w:type="dxa"/>
              <w:bottom w:w="100" w:type="dxa"/>
            </w:tcMar>
            <w:tcW w:w="4012" w:type="dxa"/>
          </w:tcPr>
          <w:p>
            <w:pPr>
              <w:pBdr/>
              <w:spacing/>
              <w:ind/>
              <w:rPr/>
            </w:pPr>
            <w:r>
              <w:t xml:space="preserve">Exploração e verificação manual dos recursos da interface de programação de aplicações</w:t>
            </w:r>
            <w:r/>
          </w:p>
        </w:tc>
      </w:tr>
      <w:tr>
        <w:trPr/>
        <w:tc>
          <w:tcPr>
            <w:tcBorders/>
            <w:tcMar>
              <w:left w:w="108" w:type="dxa"/>
              <w:top w:w="100" w:type="dxa"/>
              <w:right w:w="108" w:type="dxa"/>
              <w:bottom w:w="100" w:type="dxa"/>
            </w:tcMar>
            <w:tcW w:w="2600" w:type="dxa"/>
          </w:tcPr>
          <w:p>
            <w:pPr>
              <w:pBdr/>
              <w:spacing/>
              <w:ind/>
              <w:rPr/>
            </w:pPr>
            <w:r>
              <w:t xml:space="preserve">dBeaver 26.0.1</w:t>
            </w:r>
            <w:r/>
          </w:p>
        </w:tc>
        <w:tc>
          <w:tcPr>
            <w:tcBorders/>
            <w:tcMar>
              <w:left w:w="108" w:type="dxa"/>
              <w:top w:w="100" w:type="dxa"/>
              <w:right w:w="108" w:type="dxa"/>
              <w:bottom w:w="100" w:type="dxa"/>
            </w:tcMar>
            <w:tcW w:w="2600" w:type="dxa"/>
          </w:tcPr>
          <w:p>
            <w:pPr>
              <w:pBdr/>
              <w:spacing/>
              <w:ind/>
              <w:rPr/>
            </w:pPr>
            <w:r>
              <w:t xml:space="preserve">DBeaver Corp.</w:t>
            </w:r>
            <w:r/>
          </w:p>
        </w:tc>
        <w:tc>
          <w:tcPr>
            <w:tcBorders/>
            <w:tcMar>
              <w:left w:w="108" w:type="dxa"/>
              <w:top w:w="100" w:type="dxa"/>
              <w:right w:w="108" w:type="dxa"/>
              <w:bottom w:w="100" w:type="dxa"/>
            </w:tcMar>
            <w:tcW w:w="4012" w:type="dxa"/>
          </w:tcPr>
          <w:p>
            <w:pPr>
              <w:pBdr/>
              <w:spacing/>
              <w:ind/>
              <w:rPr/>
            </w:pPr>
            <w:r>
              <w:t xml:space="preserve">Inspeção do estado do banco de dados durante e após a execução dos testes</w:t>
            </w:r>
            <w:r/>
          </w:p>
        </w:tc>
      </w:tr>
    </w:tbl>
    <w:p>
      <w:pPr>
        <w:pStyle w:val="1846"/>
        <w:pBdr/>
        <w:spacing/>
        <w:ind/>
        <w:rPr/>
      </w:pPr>
      <w:r/>
      <w:r>
        <w:t xml:space="preserve">QUADRO </w:t>
      </w:r>
      <w:r>
        <w:fldChar w:fldCharType="begin"/>
      </w:r>
      <w:r>
        <w:instrText xml:space="preserve">SEQ QUADRO \* ARABIC </w:instrText>
      </w:r>
      <w:r>
        <w:fldChar w:fldCharType="separate"/>
      </w:r>
      <w:r>
        <w:t xml:space="preserve">3</w:t>
      </w:r>
      <w:r/>
      <w:r>
        <w:fldChar w:fldCharType="end"/>
      </w:r>
      <w:r>
        <w:t xml:space="preserve"> – Softwares para a realização dos testes</w:t>
      </w:r>
      <w:r/>
      <w:r/>
      <w:r/>
    </w:p>
    <w:p>
      <w:pPr>
        <w:pBdr/>
        <w:spacing/>
        <w:ind/>
        <w:rPr/>
      </w:pPr>
      <w:r/>
      <w:r/>
    </w:p>
    <w:p>
      <w:pPr>
        <w:pStyle w:val="1636"/>
        <w:pBdr/>
        <w:spacing/>
        <w:ind/>
        <w:rPr/>
      </w:pPr>
      <w:r/>
      <w:bookmarkStart w:id="65" w:name="_Toc65"/>
      <w:r>
        <w:t xml:space="preserve">8.3 ESPECIFICAÇÃO DOS CASOS DE TESTES</w:t>
      </w:r>
      <w:r/>
      <w:bookmarkEnd w:id="65"/>
      <w:r/>
      <w:r/>
    </w:p>
    <w:p>
      <w:pPr>
        <w:pBdr/>
        <w:spacing/>
        <w:ind/>
        <w:rPr/>
      </w:pPr>
      <w:r>
        <w:t xml:space="preserve">A bateria de testes unitários automatizados é composta por 18 classes </w:t>
      </w:r>
      <w:r>
        <w:t xml:space="preserve">de teste, organizadas em blocos aninhados por funcionalidade e identificadas por descrições em língua portuguesa que explicitam a regra verificada. As classes distribuem-se pelas seguintes áreas: serviços de ocorrência e de rastreamento anônimo, serviços d</w:t>
      </w:r>
      <w:r>
        <w:t xml:space="preserve">e usuário e de redefinição de senha, objetos de acesso a dados, componentes de autenticação e de emissão de testemunhos, serviço de processamento de mídias, serviço de correio eletrônico, serviço de contato e classes de domínio e de transferência de dados.</w:t>
      </w:r>
      <w:r/>
    </w:p>
    <w:p>
      <w:pPr>
        <w:pBdr/>
        <w:spacing/>
        <w:ind/>
        <w:rPr/>
      </w:pPr>
      <w:r>
        <w:t xml:space="preserve">A seleção dos casos privilegiou os pontos de maior densidade de regras de negócio e as condições de fronteira. Verificam-se, entre outros: a atribuição automática de prioridade para as doze categorias de ocorrência (RF10 e R</w:t>
      </w:r>
      <w:r>
        <w:t xml:space="preserve">N04); os limites diários de registro para ocorrências identificadas e anônimas, inclusive na tentativa imediatamente seguinte ao limite (RF07 e RF08); a rejeição de fotografias desfocadas nas categorias críticas, incluindo o caso do valor exatamente igual </w:t>
      </w:r>
      <w:r>
        <w:t xml:space="preserve">ao limiar de nitidez; a obrigatoriedade do aceite dos termos de uso no cadastro de cidadão (RF02); a não persistência da senha em texto claro (RNF17); o prazo de validade do testemunho de autenticação; a resposta silenciosa à solicitação de redefinição de </w:t>
      </w:r>
      <w:r>
        <w:t xml:space="preserve">senha para endereço inexistente, de modo a não revelar a existência do cadastro; e o formato da autoridade de acesso atribuída ao usuário, caso originado da correção de um defeito identificado durante o desenvolvimento e mantido sob verificação permanente.</w:t>
      </w:r>
      <w:r/>
    </w:p>
    <w:p>
      <w:pPr>
        <w:pBdr/>
        <w:spacing/>
        <w:ind/>
        <w:rPr/>
      </w:pPr>
      <w:r>
        <w:t xml:space="preserve">A descrição completa dos casos de teste, com a identificação, a pré-condição, os dados d</w:t>
      </w:r>
      <w:r>
        <w:t xml:space="preserve">e entrada, o resultado esperado, o resultado obtido e a situação de cada um, bem como o histórico das execuções realizadas, encontra-se no Apêndice J. O mesmo apêndice contém o registro dos testes funcionais manuais aplicados aos cenários dos casos de uso.</w:t>
      </w:r>
      <w:r/>
    </w:p>
    <w:p>
      <w:pPr>
        <w:pBdr/>
        <w:spacing/>
        <w:ind/>
        <w:rPr/>
      </w:pPr>
      <w:r/>
      <w:r/>
    </w:p>
    <w:p>
      <w:pPr>
        <w:pStyle w:val="1636"/>
        <w:pBdr/>
        <w:spacing/>
        <w:ind/>
        <w:rPr/>
      </w:pPr>
      <w:r/>
      <w:bookmarkStart w:id="66" w:name="_Toc66"/>
      <w:r>
        <w:t xml:space="preserve">8.4 RESULTADOS DOS TESTES</w:t>
      </w:r>
      <w:r/>
      <w:bookmarkEnd w:id="66"/>
      <w:r/>
      <w:r/>
    </w:p>
    <w:p>
      <w:pPr>
        <w:pBdr/>
        <w:spacing/>
        <w:ind/>
        <w:rPr/>
      </w:pPr>
      <w:r>
        <w:t xml:space="preserve">A bateria de testes unitários automatizados executada ao término da Fase 3 compreendeu 196 casos de tes</w:t>
      </w:r>
      <w:r>
        <w:t xml:space="preserve">te, com o registro de nenhuma falha, nenhum erro de execução e nenhum caso ignorado. Os relatórios de execução gerados pela ferramenta de automação da construção acompanham o código-fonte do componente de serviço, e a sua consolidação integra o Apêndice J.</w:t>
      </w:r>
      <w:r/>
    </w:p>
    <w:p>
      <w:pPr>
        <w:pBdr/>
        <w:spacing/>
        <w:ind/>
        <w:rPr/>
      </w:pPr>
      <w:r>
        <w:t xml:space="preserve">Quanto à cobertura funcional, a totalidade dos 21 requisitos funcionais especificados no Capítulo 5 encontra-se codificada</w:t>
      </w:r>
      <w:r>
        <w:t xml:space="preserve"> e verificada, percentual superior ao mínimo de sessenta por cento dos casos de uso essenciais estabelecido para esta fase. Ressalva-se o RF18, cuja implementação é parcial: os recursos de ajuste de tamanho de fonte, de alternância de tema e de rotulação d</w:t>
      </w:r>
      <w:r>
        <w:t xml:space="preserve">as imagens e dos formulários de conta estão operantes, ao passo que a rotulação programática das demais telas, o anúncio automático de mensagens por leitores de tela e a marcação semântica de papéis permanecem pendentes, conforme registrado na Seção 6.4.4.</w:t>
      </w:r>
      <w:r/>
    </w:p>
    <w:p>
      <w:pPr>
        <w:pBdr/>
        <w:spacing/>
        <w:ind/>
        <w:rPr/>
      </w:pPr>
      <w:r>
        <w:t xml:space="preserve">A avaliação da eficácia do plano de testes conduz às seguint</w:t>
      </w:r>
      <w:r>
        <w:t xml:space="preserve">es conclusões. A verificação da camada de serviço do componente de aplicação apresenta densidade adequada, com concentração dos casos exatamente nas unidades que implementam as regras de negócio e nas condições de fronteira, o que confere confiança elevada</w:t>
      </w:r>
      <w:r>
        <w:t xml:space="preserve"> quanto ao comportamento dessa camada. A ausência de falhas na bateria não deve, contudo, ser interpretada como ausência de defeitos no sistema, mas como indicação de que os defeitos porventura existentes não são revelados pelo critério de seleção adotado.</w:t>
      </w:r>
      <w:r/>
    </w:p>
    <w:p>
      <w:pPr>
        <w:pBdr/>
        <w:spacing/>
        <w:ind/>
        <w:rPr/>
      </w:pPr>
      <w:r>
        <w:t xml:space="preserve">Identificam-se três deficiências no plano de testes em sua configuração atual. A primeira é a inexistência de testes automatizados para o componente de aplicação Web: embora a infraestrutura de execução esteja configurada n</w:t>
      </w:r>
      <w:r>
        <w:t xml:space="preserve">o projeto, nenhum caso de teste foi escrito para essa camada, cuja validação apoia-se integralmente em inspeção manual. A segunda é a ausência de testes de integração que exercitem a pilha completa da aplicação, dos controladores até o banco de dados real,</w:t>
      </w:r>
      <w:r>
        <w:t xml:space="preserve"> o que deixa sem verificação automatizada o mapeamento entre as instruções de consulta e o esquema físico. A terceira é a inexistência de medição objetiva de cobertura de código, hoje inferida qualitativamente a partir da distribuição das classes de teste.</w:t>
      </w:r>
      <w:r/>
    </w:p>
    <w:p>
      <w:pPr>
        <w:pBdr/>
        <w:spacing/>
        <w:ind/>
        <w:rPr/>
      </w:pPr>
      <w:r>
        <w:t xml:space="preserve">Para a Fase 4 estão previstas as seguintes ações corretivas: a implementação de testes de integração dos controladores com apoio do módulo de teste do framework; a escrita de </w:t>
      </w:r>
      <w:r>
        <w:t xml:space="preserve">testes unitários para os serviços e os componentes críticos da camada de apresentação; a introdução de testes de ponta a ponta que percorram automaticamente os cenários principais dos casos de uso; a incorporação de ferramenta de medição de cobertura ao pr</w:t>
      </w:r>
      <w:r>
        <w:t xml:space="preserve">ocesso de construção, com meta mínima estabelecida para a camada de serviço; a execução automática da bateria a cada integração no repositório, por meio de fluxo de integração contínua; e a realização da auditoria de acessibilidade descrita na Seção 6.4.4.</w:t>
      </w:r>
      <w:r/>
    </w:p>
    <w:p>
      <w:pPr>
        <w:pBdr/>
        <w:spacing/>
        <w:ind/>
        <w:rPr/>
      </w:pPr>
      <w:r>
        <w:t xml:space="preserve">A situação final do sistema em rela</w:t>
      </w:r>
      <w:r>
        <w:t xml:space="preserve">ção aos testes previstos para esta fase é, portanto, de aprovação: todos os casos especificados foram executados com êxito e todos os requisitos funcionais foram exercitados, permanecendo as lacunas acima registradas como escopo declarado da fase seguinte.</w:t>
      </w:r>
      <w:r/>
    </w:p>
    <w:p>
      <w:pPr>
        <w:pBdr/>
        <w:spacing/>
        <w:ind/>
        <w:rPr/>
      </w:pPr>
      <w:r/>
      <w:r/>
    </w:p>
    <w:p>
      <w:pPr>
        <w:pStyle w:val="1635"/>
        <w:pBdr/>
        <w:spacing/>
        <w:ind/>
        <w:rPr/>
      </w:pPr>
      <w:r/>
      <w:bookmarkStart w:id="67" w:name="_Toc67"/>
      <w:r>
        <w:t xml:space="preserve">9 PLANO PARA IMPLANTAÇÃO</w:t>
      </w:r>
      <w:r/>
      <w:bookmarkEnd w:id="67"/>
      <w:r/>
      <w:r/>
    </w:p>
    <w:p>
      <w:pPr>
        <w:pBdr/>
        <w:spacing/>
        <w:ind/>
        <w:rPr/>
      </w:pPr>
      <w:r>
        <w:t xml:space="preserve">O conteúdo deste capítulo corresponde à entrega da Fase 4 do projeto.</w:t>
      </w:r>
      <w:r/>
    </w:p>
    <w:p>
      <w:pPr>
        <w:pBdr/>
        <w:spacing/>
        <w:ind/>
        <w:rPr/>
      </w:pPr>
      <w:r/>
      <w:r/>
    </w:p>
    <w:p>
      <w:pPr>
        <w:pStyle w:val="1636"/>
        <w:pBdr/>
        <w:spacing/>
        <w:ind/>
        <w:rPr/>
      </w:pPr>
      <w:r/>
      <w:bookmarkStart w:id="68" w:name="_Toc68"/>
      <w:r>
        <w:t xml:space="preserve">9.1 METODOLOGIA</w:t>
      </w:r>
      <w:r/>
      <w:bookmarkEnd w:id="68"/>
      <w:r/>
      <w:r/>
    </w:p>
    <w:p>
      <w:pPr>
        <w:pStyle w:val="1637"/>
        <w:pBdr/>
        <w:spacing/>
        <w:ind/>
        <w:rPr/>
      </w:pPr>
      <w:r/>
      <w:bookmarkStart w:id="69" w:name="_Toc69"/>
      <w:r>
        <w:t xml:space="preserve">9.1.1 Descrição da Metodologia</w:t>
      </w:r>
      <w:r/>
      <w:bookmarkEnd w:id="69"/>
      <w:r/>
      <w:r/>
    </w:p>
    <w:p>
      <w:pPr>
        <w:pStyle w:val="1637"/>
        <w:pBdr/>
        <w:spacing/>
        <w:ind/>
        <w:rPr/>
      </w:pPr>
      <w:r/>
      <w:bookmarkStart w:id="70" w:name="_Toc70"/>
      <w:r>
        <w:t xml:space="preserve">9.1.2 Matriz de Responsabilidade</w:t>
      </w:r>
      <w:r/>
      <w:bookmarkEnd w:id="70"/>
      <w:r/>
      <w:r/>
    </w:p>
    <w:p>
      <w:pPr>
        <w:pStyle w:val="1636"/>
        <w:pBdr/>
        <w:spacing/>
        <w:ind/>
        <w:rPr/>
      </w:pPr>
      <w:r/>
      <w:bookmarkStart w:id="71" w:name="_Toc71"/>
      <w:r>
        <w:t xml:space="preserve">9.2 TREINAMENTO PREVISTO</w:t>
      </w:r>
      <w:r/>
      <w:bookmarkEnd w:id="71"/>
      <w:r/>
      <w:r/>
    </w:p>
    <w:p>
      <w:pPr>
        <w:pStyle w:val="1636"/>
        <w:pBdr/>
        <w:spacing/>
        <w:ind/>
        <w:rPr/>
      </w:pPr>
      <w:r/>
      <w:bookmarkStart w:id="72" w:name="_Toc72"/>
      <w:r>
        <w:t xml:space="preserve">9.3 CRONOGRAMA DE IMPLANTAÇÃO</w:t>
      </w:r>
      <w:r/>
      <w:bookmarkEnd w:id="72"/>
      <w:r/>
      <w:r/>
    </w:p>
    <w:p>
      <w:pPr>
        <w:pStyle w:val="1636"/>
        <w:pBdr/>
        <w:spacing/>
        <w:ind/>
        <w:rPr/>
      </w:pPr>
      <w:r/>
      <w:bookmarkStart w:id="73" w:name="_Toc73"/>
      <w:r>
        <w:t xml:space="preserve">9.4 RECURSOS DE APOIO À IMPLANTAÇÃO</w:t>
      </w:r>
      <w:r/>
      <w:bookmarkEnd w:id="73"/>
      <w:r/>
      <w:r/>
    </w:p>
    <w:p>
      <w:pPr>
        <w:pStyle w:val="1636"/>
        <w:pBdr/>
        <w:spacing/>
        <w:ind/>
        <w:rPr/>
      </w:pPr>
      <w:r/>
      <w:bookmarkStart w:id="74" w:name="_Toc74"/>
      <w:r>
        <w:t xml:space="preserve">9.5 VISÃO DA IMPLANTAÇÃO</w:t>
      </w:r>
      <w:r/>
      <w:bookmarkEnd w:id="74"/>
      <w:r/>
      <w:r/>
    </w:p>
    <w:p>
      <w:pPr>
        <w:pBdr/>
        <w:spacing/>
        <w:ind/>
        <w:rPr/>
      </w:pPr>
      <w:r/>
      <w:r/>
    </w:p>
    <w:p w14:paraId="49AE8B01" w14:textId="77777777">
      <w:pPr>
        <w:pStyle w:val="1635"/>
        <w:pBdr/>
        <w:spacing/>
        <w:ind/>
        <w:rPr/>
      </w:pPr>
      <w:r/>
      <w:bookmarkStart w:id="75" w:name="_Toc75"/>
      <w:r>
        <w:t xml:space="preserve">10 CONCLUSÃO</w:t>
      </w:r>
      <w:r/>
      <w:bookmarkEnd w:id="75"/>
      <w:r/>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w:t>
      </w:r>
      <w:r>
        <w:t xml:space="preserve">nológica robusta voltada para a gestão participativa e zeladoria do espaço urbano. A trajetória percorrida ao longo das duas primeiras fases do ciclo de vida do projeto demonstra o amadurecimento da proposta, integrando rigor técnico com utilidade social. </w:t>
      </w:r>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pPr>
        <w:pBdr/>
        <w:spacing/>
        <w:ind/>
        <w:rPr/>
      </w:pPr>
      <w:r>
        <w:t xml:space="preserve">A Fase 3 marcou a transição da especificação para a construção do sistema. As atividades concentraram-se na codificação dos dois componentes desenvolvidos pela equipe, na elaboração da bateria de testes automatizados da camada de servi</w:t>
      </w:r>
      <w:r>
        <w:t xml:space="preserve">ço e na complementação dos artefatos de projeto da interação humano-computador e do sistema distribuído. O aspecto mais relevante observado nesta fase foi a confirmação prática do valor das decisões arquiteturais tomadas na Fase 2: a separação entre portas</w:t>
      </w:r>
      <w:r>
        <w:t xml:space="preserve"> e adaptadores permitiu que a camada de regras de negócio fosse codificada e verificada de forma independente da camada de persistência, e a modelagem prévia do histórico de trâmites viabilizou a rastreabilidade exigida pela RN03 sem retrabalho estrutural.</w:t>
      </w:r>
      <w:r/>
    </w:p>
    <w:p>
      <w:pPr>
        <w:pBdr/>
        <w:spacing/>
        <w:ind/>
        <w:rPr/>
      </w:pPr>
      <w:r>
        <w:t xml:space="preserve">Ao término desta fase, os 21 requisitos funcionais especificados no Capítulo 5 encontram-se codificados, com implementação parcial apenas do RF18. Foram executado</w:t>
      </w:r>
      <w:r>
        <w:t xml:space="preserve">s 196 casos de teste automatizados sem ocorrência de falhas, e a totalidade dos requisitos funcionais foi exercitada pelos testes funcionais manuais, resultado que supera o percentual mínimo estabelecido para a fase. Merecem destaque, entre os resultados a</w:t>
      </w:r>
      <w:r>
        <w:t xml:space="preserve">lcançados, a implementação efetiva do mecanismo de detecção de duplicidade por proximidade geográfica com a consequente possibilidade de reforço comunitário do protocolo existente, o tratamento automático de privacidade das mídias anexadas por meio do desf</w:t>
      </w:r>
      <w:r>
        <w:t xml:space="preserve">oque de rostos e de textos identificáveis, a autenticação multifator obrigatória para os perfis com poder de alteração de estado das ocorrências e a disponibilização da interface como aplicativo Web progressivo, apto à instalação no dispositivo do cidadão.</w:t>
      </w:r>
      <w:r/>
    </w:p>
    <w:p>
      <w:pPr>
        <w:pBdr/>
        <w:spacing/>
        <w:ind/>
        <w:rPr/>
      </w:pPr>
      <w:r>
        <w:t xml:space="preserve">Foram igualmente identificados, ao longo da</w:t>
      </w:r>
      <w:r>
        <w:t xml:space="preserve"> fase, pontos de melhoria já registrados neste documento: a ausência de testes automatizados na camada de apresentação, a inexistência de medição objetiva de cobertura de código, a oportunidade de transferir a agregação do painel analítico para o sistema g</w:t>
      </w:r>
      <w:r>
        <w:t xml:space="preserve">erenciador de banco de dados e o complemento dos recursos de acessibilidade nas telas do painel administrativo. Todos integram o escopo declarado da Fase 4, ao lado da elaboração do plano de implantação e da produção dos recursos de apoio ao usuário final.</w:t>
      </w:r>
      <w:r/>
    </w:p>
    <w:p>
      <w:pPr>
        <w:pBdr/>
        <w:spacing/>
        <w:ind/>
        <w:rPr/>
      </w:pPr>
      <w:r>
        <w:t xml:space="preserve">Como lição aprendida desta fase, a equipe registra o custo real das decisões que transferem responsabilidade da</w:t>
      </w:r>
      <w:r>
        <w:t xml:space="preserve"> ferramenta para o desenvolvedor. A opção por acesso a dados sem mapeador objeto-relacional conferiu controle explícito sobre as consultas georreferenciadas e sobre o aproveitamento dos índices — controle que se mostrou determinante na análise apresentada </w:t>
      </w:r>
      <w:r>
        <w:t xml:space="preserve">na Seção 7.3 —, mas elevou de forma significativa o esforço de codificação e de manutenção da camada de persistência. Trata-se de um compromisso legítimo, desde que assumido de forma consciente e acompanhado da disciplina de testes que o torne sustentável.</w:t>
      </w:r>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 detalhamento de </w:t>
      </w:r>
      <w:r>
        <w:rPr>
          <w:highlight w:val="white"/>
        </w:rPr>
        <w:t xml:space="preserve">21 requisitos </w:t>
      </w:r>
      <w:r>
        <w:t xml:space="preserve">funcionais, com destaque para a especificação e codificação do alerta de duplicidade (R</w:t>
      </w:r>
      <w:r>
        <w:t xml:space="preserve">F16), que utiliza lógica de geolocalização e raio de 50 metros para otimizar a base de da</w:t>
      </w:r>
      <w:r>
        <w:t xml:space="preserve">dos pública, e para o agrupamento de ocorrências similares com atualização coletiva de status (RF12). Adicionalmente, o estrito atendimento aos requisitos de autenticação robusta via JWT e autenticação multifator, combinados à criptografia com o algoritmo </w:t>
      </w:r>
      <w:r>
        <w:t xml:space="preserve">BCrypt</w:t>
      </w:r>
      <w:r>
        <w:t xml:space="preserve"> e tráfego via TLS/SSL, garantirá a proteção necessária e a total conformidade com LGPD. O suporte comunitário a ocorrências já relatadas sem gerar redundâncias e permitindo o mecanismo de reforço de ocorrências ajudará a promover eficiência às decisões.</w:t>
      </w:r>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w:t>
      </w:r>
      <w:r>
        <w:t xml:space="preserve">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w:t>
      </w:r>
      <w:r>
        <w:rPr>
          <w:i/>
        </w:rPr>
        <w:t xml:space="preserve">end</w:t>
      </w:r>
      <w:r>
        <w:t xml:space="preserve"> para um PWA de alta fidelidade com suporte a mapas e registros em modo </w:t>
      </w:r>
      <w:r>
        <w:rPr>
          <w:i/>
        </w:rPr>
        <w:t xml:space="preserve">offline</w:t>
      </w:r>
      <w:r>
        <w:t xml:space="preserve">.  A segurança </w:t>
      </w:r>
      <w:r>
        <w:t xml:space="preserve">do sistema também será ampliada com melhores mecanismos de privacidade e aumento da disponibilidade do sistema.</w:t>
      </w:r>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Occurrence_History</w:t>
      </w:r>
      <w:r>
        <w:t xml:space="preserve"> — poderiam comprometer toda a futura implementação estrutural do software. </w:t>
      </w:r>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14:paraId="04514E6C" w14:textId="77777777">
      <w:pPr>
        <w:pBdr>
          <w:top w:val="none" w:color="000000" w:sz="4" w:space="0"/>
          <w:left w:val="none" w:color="000000" w:sz="4" w:space="0"/>
          <w:bottom w:val="none" w:color="000000" w:sz="4" w:space="0"/>
          <w:right w:val="none" w:color="000000" w:sz="4" w:space="0"/>
        </w:pBdr>
        <w:spacing/>
        <w:ind/>
        <w:rPr/>
      </w:pPr>
      <w:r>
        <w:t xml:space="preserve">O projeto terá continuidade na Fase 4, com a elaboração do plano para a implantação do sistema, a produção dos recursos de apoio ao usuário final e a execução das melhorias de testes e de acessibilidade registradas neste documento.</w:t>
      </w:r>
      <w:r/>
    </w:p>
    <w:p w14:paraId="3E3A3F9B" w14:textId="77777777">
      <w:pPr>
        <w:pBdr>
          <w:top w:val="none" w:color="000000" w:sz="4" w:space="0"/>
          <w:left w:val="none" w:color="000000" w:sz="4" w:space="0"/>
          <w:bottom w:val="none" w:color="000000" w:sz="4" w:space="0"/>
          <w:right w:val="none" w:color="000000" w:sz="4" w:space="0"/>
        </w:pBdr>
        <w:spacing/>
        <w:ind/>
        <w:rPr/>
      </w:pPr>
      <w:r/>
      <w:r/>
    </w:p>
    <w:p w14:paraId="5BA6E3E4" w14:textId="77777777">
      <w:pPr>
        <w:pBdr/>
        <w:spacing/>
        <w:ind/>
        <w:rPr>
          <w:rFonts w:cs="Arial"/>
          <w:b/>
          <w:bCs/>
          <w:caps/>
        </w:rPr>
      </w:pPr>
      <w:r>
        <w:br w:type="page" w:clear="all"/>
      </w:r>
      <w:r>
        <w:rPr>
          <w:rFonts w:cs="Arial"/>
          <w:b/>
          <w:bCs/>
          <w:caps/>
        </w:rPr>
      </w:r>
      <w:r>
        <w:rPr>
          <w:rFonts w:cs="Arial"/>
          <w:b/>
          <w:bCs/>
          <w:caps/>
        </w:rPr>
      </w:r>
    </w:p>
    <w:p w14:paraId="2C817FB7" w14:textId="77777777">
      <w:pPr>
        <w:pStyle w:val="1635"/>
        <w:pBdr/>
        <w:spacing/>
        <w:ind/>
        <w:rPr/>
      </w:pPr>
      <w:r/>
      <w:bookmarkStart w:id="76" w:name="_Toc76"/>
      <w:r>
        <w:t xml:space="preserve">REFERÊNCIAS</w:t>
      </w:r>
      <w:r/>
      <w:bookmarkEnd w:id="76"/>
      <w:r/>
      <w:r/>
    </w:p>
    <w:p>
      <w:pPr>
        <w:pBdr/>
        <w:spacing/>
        <w:ind/>
        <w:rPr/>
      </w:pPr>
      <w:r>
        <w:t xml:space="preserve">BERNARDI, J.; BRUDEKI, A. S. Zeladoria Urbana: a importância da manutenção preventiva e corretiva nos espaços públicos. Curitiba: Editora Acadêmica, 2013.</w:t>
      </w:r>
      <w:r/>
    </w:p>
    <w:p>
      <w:pPr>
        <w:pBdr/>
        <w:spacing/>
        <w:ind/>
        <w:rPr/>
      </w:pPr>
      <w:r>
        <w:t xml:space="preserve">BRASIL. Ministéri</w:t>
      </w:r>
      <w:r>
        <w:t xml:space="preserve">o do Planejamento, Orçamento e Gestão. eMAG: Modelo de Acessibilidade em Governo Eletrônico. Versão 3.1. Brasília, DF: Secretaria de Logística e Tecnologia da Informação, 2014. Disponível em: https://emag.governoeletronico.gov.br/. Acesso em: 25 ago. 2026.</w:t>
      </w:r>
      <w:r/>
    </w:p>
    <w:p>
      <w:pPr>
        <w:pBdr/>
        <w:spacing/>
        <w:ind/>
        <w:rPr/>
      </w:pPr>
      <w:r>
        <w:t xml:space="preserve">BRASIL. Lei n.º 1</w:t>
      </w:r>
      <w:r>
        <w:t xml:space="preserve">3.709, de 14 de agosto de 2018. Lei Geral de Proteção de Dados Pessoais (LGPD). Diário Oficial [da] União: seção 1, Brasília, DF, 15 ago. 2018. Disponível em: https://www.planalto.gov.br/ccivil_03/_ato2015-2018/2018/lei/l13709.htm. Acesso em: 15 abr. 2026.</w:t>
      </w:r>
      <w:r/>
    </w:p>
    <w:p>
      <w:pPr>
        <w:pBdr/>
        <w:spacing/>
        <w:ind/>
        <w:rPr/>
      </w:pPr>
      <w:r>
        <w:t xml:space="preserve">CORMEN, T. H.; LEISERSON, C. E.; RIVEST, R. L.; STEIN, C. Algoritmos: teoria e prática. 3. ed. Rio de Janeiro: Elsevier, 2012.</w:t>
      </w:r>
      <w:r/>
    </w:p>
    <w:p>
      <w:pPr>
        <w:pBdr/>
        <w:spacing/>
        <w:ind/>
        <w:rPr/>
      </w:pPr>
      <w:r>
        <w:t xml:space="preserve">COULOURIS, G.; DOLLIMORE, J.; KINDBERG, T.; BLAIR, G. Sistemas Distribuídos: conceitos e projeto. 5. ed. Porto Alegre: Bookman, 2013.</w:t>
      </w:r>
      <w:r/>
    </w:p>
    <w:p>
      <w:pPr>
        <w:pBdr/>
        <w:spacing/>
        <w:ind/>
        <w:rPr/>
      </w:pPr>
      <w:r>
        <w:t xml:space="preserve">DEITEL, P. J.; DEITEL, H. M. Java: como programar. 10. ed. São Paulo: Pearson Education do Brasil, 2017.</w:t>
      </w:r>
      <w:r/>
    </w:p>
    <w:p>
      <w:pPr>
        <w:pBdr/>
        <w:spacing/>
        <w:ind/>
        <w:rPr/>
      </w:pPr>
      <w:r>
        <w:t xml:space="preserve">DELAMARO, M. E.; MALDONADO, J. C.; JINO, M. Introdução ao teste de software. 2. ed. Rio de Janeiro: Elsevier, 2016.</w:t>
      </w:r>
      <w:r/>
    </w:p>
    <w:p>
      <w:pPr>
        <w:pBdr/>
        <w:spacing/>
        <w:ind/>
        <w:rPr/>
      </w:pPr>
      <w:r>
        <w:t xml:space="preserve">E-OUVE. Sistema de Atendimento ao Cidadão. Desenvolvido por WebNets Soluções. Disponível em: https://eouve.com.br/. Acesso em: 20 mai. 2026.</w:t>
      </w:r>
      <w:r/>
    </w:p>
    <w:p>
      <w:pPr>
        <w:pBdr/>
        <w:spacing/>
        <w:ind/>
        <w:rPr/>
      </w:pPr>
      <w:r>
        <w:t xml:space="preserve">FIELDING, R. T. Architectural Styles and the Design of Network-based Software Architectures. 2000. Tese (Doutorado em Ciência da Computação) – Universidade da Califórnia, Irvine, Estados Unidos, 2000.</w:t>
      </w:r>
      <w:r/>
    </w:p>
    <w:p>
      <w:pPr>
        <w:pBdr/>
        <w:spacing/>
        <w:ind/>
        <w:rPr/>
      </w:pPr>
      <w:r>
        <w:t xml:space="preserve">GAMMA, E.; HELM, R.; JOHNSON, R.; VLISSIDES, J. Padrões de Projeto: soluções reutilizáveis de software orientado a objetos. Porto Alegre: Bookman, 2000.</w:t>
      </w:r>
      <w:r/>
    </w:p>
    <w:p>
      <w:pPr>
        <w:pBdr/>
        <w:spacing/>
        <w:ind/>
        <w:rPr/>
      </w:pPr>
      <w:r>
        <w:t xml:space="preserve">HEEKS, R. Implementing and managing eGovernment: an international text. Londres: SAGE Publications, 2006.</w:t>
      </w:r>
      <w:r/>
    </w:p>
    <w:p>
      <w:pPr>
        <w:pBdr/>
        <w:spacing/>
        <w:ind/>
        <w:rPr/>
      </w:pPr>
      <w:r>
        <w:t xml:space="preserve">LEMOS, A. A Cidade e as Redes: os novos desafios da gestão urbana na era digital. 2. ed. Salvador: Edufba, 2015.</w:t>
      </w:r>
      <w:r/>
    </w:p>
    <w:p>
      <w:pPr>
        <w:pBdr/>
        <w:spacing/>
        <w:ind/>
        <w:rPr/>
      </w:pPr>
      <w:r>
        <w:t xml:space="preserve">NIELSEN, J. Usability Engineering. San Diego: Academic Press, 1994.</w:t>
      </w:r>
      <w:r/>
    </w:p>
    <w:p>
      <w:pPr>
        <w:pBdr/>
        <w:spacing/>
        <w:ind/>
        <w:rPr/>
      </w:pPr>
      <w:r>
        <w:t xml:space="preserve">OLIVEIRA, J. Participação social e tecnologia: impactos das plataformas digitais na gestão pública. In: CONFERÊNCIA DE TECNOLOGIA E CIDADANIA, 2020. Anais [...]. [S. l.: s. n.], 2020.</w:t>
      </w:r>
      <w:r/>
    </w:p>
    <w:p>
      <w:pPr>
        <w:pBdr/>
        <w:spacing/>
        <w:ind/>
        <w:rPr/>
      </w:pPr>
      <w:r>
        <w:t xml:space="preserve">ORGANIZAÇÃO DAS NAÇÕES UNIDAS (ONU). Transformando Nosso Mundo: a Agenda 2030 para o Desenvolvimento Sustentável. Nova York: ONU, 2015. Disponível em: https://brasil.un.org/pt-br/sdgs. Acesso em: 25 ago. 2026.</w:t>
      </w:r>
      <w:r/>
    </w:p>
    <w:p>
      <w:pPr>
        <w:pBdr/>
        <w:spacing/>
        <w:ind/>
        <w:rPr/>
      </w:pPr>
      <w:r>
        <w:t xml:space="preserve">ORGANIZAÇÃO DAS NAÇÕES UNIDAS (ONU). Nações Unidas sobre Cidades Resilientes e Desenvolvimento Sustentável. Nova York: ONU, 2020.</w:t>
      </w:r>
      <w:r/>
    </w:p>
    <w:p>
      <w:pPr>
        <w:pBdr/>
        <w:spacing/>
        <w:ind/>
        <w:rPr/>
      </w:pPr>
      <w:r>
        <w:t xml:space="preserve">OSTERWALDER, A.; PIGNEUR, Y. Business Model Generation: inovação em modelos de negócios. Rio de Janeiro: Alta Books, 2011.</w:t>
      </w:r>
      <w:r/>
    </w:p>
    <w:p>
      <w:pPr>
        <w:pBdr/>
        <w:spacing/>
        <w:ind/>
        <w:rPr/>
      </w:pPr>
      <w:r>
        <w:t xml:space="preserve">PIRES, A. Aplicativos de participação cidadã e sua influência na gestão pública. Revista de Tecnologia Urbana, [S. l.], 2019.</w:t>
      </w:r>
      <w:r/>
    </w:p>
    <w:p>
      <w:pPr>
        <w:pBdr/>
        <w:spacing/>
        <w:ind/>
        <w:rPr/>
      </w:pPr>
      <w:r>
        <w:t xml:space="preserve">PRESSMAN, R. S.; MAXIM, B. R. Engenharia de Software: uma abordagem profissional. 9. ed. Porto Alegre: AMGH, 2021.</w:t>
      </w:r>
      <w:r/>
    </w:p>
    <w:p>
      <w:pPr>
        <w:pBdr/>
        <w:spacing/>
        <w:ind/>
        <w:rPr/>
      </w:pPr>
      <w:r>
        <w:t xml:space="preserve">REZENDE, D. A. Planejamento de Estratégias e Informações de Cidades Digitais: orientações para prefeituras e municípios. São Paulo: Atlas, 2012.</w:t>
      </w:r>
      <w:r/>
    </w:p>
    <w:p>
      <w:pPr>
        <w:pBdr/>
        <w:spacing/>
        <w:ind/>
        <w:rPr/>
      </w:pPr>
      <w:r>
        <w:t xml:space="preserve">SANTOS, C. Sistemas de ouvidoria digital no Brasil: avanços e desafios. Revista de Administração Pública, [S. l.], 2020.</w:t>
      </w:r>
      <w:r/>
    </w:p>
    <w:p>
      <w:pPr>
        <w:pBdr/>
        <w:spacing/>
        <w:ind/>
        <w:rPr/>
      </w:pPr>
      <w:r>
        <w:t xml:space="preserve">SCHWABER, K.; SUTHERLAND, J. O Guia do Scrum: as regras do jogo. [S. l.: s. n.], 2020. Disponível em: https://scrumguides.org. Acesso em: 15 abr. 2026.</w:t>
      </w:r>
      <w:r/>
    </w:p>
    <w:p>
      <w:pPr>
        <w:pBdr/>
        <w:spacing/>
        <w:ind/>
        <w:rPr/>
      </w:pPr>
      <w:r>
        <w:t xml:space="preserve">SERVIÇO BRASILEIRO DE APOIO ÀS MICRO E PEQUENAS EMPRESAS (SEBRAE). Sebrae Canvas: ferramenta para elaboração do modelo de negócio. Disponível em: https://sebraecanvas.com/. Acesso em: 25 ago. 2026.</w:t>
      </w:r>
      <w:r/>
    </w:p>
    <w:p>
      <w:pPr>
        <w:pBdr/>
        <w:spacing/>
        <w:ind/>
        <w:rPr/>
      </w:pPr>
      <w:r>
        <w:t xml:space="preserve">SILVA, F. Cidades inteligentes e tecnologia: uma nova abordagem para gestão pública. Revista Brasileira de Administração Pública, [S. l.], 2021.</w:t>
      </w:r>
      <w:r/>
    </w:p>
    <w:p>
      <w:pPr>
        <w:pBdr/>
        <w:spacing/>
        <w:ind/>
        <w:rPr/>
      </w:pPr>
      <w:r>
        <w:t xml:space="preserve">SOMMERVILLE, I. Engenharia de Software. 10. ed. São Paulo: Pearson, 2018.</w:t>
      </w:r>
      <w:r/>
    </w:p>
    <w:p>
      <w:pPr>
        <w:pBdr/>
        <w:spacing/>
        <w:ind/>
        <w:rPr/>
      </w:pPr>
      <w:r>
        <w:t xml:space="preserve">WORLD WIDE WEB CONSORTIUM (W3C). Web Content Accessibility Guidelines (WCAG) 2.1. W3C Recommendation, 5 jun. 2018. Disponível em: https://www.w3.org/TR/WCAG21/. Acesso em: 25 ago. 2026.</w:t>
      </w:r>
      <w:r/>
    </w:p>
    <w:p>
      <w:pPr>
        <w:pBdr/>
        <w:spacing/>
        <w:ind/>
        <w:rPr/>
      </w:pPr>
      <w:r/>
      <w:r/>
    </w:p>
    <w:p w14:paraId="7F854525" w14:textId="77777777">
      <w:pPr>
        <w:pStyle w:val="1635"/>
        <w:pBdr/>
        <w:spacing/>
        <w:ind/>
        <w:rPr/>
      </w:pPr>
      <w:r/>
      <w:bookmarkStart w:id="77" w:name="_Toc77"/>
      <w:r>
        <w:br w:type="page" w:clear="all"/>
      </w:r>
      <w:r>
        <w:t xml:space="preserve">OBRAS CONSULTADAS </w:t>
      </w:r>
      <w:r/>
      <w:bookmarkEnd w:id="77"/>
      <w:r/>
      <w:r/>
    </w:p>
    <w:p>
      <w:pPr>
        <w:pBdr/>
        <w:spacing/>
        <w:ind/>
        <w:rPr/>
      </w:pPr>
      <w:r>
        <w:t xml:space="preserve">ANDERSON, D. J. Kanban: mudança evolutiva de sucesso para seu negócio de tecnologia. São Paulo: Blue Hole Press, 2011.</w:t>
      </w:r>
      <w:r/>
    </w:p>
    <w:p>
      <w:pPr>
        <w:pBdr/>
        <w:spacing/>
        <w:ind/>
        <w:rPr/>
      </w:pPr>
      <w:r>
        <w:t xml:space="preserve">CHACON, S.; STRAUB, B. Pro Git. 2. ed. Nova Iorque: Apress, 2014. Disponível em: https://git-scm.com/book/en/v2. Acesso em: 20 abr. 2026.</w:t>
      </w:r>
      <w:r/>
    </w:p>
    <w:p>
      <w:pPr>
        <w:pBdr/>
        <w:spacing/>
        <w:ind/>
        <w:rPr/>
      </w:pPr>
      <w:r>
        <w:t xml:space="preserve">COCKBURN, A. Hexagonal Architecture. 2005. Disponível em: https://alistair.cockburn.us/hexagonal-architecture/. Acesso em: 25 ago. 2026.</w:t>
      </w:r>
      <w:r/>
    </w:p>
    <w:p>
      <w:pPr>
        <w:pBdr/>
        <w:spacing/>
        <w:ind/>
        <w:rPr/>
      </w:pPr>
      <w:r>
        <w:t xml:space="preserve">FOWLER, M. Patterns of Enterprise Application Architecture. Boston: Addison-Wesley, 2002.</w:t>
      </w:r>
      <w:r/>
    </w:p>
    <w:p>
      <w:pPr>
        <w:pBdr/>
        <w:spacing/>
        <w:ind/>
        <w:rPr/>
      </w:pPr>
      <w:r>
        <w:t xml:space="preserve">FREEMAN, E.; ROBSON, E. Use a Cabeça! Programação em HTML5. Rio de Janeiro: Alta Books, 2014.</w:t>
      </w:r>
      <w:r/>
    </w:p>
    <w:p>
      <w:pPr>
        <w:pBdr/>
        <w:spacing/>
        <w:ind/>
        <w:rPr/>
      </w:pPr>
      <w:r>
        <w:t xml:space="preserve">MARTIN, R. C. Arquitetura Limpa: o guia do artesão para estrutura e design de software. Rio de Janeiro: Alta Books, 2019.</w:t>
      </w:r>
      <w:r/>
    </w:p>
    <w:p>
      <w:pPr>
        <w:pBdr/>
        <w:spacing/>
        <w:ind/>
        <w:rPr/>
      </w:pPr>
      <w:r>
        <w:t xml:space="preserve">OBJECT MANAGEMENT GROUP. Unified Modeling Language: OMG UML. 2.5.1. ed. USA: OMG, 2017. E-book. Disponível em: http://www.omg.org/spec/UML/2.5.1/. Acesso em: 20 abr. 2026.</w:t>
      </w:r>
      <w:r/>
    </w:p>
    <w:p>
      <w:pPr>
        <w:pBdr/>
        <w:spacing/>
        <w:ind/>
        <w:rPr/>
      </w:pPr>
      <w:r>
        <w:t xml:space="preserve">SCHWABER, K.; BEEDLE, M. Agile Software Development with Scrum. 1. ed. Upper Saddle River: Pearson, 2012.</w:t>
      </w:r>
      <w:r/>
    </w:p>
    <w:p>
      <w:pPr>
        <w:pBdr/>
        <w:spacing/>
        <w:ind/>
        <w:rPr/>
      </w:pPr>
      <w:r/>
      <w:r/>
    </w:p>
    <w:p w14:paraId="6FC2DBBE" w14:textId="77777777">
      <w:pPr>
        <w:pStyle w:val="1635"/>
        <w:pBdr/>
        <w:spacing/>
        <w:ind/>
        <w:rPr/>
      </w:pPr>
      <w:r/>
      <w:bookmarkStart w:id="78" w:name="_Toc78"/>
      <w:r>
        <w:rPr>
          <w:lang w:val="en-US"/>
        </w:rPr>
        <w:br w:type="page" w:clear="all"/>
      </w:r>
      <w:r>
        <w:t xml:space="preserve">APÊNDICE A – GESTÃO DO PROJETO</w:t>
      </w:r>
      <w:r/>
      <w:bookmarkEnd w:id="78"/>
      <w:r/>
      <w:r/>
    </w:p>
    <w:p w14:paraId="21750D2C" w14:textId="77777777">
      <w:pPr>
        <w:pBdr/>
        <w:spacing/>
        <w:ind/>
        <w:rPr/>
      </w:pPr>
      <w:r>
        <w:t xml:space="preserve">O plano de elaboração e gerenciamento do projeto está disponível na pasta “</w:t>
      </w:r>
      <w:r>
        <w:t xml:space="preserve">ApêndiceA</w:t>
      </w:r>
      <w:r>
        <w:t xml:space="preserve">” que acompanha este documento.</w:t>
      </w:r>
      <w:r/>
    </w:p>
    <w:p w14:paraId="22872249" w14:textId="77777777">
      <w:pPr>
        <w:pStyle w:val="1635"/>
        <w:pBdr/>
        <w:spacing/>
        <w:ind/>
        <w:rPr/>
      </w:pPr>
      <w:r/>
      <w:bookmarkStart w:id="79" w:name="_Toc79"/>
      <w:r>
        <w:br w:type="page" w:clear="all"/>
      </w:r>
      <w:r>
        <w:t xml:space="preserve">APÊNDICE B – RELATÓRIO DE DESEMPENHO</w:t>
      </w:r>
      <w:r/>
      <w:bookmarkEnd w:id="79"/>
      <w:r/>
      <w:r/>
    </w:p>
    <w:p w14:paraId="353B0111" w14:textId="77777777">
      <w:pPr>
        <w:pBdr/>
        <w:spacing/>
        <w:ind/>
        <w:rPr/>
      </w:pPr>
      <w:r>
        <w:t xml:space="preserve">Os relatórios de desempenho estão disponíveis na pasta “</w:t>
      </w:r>
      <w:r>
        <w:t xml:space="preserve">ApêndiceB</w:t>
      </w:r>
      <w:r>
        <w:t xml:space="preserve">” que acompanha este documento.</w:t>
      </w:r>
      <w:r/>
    </w:p>
    <w:p w14:paraId="33A4CC02" w14:textId="77777777">
      <w:pPr>
        <w:pStyle w:val="1635"/>
        <w:pBdr/>
        <w:spacing/>
        <w:ind/>
        <w:rPr/>
      </w:pPr>
      <w:r/>
      <w:bookmarkStart w:id="80" w:name="_Toc80"/>
      <w:r>
        <w:br w:type="page" w:clear="all"/>
      </w:r>
      <w:r>
        <w:t xml:space="preserve">APÊNDICE C – VISÃO FUNCIONAL</w:t>
      </w:r>
      <w:r/>
      <w:bookmarkEnd w:id="80"/>
      <w:r/>
      <w:r/>
    </w:p>
    <w:p w14:paraId="5433329B" w14:textId="77777777">
      <w:pPr>
        <w:pBdr/>
        <w:spacing/>
        <w:ind/>
        <w:rPr/>
      </w:pPr>
      <w:r>
        <w:t xml:space="preserve">O modelo de casos de uso está disponível na pasta “ApêndiceC” que acompanha este documento.</w:t>
      </w:r>
      <w:r>
        <w:rPr>
          <w:rStyle w:val="1787"/>
          <w:rFonts w:ascii="Times New Roman" w:hAnsi="Times New Roman" w:eastAsia="Times New Roman" w:cs="Times New Roman"/>
          <w:b/>
          <w:bCs/>
          <w:color w:val="000000" w:themeColor="text1"/>
          <w:sz w:val="24"/>
          <w:szCs w:val="24"/>
        </w:rPr>
      </w:r>
      <w:r/>
    </w:p>
    <w:p>
      <w:pPr>
        <w:pStyle w:val="1635"/>
        <w:pBdr/>
        <w:spacing/>
        <w:ind/>
        <w:rPr/>
      </w:pPr>
      <w:r/>
      <w:bookmarkStart w:id="81" w:name="_Toc81"/>
      <w:r>
        <w:t xml:space="preserve">APÊNDICE D – VISÃO DOS DADOS</w:t>
      </w:r>
      <w:r/>
      <w:bookmarkEnd w:id="81"/>
      <w:r/>
      <w:r/>
    </w:p>
    <w:p w14:paraId="4B2941E5" w14:textId="77777777">
      <w:pPr>
        <w:pBdr/>
        <w:spacing/>
        <w:ind/>
        <w:rPr/>
      </w:pPr>
      <w:r>
        <w:t xml:space="preserve">O modelo conceitual dos dados (representado por meio do modelo entidade-relacionamento), o modelo lógico dos dados e o dicionário dos dados do modelo lógico estão disponíveis na pasta “</w:t>
      </w:r>
      <w:r>
        <w:t xml:space="preserve">ApêndiceD</w:t>
      </w:r>
      <w:r>
        <w:t xml:space="preserve">” que acompanha este documento.</w:t>
      </w:r>
      <w:r/>
    </w:p>
    <w:p w14:paraId="08D1C304" w14:textId="77777777">
      <w:pPr>
        <w:pBdr/>
        <w:spacing/>
        <w:ind/>
        <w:rPr/>
      </w:pPr>
      <w:r>
        <w:br w:type="page" w:clear="all"/>
      </w:r>
      <w:r/>
    </w:p>
    <w:p w14:paraId="7233153D" w14:textId="77777777">
      <w:pPr>
        <w:pStyle w:val="1635"/>
        <w:pBdr/>
        <w:spacing/>
        <w:ind/>
        <w:rPr/>
      </w:pPr>
      <w:r/>
      <w:bookmarkStart w:id="82" w:name="_Toc82"/>
      <w:r>
        <w:t xml:space="preserve">APÊNDICE E – MODELO INICIAL DA INTERFACE DE USUÁRIO</w:t>
      </w:r>
      <w:r/>
      <w:bookmarkEnd w:id="82"/>
      <w:r/>
      <w:r/>
    </w:p>
    <w:p w14:paraId="2CC2CC7B" w14:textId="77777777">
      <w:pPr>
        <w:pBdr/>
        <w:spacing/>
        <w:ind/>
        <w:rPr/>
      </w:pPr>
      <w:r>
        <w:t xml:space="preserve">Os modelos de interface de usuário de baixa e média fidelidades estão disponíveis na pasta “</w:t>
      </w:r>
      <w:r>
        <w:t xml:space="preserve">ApêndiceE</w:t>
      </w:r>
      <w:r>
        <w:t xml:space="preserve">” que acompanha este documento.</w:t>
      </w:r>
      <w:r/>
    </w:p>
    <w:p w14:paraId="482B6652" w14:textId="77777777">
      <w:pPr>
        <w:pBdr/>
        <w:spacing/>
        <w:ind/>
        <w:rPr>
          <w:rFonts w:cs="Arial"/>
        </w:rPr>
      </w:pPr>
      <w:r>
        <w:br w:type="page" w:clear="all"/>
      </w:r>
      <w:r>
        <w:rPr>
          <w:rFonts w:cs="Arial"/>
        </w:rPr>
      </w:r>
      <w:r>
        <w:rPr>
          <w:rFonts w:cs="Arial"/>
        </w:rPr>
      </w:r>
    </w:p>
    <w:p w14:paraId="4401373F" w14:textId="77777777">
      <w:pPr>
        <w:pStyle w:val="1635"/>
        <w:pBdr/>
        <w:spacing/>
        <w:ind/>
        <w:rPr/>
      </w:pPr>
      <w:r/>
      <w:bookmarkStart w:id="83" w:name="_Toc83"/>
      <w:r>
        <w:t xml:space="preserve">APÊNDICE F – VISÕES ESTRUTURAL E COMPORTAMENTAL</w:t>
      </w:r>
      <w:r/>
      <w:bookmarkEnd w:id="83"/>
      <w:r/>
      <w:r/>
    </w:p>
    <w:p w14:paraId="7DB15575" w14:textId="77777777">
      <w:pPr>
        <w:pBdr/>
        <w:spacing/>
        <w:ind/>
        <w:rPr/>
      </w:pPr>
      <w:r>
        <w:t xml:space="preserve">Os diagramas elaborados por meio da UML estão disponíveis na pasta “</w:t>
      </w:r>
      <w:r>
        <w:t xml:space="preserve">ApêndiceF</w:t>
      </w:r>
      <w:r>
        <w:t xml:space="preserve">” que acompanha este documento.</w:t>
      </w:r>
      <w:r/>
    </w:p>
    <w:p w14:paraId="17286716" w14:textId="77777777">
      <w:pPr>
        <w:pBdr/>
        <w:spacing/>
        <w:ind/>
        <w:rPr/>
      </w:pPr>
      <w:r/>
      <w:r/>
    </w:p>
    <w:p w14:paraId="04077AF5" w14:textId="77777777">
      <w:pPr>
        <w:pBdr/>
        <w:spacing/>
        <w:ind/>
        <w:rPr>
          <w:rFonts w:cs="Arial"/>
        </w:rPr>
      </w:pPr>
      <w:r>
        <w:br w:type="page" w:clear="all"/>
      </w:r>
      <w:r>
        <w:rPr>
          <w:rFonts w:cs="Arial"/>
        </w:rPr>
      </w:r>
      <w:r>
        <w:rPr>
          <w:rFonts w:cs="Arial"/>
        </w:rPr>
      </w:r>
    </w:p>
    <w:p w14:paraId="2E04B2D1" w14:textId="77777777">
      <w:pPr>
        <w:pStyle w:val="1635"/>
        <w:pBdr/>
        <w:spacing/>
        <w:ind/>
        <w:rPr/>
      </w:pPr>
      <w:r/>
      <w:bookmarkStart w:id="84" w:name="_Toc84"/>
      <w:r>
        <w:t xml:space="preserve">APÊNDICE G – ENTREVISTAS COM USUÁRIOS</w:t>
      </w:r>
      <w:r/>
      <w:bookmarkEnd w:id="84"/>
      <w:r/>
      <w:r/>
    </w:p>
    <w:p w14:paraId="054CBD0B" w14:textId="77777777">
      <w:pPr>
        <w:pBdr/>
        <w:spacing/>
        <w:ind/>
        <w:rPr>
          <w:rFonts w:cs="Arial"/>
        </w:rPr>
      </w:pPr>
      <w:r>
        <w:t xml:space="preserve">As entrevistas com os potenciais usuários do sistema encontram-se disponíveis na pasta “</w:t>
      </w:r>
      <w:r>
        <w:t xml:space="preserve">ApêndiceG</w:t>
      </w:r>
      <w:r>
        <w:t xml:space="preserve">” que acompanha este documento.</w:t>
      </w:r>
      <w:r>
        <w:rPr>
          <w:rFonts w:cs="Arial"/>
        </w:rPr>
      </w:r>
      <w:r>
        <w:rPr>
          <w:rFonts w:cs="Arial"/>
        </w:rPr>
      </w:r>
    </w:p>
    <w:p>
      <w:pPr>
        <w:pStyle w:val="1635"/>
        <w:pBdr/>
        <w:spacing/>
        <w:ind/>
        <w:rPr/>
      </w:pPr>
      <w:r/>
      <w:bookmarkStart w:id="85" w:name="_Toc85"/>
      <w:r>
        <w:t xml:space="preserve">APÊNDICE H – MODELO DE NEGÓCIO</w:t>
      </w:r>
      <w:r/>
      <w:bookmarkEnd w:id="85"/>
      <w:r/>
      <w:r/>
    </w:p>
    <w:p>
      <w:pPr>
        <w:pBdr/>
        <w:spacing/>
        <w:ind/>
        <w:rPr/>
      </w:pPr>
      <w:r>
        <w:t xml:space="preserve">O modelo de negócio elaborado em Canvas está disponível na pasta “ApêndiceH” que acompanha este documento.</w:t>
      </w:r>
      <w:r/>
    </w:p>
    <w:p>
      <w:pPr>
        <w:pBdr/>
        <w:spacing/>
        <w:ind/>
        <w:rPr/>
      </w:pPr>
      <w:r/>
      <w:r/>
    </w:p>
    <w:p>
      <w:pPr>
        <w:pStyle w:val="1635"/>
        <w:pBdr/>
        <w:spacing/>
        <w:ind/>
        <w:rPr/>
      </w:pPr>
      <w:r/>
      <w:bookmarkStart w:id="86" w:name="_Toc86"/>
      <w:r>
        <w:t xml:space="preserve">APÊNDICE I – PROJETO DO SISTEMA DISTRIBUÍDO</w:t>
      </w:r>
      <w:r/>
      <w:bookmarkEnd w:id="86"/>
      <w:r/>
      <w:r/>
    </w:p>
    <w:p>
      <w:pPr>
        <w:pBdr/>
        <w:spacing/>
        <w:ind/>
        <w:rPr/>
      </w:pPr>
      <w:r>
        <w:t xml:space="preserve">O detalhamento do projeto do sistema distribuído, incluindo o diagrama de distribuição dos componentes, está disponível na pasta “ApêndiceI” que acompanha este documento.</w:t>
      </w:r>
      <w:r/>
    </w:p>
    <w:p>
      <w:pPr>
        <w:pBdr/>
        <w:spacing/>
        <w:ind/>
        <w:rPr/>
      </w:pPr>
      <w:r/>
      <w:r/>
    </w:p>
    <w:p>
      <w:pPr>
        <w:pStyle w:val="1635"/>
        <w:pBdr/>
        <w:spacing/>
        <w:ind/>
        <w:rPr/>
      </w:pPr>
      <w:r/>
      <w:bookmarkStart w:id="87" w:name="_Toc87"/>
      <w:r>
        <w:t xml:space="preserve">APÊNDICE J – CASOS DE TESTES</w:t>
      </w:r>
      <w:r/>
      <w:bookmarkEnd w:id="87"/>
      <w:r/>
      <w:r/>
    </w:p>
    <w:p>
      <w:pPr>
        <w:pBdr/>
        <w:spacing/>
        <w:ind/>
        <w:rPr/>
      </w:pPr>
      <w:r>
        <w:t xml:space="preserve">A especificação dos casos de testes, os relatórios de execução da bateria automatizada e o histórico dos testes funcionais realizados estão disponíveis na pasta “ApêndiceJ” que acompanha este documento.</w:t>
      </w:r>
      <w:r/>
    </w:p>
    <w:p>
      <w:pPr>
        <w:pBdr/>
        <w:spacing/>
        <w:ind/>
        <w:rPr/>
      </w:pPr>
      <w:r/>
      <w:r/>
    </w:p>
    <w:p>
      <w:pPr>
        <w:pStyle w:val="1635"/>
        <w:pBdr/>
        <w:spacing/>
        <w:ind/>
        <w:rPr/>
      </w:pPr>
      <w:r/>
      <w:bookmarkStart w:id="88" w:name="_Toc88"/>
      <w:r>
        <w:t xml:space="preserve">APÊNDICE K – RECURSOS DE APOIO À IMPLANTAÇÃO</w:t>
      </w:r>
      <w:r/>
      <w:bookmarkEnd w:id="88"/>
      <w:r/>
      <w:r/>
    </w:p>
    <w:p>
      <w:pPr>
        <w:pBdr/>
        <w:spacing/>
        <w:ind/>
        <w:rPr/>
      </w:pPr>
      <w:r>
        <w:t xml:space="preserve">Os documentos de apoio ao usuário final estão disponíveis na pasta “ApêndiceK” que acompanha este documento.</w:t>
      </w: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4"/>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4"/>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4"/>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4"/>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4"/>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4" w:default="1">
    <w:name w:val="Normal"/>
    <w:qFormat/>
    <w:pPr>
      <w:pBdr/>
      <w:spacing w:after="240" w:line="360" w:lineRule="auto"/>
      <w:ind/>
      <w:jc w:val="both"/>
    </w:pPr>
    <w:rPr>
      <w:sz w:val="24"/>
      <w:szCs w:val="22"/>
    </w:rPr>
  </w:style>
  <w:style w:type="paragraph" w:styleId="1635">
    <w:name w:val="Heading 1"/>
    <w:basedOn w:val="1634"/>
    <w:next w:val="1634"/>
    <w:link w:val="1787"/>
    <w:qFormat/>
    <w:pPr>
      <w:keepNext w:val="true"/>
      <w:pBdr/>
      <w:spacing/>
      <w:ind/>
      <w:outlineLvl w:val="0"/>
    </w:pPr>
    <w:rPr>
      <w:b/>
      <w:bCs/>
    </w:rPr>
  </w:style>
  <w:style w:type="paragraph" w:styleId="1636">
    <w:name w:val="Heading 2"/>
    <w:basedOn w:val="1634"/>
    <w:next w:val="1634"/>
    <w:link w:val="1788"/>
    <w:qFormat/>
    <w:pPr>
      <w:keepNext w:val="true"/>
      <w:pBdr/>
      <w:spacing/>
      <w:ind/>
      <w:outlineLvl w:val="1"/>
    </w:pPr>
    <w:rPr>
      <w:rFonts w:cs="Arial"/>
      <w:bCs/>
      <w:iCs/>
      <w:caps/>
    </w:rPr>
  </w:style>
  <w:style w:type="paragraph" w:styleId="1637">
    <w:name w:val="Heading 3"/>
    <w:basedOn w:val="1634"/>
    <w:next w:val="1634"/>
    <w:link w:val="1789"/>
    <w:qFormat/>
    <w:pPr>
      <w:keepNext w:val="true"/>
      <w:pBdr/>
      <w:spacing/>
      <w:ind/>
      <w:outlineLvl w:val="2"/>
    </w:pPr>
    <w:rPr>
      <w:rFonts w:cs="Arial"/>
      <w:b/>
      <w:bCs/>
      <w:szCs w:val="26"/>
    </w:rPr>
  </w:style>
  <w:style w:type="paragraph" w:styleId="1638">
    <w:name w:val="Heading 4"/>
    <w:basedOn w:val="1634"/>
    <w:next w:val="1634"/>
    <w:link w:val="179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9">
    <w:name w:val="Heading 5"/>
    <w:basedOn w:val="1634"/>
    <w:next w:val="1634"/>
    <w:link w:val="179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40">
    <w:name w:val="Heading 6"/>
    <w:basedOn w:val="1634"/>
    <w:next w:val="1634"/>
    <w:link w:val="179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1">
    <w:name w:val="Heading 7"/>
    <w:basedOn w:val="1634"/>
    <w:next w:val="1634"/>
    <w:link w:val="17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2">
    <w:name w:val="Heading 8"/>
    <w:basedOn w:val="1634"/>
    <w:next w:val="1634"/>
    <w:link w:val="17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3">
    <w:name w:val="Heading 9"/>
    <w:basedOn w:val="1634"/>
    <w:next w:val="1634"/>
    <w:link w:val="17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4" w:default="1">
    <w:name w:val="Default Paragraph Font"/>
    <w:uiPriority w:val="1"/>
    <w:semiHidden/>
    <w:unhideWhenUsed/>
    <w:pPr>
      <w:pBdr/>
      <w:spacing/>
      <w:ind/>
    </w:pPr>
  </w:style>
  <w:style w:type="table" w:styleId="16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6" w:default="1">
    <w:name w:val="No List"/>
    <w:uiPriority w:val="99"/>
    <w:semiHidden/>
    <w:unhideWhenUsed/>
    <w:pPr>
      <w:pBdr/>
      <w:spacing/>
      <w:ind/>
    </w:pPr>
  </w:style>
  <w:style w:type="character" w:styleId="1647" w:customStyle="1">
    <w:name w:val="Heading 1 Char"/>
    <w:basedOn w:val="1644"/>
    <w:uiPriority w:val="9"/>
    <w:pPr>
      <w:pBdr/>
      <w:spacing/>
      <w:ind/>
    </w:pPr>
    <w:rPr>
      <w:rFonts w:ascii="Arial" w:hAnsi="Arial" w:eastAsia="Arial" w:cs="Arial"/>
      <w:color w:val="365f91" w:themeColor="accent1" w:themeShade="BF"/>
      <w:sz w:val="40"/>
      <w:szCs w:val="40"/>
    </w:rPr>
  </w:style>
  <w:style w:type="character" w:styleId="1648" w:customStyle="1">
    <w:name w:val="Heading 2 Char"/>
    <w:basedOn w:val="1644"/>
    <w:uiPriority w:val="9"/>
    <w:pPr>
      <w:pBdr/>
      <w:spacing/>
      <w:ind/>
    </w:pPr>
    <w:rPr>
      <w:rFonts w:ascii="Arial" w:hAnsi="Arial" w:eastAsia="Arial" w:cs="Arial"/>
      <w:color w:val="365f91" w:themeColor="accent1" w:themeShade="BF"/>
      <w:sz w:val="32"/>
      <w:szCs w:val="32"/>
    </w:rPr>
  </w:style>
  <w:style w:type="character" w:styleId="1649" w:customStyle="1">
    <w:name w:val="Heading 3 Char"/>
    <w:basedOn w:val="1644"/>
    <w:uiPriority w:val="9"/>
    <w:pPr>
      <w:pBdr/>
      <w:spacing/>
      <w:ind/>
    </w:pPr>
    <w:rPr>
      <w:rFonts w:ascii="Arial" w:hAnsi="Arial" w:eastAsia="Arial" w:cs="Arial"/>
      <w:color w:val="365f91" w:themeColor="accent1" w:themeShade="BF"/>
      <w:sz w:val="28"/>
      <w:szCs w:val="28"/>
    </w:rPr>
  </w:style>
  <w:style w:type="character" w:styleId="1650" w:customStyle="1">
    <w:name w:val="Heading 4 Char"/>
    <w:basedOn w:val="1644"/>
    <w:uiPriority w:val="9"/>
    <w:pPr>
      <w:pBdr/>
      <w:spacing/>
      <w:ind/>
    </w:pPr>
    <w:rPr>
      <w:rFonts w:ascii="Arial" w:hAnsi="Arial" w:eastAsia="Arial" w:cs="Arial"/>
      <w:i/>
      <w:iCs/>
      <w:color w:val="365f91" w:themeColor="accent1" w:themeShade="BF"/>
    </w:rPr>
  </w:style>
  <w:style w:type="character" w:styleId="1651" w:customStyle="1">
    <w:name w:val="Heading 5 Char"/>
    <w:basedOn w:val="1644"/>
    <w:uiPriority w:val="9"/>
    <w:pPr>
      <w:pBdr/>
      <w:spacing/>
      <w:ind/>
    </w:pPr>
    <w:rPr>
      <w:rFonts w:ascii="Arial" w:hAnsi="Arial" w:eastAsia="Arial" w:cs="Arial"/>
      <w:color w:val="365f91" w:themeColor="accent1" w:themeShade="BF"/>
    </w:rPr>
  </w:style>
  <w:style w:type="character" w:styleId="1652" w:customStyle="1">
    <w:name w:val="Heading 6 Char"/>
    <w:basedOn w:val="1644"/>
    <w:uiPriority w:val="9"/>
    <w:pPr>
      <w:pBdr/>
      <w:spacing/>
      <w:ind/>
    </w:pPr>
    <w:rPr>
      <w:rFonts w:ascii="Arial" w:hAnsi="Arial" w:eastAsia="Arial" w:cs="Arial"/>
      <w:i/>
      <w:iCs/>
      <w:color w:val="595959" w:themeColor="text1" w:themeTint="A6"/>
    </w:rPr>
  </w:style>
  <w:style w:type="character" w:styleId="1653" w:customStyle="1">
    <w:name w:val="Heading 7 Char"/>
    <w:basedOn w:val="1644"/>
    <w:uiPriority w:val="9"/>
    <w:pPr>
      <w:pBdr/>
      <w:spacing/>
      <w:ind/>
    </w:pPr>
    <w:rPr>
      <w:rFonts w:ascii="Arial" w:hAnsi="Arial" w:eastAsia="Arial" w:cs="Arial"/>
      <w:color w:val="595959" w:themeColor="text1" w:themeTint="A6"/>
    </w:rPr>
  </w:style>
  <w:style w:type="character" w:styleId="1654" w:customStyle="1">
    <w:name w:val="Heading 8 Char"/>
    <w:basedOn w:val="1644"/>
    <w:uiPriority w:val="9"/>
    <w:pPr>
      <w:pBdr/>
      <w:spacing/>
      <w:ind/>
    </w:pPr>
    <w:rPr>
      <w:rFonts w:ascii="Arial" w:hAnsi="Arial" w:eastAsia="Arial" w:cs="Arial"/>
      <w:i/>
      <w:iCs/>
      <w:color w:val="272727" w:themeColor="text1" w:themeTint="D8"/>
    </w:rPr>
  </w:style>
  <w:style w:type="character" w:styleId="1655" w:customStyle="1">
    <w:name w:val="Heading 9 Char"/>
    <w:basedOn w:val="1644"/>
    <w:uiPriority w:val="9"/>
    <w:pPr>
      <w:pBdr/>
      <w:spacing/>
      <w:ind/>
    </w:pPr>
    <w:rPr>
      <w:rFonts w:ascii="Arial" w:hAnsi="Arial" w:eastAsia="Arial" w:cs="Arial"/>
      <w:i/>
      <w:iCs/>
      <w:color w:val="272727" w:themeColor="text1" w:themeTint="D8"/>
    </w:rPr>
  </w:style>
  <w:style w:type="character" w:styleId="1656" w:customStyle="1">
    <w:name w:val="Title Char"/>
    <w:basedOn w:val="1644"/>
    <w:uiPriority w:val="10"/>
    <w:pPr>
      <w:pBdr/>
      <w:spacing/>
      <w:ind/>
    </w:pPr>
    <w:rPr>
      <w:rFonts w:ascii="Arial" w:hAnsi="Arial" w:eastAsia="Arial" w:cs="Arial"/>
      <w:spacing w:val="-10"/>
      <w:sz w:val="56"/>
      <w:szCs w:val="56"/>
    </w:rPr>
  </w:style>
  <w:style w:type="character" w:styleId="1657" w:customStyle="1">
    <w:name w:val="Subtitle Char"/>
    <w:basedOn w:val="1644"/>
    <w:uiPriority w:val="11"/>
    <w:pPr>
      <w:pBdr/>
      <w:spacing/>
      <w:ind/>
    </w:pPr>
    <w:rPr>
      <w:color w:val="595959" w:themeColor="text1" w:themeTint="A6"/>
      <w:spacing w:val="15"/>
      <w:sz w:val="28"/>
      <w:szCs w:val="28"/>
    </w:rPr>
  </w:style>
  <w:style w:type="character" w:styleId="1658" w:customStyle="1">
    <w:name w:val="Quote Char"/>
    <w:basedOn w:val="1644"/>
    <w:uiPriority w:val="29"/>
    <w:pPr>
      <w:pBdr/>
      <w:spacing/>
      <w:ind/>
    </w:pPr>
    <w:rPr>
      <w:i/>
      <w:iCs/>
      <w:color w:val="404040" w:themeColor="text1" w:themeTint="BF"/>
    </w:rPr>
  </w:style>
  <w:style w:type="character" w:styleId="1659" w:customStyle="1">
    <w:name w:val="Intense Quote Char"/>
    <w:basedOn w:val="1644"/>
    <w:uiPriority w:val="30"/>
    <w:pPr>
      <w:pBdr/>
      <w:spacing/>
      <w:ind/>
    </w:pPr>
    <w:rPr>
      <w:i/>
      <w:iCs/>
      <w:color w:val="365f91" w:themeColor="accent1" w:themeShade="BF"/>
    </w:rPr>
  </w:style>
  <w:style w:type="character" w:styleId="1660" w:customStyle="1">
    <w:name w:val="Footnote Text Char"/>
    <w:basedOn w:val="1644"/>
    <w:uiPriority w:val="99"/>
    <w:semiHidden/>
    <w:pPr>
      <w:pBdr/>
      <w:spacing/>
      <w:ind/>
    </w:pPr>
    <w:rPr>
      <w:sz w:val="20"/>
      <w:szCs w:val="20"/>
    </w:rPr>
  </w:style>
  <w:style w:type="character" w:styleId="1661" w:customStyle="1">
    <w:name w:val="Endnote Text Char"/>
    <w:basedOn w:val="1644"/>
    <w:uiPriority w:val="99"/>
    <w:semiHidden/>
    <w:pPr>
      <w:pBdr/>
      <w:spacing/>
      <w:ind/>
    </w:pPr>
    <w:rPr>
      <w:sz w:val="20"/>
      <w:szCs w:val="20"/>
    </w:rPr>
  </w:style>
  <w:style w:type="table" w:styleId="1662" w:customStyle="1">
    <w:name w:val="Table Grid Light"/>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1"/>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2"/>
    <w:basedOn w:val="164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3"/>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4"/>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Plain Table 5"/>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w:basedOn w:val="164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1 Light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2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3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w:basedOn w:val="164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1"/>
    <w:basedOn w:val="164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2"/>
    <w:basedOn w:val="164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3"/>
    <w:basedOn w:val="164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4"/>
    <w:basedOn w:val="164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5"/>
    <w:basedOn w:val="164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4 - Accent 6"/>
    <w:basedOn w:val="164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Accent 1"/>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2"/>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 Accent 3"/>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Accent 4"/>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5"/>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Grid Table 5 Dark - Accent 6"/>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6 Colorful"/>
    <w:basedOn w:val="164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1"/>
    <w:basedOn w:val="164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3"/>
    <w:basedOn w:val="164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5"/>
    <w:basedOn w:val="164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Grid Table 6 Colorful - Accent 6"/>
    <w:basedOn w:val="164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w:basedOn w:val="164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1"/>
    <w:basedOn w:val="164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2"/>
    <w:basedOn w:val="164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3"/>
    <w:basedOn w:val="164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4"/>
    <w:basedOn w:val="164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5"/>
    <w:basedOn w:val="164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Grid Table 7 Colorful - Accent 6"/>
    <w:basedOn w:val="164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1"/>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2"/>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3"/>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4"/>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5"/>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1 Light - Accent 6"/>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w:basedOn w:val="164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1"/>
    <w:basedOn w:val="164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2"/>
    <w:basedOn w:val="164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3"/>
    <w:basedOn w:val="164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4"/>
    <w:basedOn w:val="164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5"/>
    <w:basedOn w:val="164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2 - Accent 6"/>
    <w:basedOn w:val="164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1"/>
    <w:basedOn w:val="164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3"/>
    <w:basedOn w:val="164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5"/>
    <w:basedOn w:val="164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3 - Accent 6"/>
    <w:basedOn w:val="164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1"/>
    <w:basedOn w:val="164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2"/>
    <w:basedOn w:val="164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3"/>
    <w:basedOn w:val="164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4"/>
    <w:basedOn w:val="164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5"/>
    <w:basedOn w:val="164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4 - Accent 6"/>
    <w:basedOn w:val="164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5 Dark"/>
    <w:basedOn w:val="164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1"/>
    <w:basedOn w:val="164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2"/>
    <w:basedOn w:val="164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3"/>
    <w:basedOn w:val="164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4"/>
    <w:basedOn w:val="164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5"/>
    <w:basedOn w:val="164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st Table 5 Dark - Accent 6"/>
    <w:basedOn w:val="164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w:basedOn w:val="164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1"/>
    <w:basedOn w:val="164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2"/>
    <w:basedOn w:val="164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3"/>
    <w:basedOn w:val="164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4"/>
    <w:basedOn w:val="164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5"/>
    <w:basedOn w:val="164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List Table 6 Colorful - Accent 6"/>
    <w:basedOn w:val="164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7 Colorful"/>
    <w:basedOn w:val="164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1"/>
    <w:basedOn w:val="164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2"/>
    <w:basedOn w:val="164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3"/>
    <w:basedOn w:val="164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4"/>
    <w:basedOn w:val="164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5"/>
    <w:basedOn w:val="164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st Table 7 Colorful - Accent 6"/>
    <w:basedOn w:val="164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1"/>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2"/>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3"/>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4"/>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5"/>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Lined - Accent 6"/>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w:basedOn w:val="164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1"/>
    <w:basedOn w:val="164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2"/>
    <w:basedOn w:val="164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3"/>
    <w:basedOn w:val="164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4"/>
    <w:basedOn w:val="164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5"/>
    <w:basedOn w:val="164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amp; Lined - Accent 6"/>
    <w:basedOn w:val="164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w:basedOn w:val="164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Bordered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7" w:customStyle="1">
    <w:name w:val="Título 1 Char"/>
    <w:basedOn w:val="1644"/>
    <w:link w:val="1635"/>
    <w:uiPriority w:val="9"/>
    <w:pPr>
      <w:pBdr/>
      <w:spacing/>
      <w:ind/>
    </w:pPr>
    <w:rPr>
      <w:rFonts w:ascii="Arial" w:hAnsi="Arial" w:eastAsia="Arial" w:cs="Arial"/>
      <w:color w:val="365f91" w:themeColor="accent1" w:themeShade="BF"/>
      <w:sz w:val="40"/>
      <w:szCs w:val="40"/>
    </w:rPr>
  </w:style>
  <w:style w:type="character" w:styleId="1788" w:customStyle="1">
    <w:name w:val="Título 2 Char"/>
    <w:basedOn w:val="1644"/>
    <w:link w:val="1636"/>
    <w:uiPriority w:val="9"/>
    <w:pPr>
      <w:pBdr/>
      <w:spacing/>
      <w:ind/>
    </w:pPr>
    <w:rPr>
      <w:rFonts w:ascii="Arial" w:hAnsi="Arial" w:eastAsia="Arial" w:cs="Arial"/>
      <w:color w:val="365f91" w:themeColor="accent1" w:themeShade="BF"/>
      <w:sz w:val="32"/>
      <w:szCs w:val="32"/>
    </w:rPr>
  </w:style>
  <w:style w:type="character" w:styleId="1789" w:customStyle="1">
    <w:name w:val="Título 3 Char"/>
    <w:basedOn w:val="1644"/>
    <w:link w:val="1637"/>
    <w:pPr>
      <w:pBdr/>
      <w:spacing/>
      <w:ind/>
    </w:pPr>
    <w:rPr>
      <w:rFonts w:cs="Arial"/>
      <w:b/>
      <w:bCs/>
      <w:sz w:val="24"/>
      <w:szCs w:val="26"/>
    </w:rPr>
  </w:style>
  <w:style w:type="character" w:styleId="1790" w:customStyle="1">
    <w:name w:val="Título 4 Char"/>
    <w:basedOn w:val="1644"/>
    <w:link w:val="1638"/>
    <w:uiPriority w:val="9"/>
    <w:pPr>
      <w:pBdr/>
      <w:spacing/>
      <w:ind/>
    </w:pPr>
    <w:rPr>
      <w:rFonts w:ascii="Arial" w:hAnsi="Arial" w:eastAsia="Arial" w:cs="Arial"/>
      <w:i/>
      <w:iCs/>
      <w:color w:val="365f91" w:themeColor="accent1" w:themeShade="BF"/>
    </w:rPr>
  </w:style>
  <w:style w:type="character" w:styleId="1791" w:customStyle="1">
    <w:name w:val="Título 5 Char"/>
    <w:basedOn w:val="1644"/>
    <w:link w:val="1639"/>
    <w:uiPriority w:val="9"/>
    <w:pPr>
      <w:pBdr/>
      <w:spacing/>
      <w:ind/>
    </w:pPr>
    <w:rPr>
      <w:rFonts w:ascii="Arial" w:hAnsi="Arial" w:eastAsia="Arial" w:cs="Arial"/>
      <w:color w:val="365f91" w:themeColor="accent1" w:themeShade="BF"/>
    </w:rPr>
  </w:style>
  <w:style w:type="character" w:styleId="1792" w:customStyle="1">
    <w:name w:val="Título 6 Char"/>
    <w:basedOn w:val="1644"/>
    <w:link w:val="1640"/>
    <w:uiPriority w:val="9"/>
    <w:pPr>
      <w:pBdr/>
      <w:spacing/>
      <w:ind/>
    </w:pPr>
    <w:rPr>
      <w:rFonts w:ascii="Arial" w:hAnsi="Arial" w:eastAsia="Arial" w:cs="Arial"/>
      <w:i/>
      <w:iCs/>
      <w:color w:val="595959" w:themeColor="text1" w:themeTint="A6"/>
    </w:rPr>
  </w:style>
  <w:style w:type="character" w:styleId="1793" w:customStyle="1">
    <w:name w:val="Título 7 Char"/>
    <w:basedOn w:val="1644"/>
    <w:link w:val="1641"/>
    <w:uiPriority w:val="9"/>
    <w:pPr>
      <w:pBdr/>
      <w:spacing/>
      <w:ind/>
    </w:pPr>
    <w:rPr>
      <w:rFonts w:ascii="Arial" w:hAnsi="Arial" w:eastAsia="Arial" w:cs="Arial"/>
      <w:color w:val="595959" w:themeColor="text1" w:themeTint="A6"/>
    </w:rPr>
  </w:style>
  <w:style w:type="character" w:styleId="1794" w:customStyle="1">
    <w:name w:val="Título 8 Char"/>
    <w:basedOn w:val="1644"/>
    <w:link w:val="1642"/>
    <w:uiPriority w:val="9"/>
    <w:pPr>
      <w:pBdr/>
      <w:spacing/>
      <w:ind/>
    </w:pPr>
    <w:rPr>
      <w:rFonts w:ascii="Arial" w:hAnsi="Arial" w:eastAsia="Arial" w:cs="Arial"/>
      <w:i/>
      <w:iCs/>
      <w:color w:val="272727" w:themeColor="text1" w:themeTint="D8"/>
    </w:rPr>
  </w:style>
  <w:style w:type="character" w:styleId="1795" w:customStyle="1">
    <w:name w:val="Título 9 Char"/>
    <w:basedOn w:val="1644"/>
    <w:link w:val="1643"/>
    <w:uiPriority w:val="9"/>
    <w:pPr>
      <w:pBdr/>
      <w:spacing/>
      <w:ind/>
    </w:pPr>
    <w:rPr>
      <w:rFonts w:ascii="Arial" w:hAnsi="Arial" w:eastAsia="Arial" w:cs="Arial"/>
      <w:i/>
      <w:iCs/>
      <w:color w:val="272727" w:themeColor="text1" w:themeTint="D8"/>
    </w:rPr>
  </w:style>
  <w:style w:type="paragraph" w:styleId="1796">
    <w:name w:val="Title"/>
    <w:basedOn w:val="1634"/>
    <w:next w:val="1634"/>
    <w:link w:val="1797"/>
    <w:uiPriority w:val="10"/>
    <w:qFormat/>
    <w:pPr>
      <w:pBdr/>
      <w:spacing w:after="80" w:line="240" w:lineRule="auto"/>
      <w:ind/>
      <w:contextualSpacing w:val="true"/>
    </w:pPr>
    <w:rPr>
      <w:rFonts w:ascii="Arial" w:hAnsi="Arial" w:eastAsia="Arial" w:cs="Arial"/>
      <w:spacing w:val="-10"/>
      <w:sz w:val="56"/>
      <w:szCs w:val="56"/>
    </w:rPr>
  </w:style>
  <w:style w:type="character" w:styleId="1797" w:customStyle="1">
    <w:name w:val="Título Char"/>
    <w:basedOn w:val="1644"/>
    <w:link w:val="1796"/>
    <w:uiPriority w:val="10"/>
    <w:pPr>
      <w:pBdr/>
      <w:spacing/>
      <w:ind/>
    </w:pPr>
    <w:rPr>
      <w:rFonts w:ascii="Arial" w:hAnsi="Arial" w:eastAsia="Arial" w:cs="Arial"/>
      <w:spacing w:val="-10"/>
      <w:sz w:val="56"/>
      <w:szCs w:val="56"/>
    </w:rPr>
  </w:style>
  <w:style w:type="paragraph" w:styleId="1798">
    <w:name w:val="Subtitle"/>
    <w:basedOn w:val="1634"/>
    <w:next w:val="1634"/>
    <w:link w:val="1799"/>
    <w:uiPriority w:val="11"/>
    <w:qFormat/>
    <w:pPr>
      <w:numPr>
        <w:ilvl w:val="1"/>
      </w:numPr>
      <w:pBdr/>
      <w:spacing/>
      <w:ind/>
    </w:pPr>
    <w:rPr>
      <w:color w:val="595959" w:themeColor="text1" w:themeTint="A6"/>
      <w:spacing w:val="15"/>
      <w:sz w:val="28"/>
      <w:szCs w:val="28"/>
    </w:rPr>
  </w:style>
  <w:style w:type="character" w:styleId="1799" w:customStyle="1">
    <w:name w:val="Subtítulo Char"/>
    <w:basedOn w:val="1644"/>
    <w:link w:val="1798"/>
    <w:uiPriority w:val="11"/>
    <w:pPr>
      <w:pBdr/>
      <w:spacing/>
      <w:ind/>
    </w:pPr>
    <w:rPr>
      <w:color w:val="595959" w:themeColor="text1" w:themeTint="A6"/>
      <w:spacing w:val="15"/>
      <w:sz w:val="28"/>
      <w:szCs w:val="28"/>
    </w:rPr>
  </w:style>
  <w:style w:type="paragraph" w:styleId="1800">
    <w:name w:val="Quote"/>
    <w:basedOn w:val="1634"/>
    <w:next w:val="1634"/>
    <w:link w:val="1801"/>
    <w:uiPriority w:val="29"/>
    <w:qFormat/>
    <w:pPr>
      <w:pBdr/>
      <w:spacing w:before="160"/>
      <w:ind/>
      <w:jc w:val="center"/>
    </w:pPr>
    <w:rPr>
      <w:i/>
      <w:iCs/>
      <w:color w:val="404040" w:themeColor="text1" w:themeTint="BF"/>
    </w:rPr>
  </w:style>
  <w:style w:type="character" w:styleId="1801" w:customStyle="1">
    <w:name w:val="Citação Char"/>
    <w:basedOn w:val="1644"/>
    <w:link w:val="1800"/>
    <w:uiPriority w:val="29"/>
    <w:pPr>
      <w:pBdr/>
      <w:spacing/>
      <w:ind/>
    </w:pPr>
    <w:rPr>
      <w:i/>
      <w:iCs/>
      <w:color w:val="404040" w:themeColor="text1" w:themeTint="BF"/>
    </w:rPr>
  </w:style>
  <w:style w:type="character" w:styleId="1802">
    <w:name w:val="Intense Emphasis"/>
    <w:basedOn w:val="1644"/>
    <w:uiPriority w:val="21"/>
    <w:qFormat/>
    <w:pPr>
      <w:pBdr/>
      <w:spacing/>
      <w:ind/>
    </w:pPr>
    <w:rPr>
      <w:i/>
      <w:iCs/>
      <w:color w:val="365f91" w:themeColor="accent1" w:themeShade="BF"/>
    </w:rPr>
  </w:style>
  <w:style w:type="paragraph" w:styleId="1803">
    <w:name w:val="Intense Quote"/>
    <w:basedOn w:val="1634"/>
    <w:next w:val="1634"/>
    <w:link w:val="180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4" w:customStyle="1">
    <w:name w:val="Citação Intensa Char"/>
    <w:basedOn w:val="1644"/>
    <w:link w:val="1803"/>
    <w:uiPriority w:val="30"/>
    <w:pPr>
      <w:pBdr/>
      <w:spacing/>
      <w:ind/>
    </w:pPr>
    <w:rPr>
      <w:i/>
      <w:iCs/>
      <w:color w:val="365f91" w:themeColor="accent1" w:themeShade="BF"/>
    </w:rPr>
  </w:style>
  <w:style w:type="character" w:styleId="1805">
    <w:name w:val="Intense Reference"/>
    <w:basedOn w:val="1644"/>
    <w:uiPriority w:val="32"/>
    <w:qFormat/>
    <w:pPr>
      <w:pBdr/>
      <w:spacing/>
      <w:ind/>
    </w:pPr>
    <w:rPr>
      <w:b/>
      <w:bCs/>
      <w:smallCaps/>
      <w:color w:val="365f91" w:themeColor="accent1" w:themeShade="BF"/>
      <w:spacing w:val="5"/>
    </w:rPr>
  </w:style>
  <w:style w:type="character" w:styleId="1806">
    <w:name w:val="Subtle Emphasis"/>
    <w:basedOn w:val="1644"/>
    <w:uiPriority w:val="19"/>
    <w:qFormat/>
    <w:pPr>
      <w:pBdr/>
      <w:spacing/>
      <w:ind/>
    </w:pPr>
    <w:rPr>
      <w:i/>
      <w:iCs/>
      <w:color w:val="404040" w:themeColor="text1" w:themeTint="BF"/>
    </w:rPr>
  </w:style>
  <w:style w:type="character" w:styleId="1807">
    <w:name w:val="Emphasis"/>
    <w:basedOn w:val="1644"/>
    <w:uiPriority w:val="20"/>
    <w:qFormat/>
    <w:pPr>
      <w:pBdr/>
      <w:spacing/>
      <w:ind/>
    </w:pPr>
    <w:rPr>
      <w:i/>
      <w:iCs/>
    </w:rPr>
  </w:style>
  <w:style w:type="character" w:styleId="1808">
    <w:name w:val="Subtle Reference"/>
    <w:basedOn w:val="1644"/>
    <w:uiPriority w:val="31"/>
    <w:qFormat/>
    <w:pPr>
      <w:pBdr/>
      <w:spacing/>
      <w:ind/>
    </w:pPr>
    <w:rPr>
      <w:smallCaps/>
      <w:color w:val="5a5a5a" w:themeColor="text1" w:themeTint="A5"/>
    </w:rPr>
  </w:style>
  <w:style w:type="character" w:styleId="1809">
    <w:name w:val="Book Title"/>
    <w:basedOn w:val="1644"/>
    <w:uiPriority w:val="33"/>
    <w:qFormat/>
    <w:pPr>
      <w:pBdr/>
      <w:spacing/>
      <w:ind/>
    </w:pPr>
    <w:rPr>
      <w:b/>
      <w:bCs/>
      <w:i/>
      <w:iCs/>
      <w:spacing w:val="5"/>
    </w:rPr>
  </w:style>
  <w:style w:type="character" w:styleId="1810" w:customStyle="1">
    <w:name w:val="Header Char"/>
    <w:basedOn w:val="1644"/>
    <w:uiPriority w:val="99"/>
    <w:pPr>
      <w:pBdr/>
      <w:spacing/>
      <w:ind/>
    </w:pPr>
  </w:style>
  <w:style w:type="character" w:styleId="1811" w:customStyle="1">
    <w:name w:val="Footer Char"/>
    <w:basedOn w:val="1644"/>
    <w:uiPriority w:val="99"/>
    <w:pPr>
      <w:pBdr/>
      <w:spacing/>
      <w:ind/>
    </w:pPr>
  </w:style>
  <w:style w:type="paragraph" w:styleId="1812">
    <w:name w:val="footnote text"/>
    <w:basedOn w:val="1634"/>
    <w:link w:val="1813"/>
    <w:uiPriority w:val="99"/>
    <w:semiHidden/>
    <w:unhideWhenUsed/>
    <w:pPr>
      <w:pBdr/>
      <w:spacing w:after="0" w:line="240" w:lineRule="auto"/>
      <w:ind/>
    </w:pPr>
    <w:rPr>
      <w:sz w:val="20"/>
      <w:szCs w:val="20"/>
    </w:rPr>
  </w:style>
  <w:style w:type="character" w:styleId="1813" w:customStyle="1">
    <w:name w:val="Texto de nota de rodapé Char"/>
    <w:basedOn w:val="1644"/>
    <w:link w:val="1812"/>
    <w:uiPriority w:val="99"/>
    <w:semiHidden/>
    <w:pPr>
      <w:pBdr/>
      <w:spacing/>
      <w:ind/>
    </w:pPr>
    <w:rPr>
      <w:sz w:val="20"/>
      <w:szCs w:val="20"/>
    </w:rPr>
  </w:style>
  <w:style w:type="character" w:styleId="1814">
    <w:name w:val="footnote reference"/>
    <w:basedOn w:val="1644"/>
    <w:uiPriority w:val="99"/>
    <w:semiHidden/>
    <w:unhideWhenUsed/>
    <w:pPr>
      <w:pBdr/>
      <w:spacing/>
      <w:ind/>
    </w:pPr>
    <w:rPr>
      <w:vertAlign w:val="superscript"/>
    </w:rPr>
  </w:style>
  <w:style w:type="paragraph" w:styleId="1815">
    <w:name w:val="endnote text"/>
    <w:basedOn w:val="1634"/>
    <w:link w:val="1816"/>
    <w:uiPriority w:val="99"/>
    <w:semiHidden/>
    <w:unhideWhenUsed/>
    <w:pPr>
      <w:pBdr/>
      <w:spacing w:after="0" w:line="240" w:lineRule="auto"/>
      <w:ind/>
    </w:pPr>
    <w:rPr>
      <w:sz w:val="20"/>
      <w:szCs w:val="20"/>
    </w:rPr>
  </w:style>
  <w:style w:type="character" w:styleId="1816" w:customStyle="1">
    <w:name w:val="Texto de nota de fim Char"/>
    <w:basedOn w:val="1644"/>
    <w:link w:val="1815"/>
    <w:uiPriority w:val="99"/>
    <w:semiHidden/>
    <w:pPr>
      <w:pBdr/>
      <w:spacing/>
      <w:ind/>
    </w:pPr>
    <w:rPr>
      <w:sz w:val="20"/>
      <w:szCs w:val="20"/>
    </w:rPr>
  </w:style>
  <w:style w:type="character" w:styleId="1817">
    <w:name w:val="endnote reference"/>
    <w:basedOn w:val="1644"/>
    <w:uiPriority w:val="99"/>
    <w:semiHidden/>
    <w:unhideWhenUsed/>
    <w:pPr>
      <w:pBdr/>
      <w:spacing/>
      <w:ind/>
    </w:pPr>
    <w:rPr>
      <w:vertAlign w:val="superscript"/>
    </w:rPr>
  </w:style>
  <w:style w:type="character" w:styleId="1818">
    <w:name w:val="Placeholder Text"/>
    <w:basedOn w:val="1644"/>
    <w:uiPriority w:val="99"/>
    <w:semiHidden/>
    <w:pPr>
      <w:pBdr/>
      <w:spacing/>
      <w:ind/>
    </w:pPr>
    <w:rPr>
      <w:color w:val="666666"/>
    </w:rPr>
  </w:style>
  <w:style w:type="paragraph" w:styleId="1819">
    <w:name w:val="TOC Heading"/>
    <w:uiPriority w:val="39"/>
    <w:unhideWhenUsed/>
    <w:pPr>
      <w:pBdr/>
      <w:spacing/>
      <w:ind/>
    </w:pPr>
  </w:style>
  <w:style w:type="paragraph" w:styleId="1820">
    <w:name w:val="HTML Preformatted"/>
    <w:basedOn w:val="1634"/>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1" w:customStyle="1">
    <w:name w:val="Default"/>
    <w:pPr>
      <w:pBdr/>
      <w:spacing/>
      <w:ind/>
    </w:pPr>
    <w:rPr>
      <w:rFonts w:ascii="INKKGO+TimesNewRoman" w:hAnsi="INKKGO+TimesNewRoman" w:cs="INKKGO+TimesNewRoman"/>
      <w:color w:val="000000"/>
      <w:sz w:val="24"/>
      <w:szCs w:val="24"/>
    </w:rPr>
  </w:style>
  <w:style w:type="paragraph" w:styleId="1822">
    <w:name w:val="Footer"/>
    <w:basedOn w:val="1634"/>
    <w:link w:val="1843"/>
    <w:uiPriority w:val="99"/>
    <w:pPr>
      <w:pBdr/>
      <w:tabs>
        <w:tab w:val="center" w:leader="none" w:pos="4419"/>
        <w:tab w:val="right" w:leader="none" w:pos="8838"/>
      </w:tabs>
      <w:spacing/>
      <w:ind/>
    </w:pPr>
  </w:style>
  <w:style w:type="character" w:styleId="1823">
    <w:name w:val="page number"/>
    <w:basedOn w:val="1644"/>
    <w:semiHidden/>
    <w:pPr>
      <w:pBdr/>
      <w:spacing/>
      <w:ind/>
    </w:pPr>
  </w:style>
  <w:style w:type="paragraph" w:styleId="1824">
    <w:name w:val="Header"/>
    <w:basedOn w:val="1634"/>
    <w:link w:val="1840"/>
    <w:uiPriority w:val="99"/>
    <w:pPr>
      <w:pBdr/>
      <w:tabs>
        <w:tab w:val="center" w:leader="none" w:pos="4419"/>
        <w:tab w:val="right" w:leader="none" w:pos="8838"/>
      </w:tabs>
      <w:spacing/>
      <w:ind/>
    </w:pPr>
  </w:style>
  <w:style w:type="paragraph" w:styleId="1825">
    <w:name w:val="toc 1"/>
    <w:basedOn w:val="1634"/>
    <w:next w:val="1634"/>
    <w:uiPriority w:val="39"/>
    <w:pPr>
      <w:pBdr/>
      <w:spacing/>
      <w:ind/>
    </w:pPr>
    <w:rPr>
      <w:b/>
    </w:rPr>
  </w:style>
  <w:style w:type="paragraph" w:styleId="1826">
    <w:name w:val="toc 2"/>
    <w:basedOn w:val="1634"/>
    <w:next w:val="1634"/>
    <w:uiPriority w:val="39"/>
    <w:pPr>
      <w:pBdr/>
      <w:spacing/>
      <w:ind w:left="240"/>
    </w:pPr>
  </w:style>
  <w:style w:type="paragraph" w:styleId="1827">
    <w:name w:val="toc 3"/>
    <w:basedOn w:val="1634"/>
    <w:next w:val="1634"/>
    <w:uiPriority w:val="39"/>
    <w:pPr>
      <w:pBdr/>
      <w:spacing/>
      <w:ind w:left="480"/>
    </w:pPr>
    <w:rPr>
      <w:b/>
    </w:rPr>
  </w:style>
  <w:style w:type="character" w:styleId="1828">
    <w:name w:val="Hyperlink"/>
    <w:basedOn w:val="1644"/>
    <w:uiPriority w:val="99"/>
    <w:pPr>
      <w:pBdr/>
      <w:spacing/>
      <w:ind/>
    </w:pPr>
    <w:rPr>
      <w:color w:val="0000ff"/>
      <w:u w:val="single"/>
    </w:rPr>
  </w:style>
  <w:style w:type="character" w:styleId="1829">
    <w:name w:val="FollowedHyperlink"/>
    <w:basedOn w:val="1644"/>
    <w:semiHidden/>
    <w:pPr>
      <w:pBdr/>
      <w:spacing/>
      <w:ind/>
    </w:pPr>
    <w:rPr>
      <w:color w:val="800080"/>
      <w:u w:val="single"/>
    </w:rPr>
  </w:style>
  <w:style w:type="paragraph" w:styleId="1830" w:customStyle="1">
    <w:name w:val="Estilo Fonte 12+Negrito+Centralizado"/>
    <w:basedOn w:val="1634"/>
    <w:pPr>
      <w:pBdr/>
      <w:spacing/>
      <w:ind/>
      <w:jc w:val="center"/>
    </w:pPr>
    <w:rPr>
      <w:b/>
      <w:bCs/>
      <w:szCs w:val="20"/>
    </w:rPr>
  </w:style>
  <w:style w:type="paragraph" w:styleId="1831" w:customStyle="1">
    <w:name w:val="CAPA"/>
    <w:basedOn w:val="1634"/>
    <w:pPr>
      <w:pBdr/>
      <w:spacing w:line="240" w:lineRule="auto"/>
      <w:ind/>
      <w:jc w:val="center"/>
    </w:pPr>
    <w:rPr>
      <w:b/>
      <w:sz w:val="28"/>
      <w:szCs w:val="20"/>
    </w:rPr>
  </w:style>
  <w:style w:type="paragraph" w:styleId="1832">
    <w:name w:val="toc 4"/>
    <w:basedOn w:val="1634"/>
    <w:next w:val="1634"/>
    <w:semiHidden/>
    <w:pPr>
      <w:pBdr/>
      <w:spacing/>
      <w:ind w:left="720"/>
      <w:jc w:val="left"/>
    </w:pPr>
  </w:style>
  <w:style w:type="paragraph" w:styleId="1833">
    <w:name w:val="toc 5"/>
    <w:basedOn w:val="1634"/>
    <w:next w:val="1634"/>
    <w:semiHidden/>
    <w:pPr>
      <w:pBdr/>
      <w:spacing/>
      <w:ind w:left="960"/>
      <w:jc w:val="left"/>
    </w:pPr>
  </w:style>
  <w:style w:type="paragraph" w:styleId="1834">
    <w:name w:val="toc 6"/>
    <w:basedOn w:val="1634"/>
    <w:next w:val="1634"/>
    <w:semiHidden/>
    <w:pPr>
      <w:pBdr/>
      <w:spacing/>
      <w:ind w:left="1200"/>
      <w:jc w:val="left"/>
    </w:pPr>
  </w:style>
  <w:style w:type="paragraph" w:styleId="1835">
    <w:name w:val="toc 7"/>
    <w:basedOn w:val="1634"/>
    <w:next w:val="1634"/>
    <w:semiHidden/>
    <w:pPr>
      <w:pBdr/>
      <w:spacing/>
      <w:ind w:left="1440"/>
      <w:jc w:val="left"/>
    </w:pPr>
  </w:style>
  <w:style w:type="paragraph" w:styleId="1836">
    <w:name w:val="toc 8"/>
    <w:basedOn w:val="1634"/>
    <w:next w:val="1634"/>
    <w:semiHidden/>
    <w:pPr>
      <w:pBdr/>
      <w:spacing/>
      <w:ind w:left="1680"/>
      <w:jc w:val="left"/>
    </w:pPr>
  </w:style>
  <w:style w:type="paragraph" w:styleId="1837">
    <w:name w:val="toc 9"/>
    <w:basedOn w:val="1634"/>
    <w:next w:val="1634"/>
    <w:semiHidden/>
    <w:pPr>
      <w:pBdr/>
      <w:spacing/>
      <w:ind w:left="1920"/>
      <w:jc w:val="left"/>
    </w:pPr>
  </w:style>
  <w:style w:type="paragraph" w:styleId="1838">
    <w:name w:val="No Spacing"/>
    <w:uiPriority w:val="1"/>
    <w:qFormat/>
    <w:pPr>
      <w:pBdr/>
      <w:spacing/>
      <w:ind/>
      <w:jc w:val="both"/>
    </w:pPr>
    <w:rPr>
      <w:sz w:val="24"/>
      <w:szCs w:val="24"/>
    </w:rPr>
  </w:style>
  <w:style w:type="table" w:styleId="1839">
    <w:name w:val="Table Grid"/>
    <w:basedOn w:val="164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40" w:customStyle="1">
    <w:name w:val="Cabeçalho Char"/>
    <w:basedOn w:val="1644"/>
    <w:link w:val="1824"/>
    <w:uiPriority w:val="99"/>
    <w:pPr>
      <w:pBdr/>
      <w:spacing/>
      <w:ind/>
    </w:pPr>
    <w:rPr>
      <w:sz w:val="24"/>
      <w:szCs w:val="22"/>
    </w:rPr>
  </w:style>
  <w:style w:type="paragraph" w:styleId="1841">
    <w:name w:val="Balloon Text"/>
    <w:basedOn w:val="1634"/>
    <w:link w:val="1842"/>
    <w:uiPriority w:val="99"/>
    <w:semiHidden/>
    <w:unhideWhenUsed/>
    <w:pPr>
      <w:pBdr/>
      <w:spacing/>
      <w:ind/>
    </w:pPr>
    <w:rPr>
      <w:rFonts w:ascii="Tahoma" w:hAnsi="Tahoma" w:cs="Tahoma"/>
      <w:sz w:val="16"/>
      <w:szCs w:val="16"/>
    </w:rPr>
  </w:style>
  <w:style w:type="character" w:styleId="1842" w:customStyle="1">
    <w:name w:val="Texto de balão Char"/>
    <w:basedOn w:val="1644"/>
    <w:link w:val="1841"/>
    <w:uiPriority w:val="99"/>
    <w:semiHidden/>
    <w:pPr>
      <w:pBdr/>
      <w:spacing/>
      <w:ind/>
    </w:pPr>
    <w:rPr>
      <w:rFonts w:ascii="Tahoma" w:hAnsi="Tahoma" w:cs="Tahoma"/>
      <w:sz w:val="16"/>
      <w:szCs w:val="16"/>
    </w:rPr>
  </w:style>
  <w:style w:type="character" w:styleId="1843" w:customStyle="1">
    <w:name w:val="Rodapé Char"/>
    <w:basedOn w:val="1644"/>
    <w:link w:val="1822"/>
    <w:uiPriority w:val="99"/>
    <w:pPr>
      <w:pBdr/>
      <w:spacing/>
      <w:ind/>
    </w:pPr>
    <w:rPr>
      <w:sz w:val="24"/>
      <w:szCs w:val="22"/>
    </w:rPr>
  </w:style>
  <w:style w:type="character" w:styleId="1844">
    <w:name w:val="Strong"/>
    <w:basedOn w:val="1644"/>
    <w:uiPriority w:val="22"/>
    <w:qFormat/>
    <w:pPr>
      <w:pBdr/>
      <w:spacing/>
      <w:ind/>
    </w:pPr>
    <w:rPr>
      <w:rFonts w:ascii="Times New Roman" w:hAnsi="Times New Roman"/>
      <w:bCs/>
      <w:sz w:val="20"/>
    </w:rPr>
  </w:style>
  <w:style w:type="paragraph" w:styleId="1845">
    <w:name w:val="List Paragraph"/>
    <w:basedOn w:val="1634"/>
    <w:uiPriority w:val="34"/>
    <w:qFormat/>
    <w:pPr>
      <w:pBdr/>
      <w:spacing/>
      <w:ind w:left="720"/>
      <w:contextualSpacing w:val="true"/>
    </w:pPr>
  </w:style>
  <w:style w:type="paragraph" w:styleId="1846">
    <w:name w:val="Caption"/>
    <w:basedOn w:val="1634"/>
    <w:next w:val="1634"/>
    <w:uiPriority w:val="35"/>
    <w:unhideWhenUsed/>
    <w:qFormat/>
    <w:pPr>
      <w:pBdr/>
      <w:spacing w:after="200" w:line="240" w:lineRule="auto"/>
      <w:ind/>
    </w:pPr>
    <w:rPr>
      <w:bCs/>
      <w:sz w:val="20"/>
      <w:szCs w:val="18"/>
    </w:rPr>
  </w:style>
  <w:style w:type="paragraph" w:styleId="1847">
    <w:name w:val="table of figures"/>
    <w:basedOn w:val="1634"/>
    <w:next w:val="1634"/>
    <w:uiPriority w:val="99"/>
    <w:unhideWhenUsed/>
    <w:pPr>
      <w:pBdr/>
      <w:spacing w:after="0"/>
      <w:ind/>
    </w:pPr>
    <w:rPr>
      <w:caps/>
    </w:rPr>
  </w:style>
  <w:style w:type="character" w:styleId="1848" w:customStyle="1">
    <w:name w:val="Menção Pendente1"/>
    <w:basedOn w:val="164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197</cp:revision>
  <dcterms:created xsi:type="dcterms:W3CDTF">2026-06-10T17:27:00Z</dcterms:created>
  <dcterms:modified xsi:type="dcterms:W3CDTF">2026-09-02T13:06:04Z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